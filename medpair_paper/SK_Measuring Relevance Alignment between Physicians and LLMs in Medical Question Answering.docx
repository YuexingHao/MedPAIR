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D8C5" w14:textId="72D23AA8" w:rsidR="00A40DB8" w:rsidRDefault="00096600">
      <w:pPr>
        <w:pStyle w:val="Title"/>
        <w:spacing w:line="259" w:lineRule="auto"/>
      </w:pPr>
      <w:r>
        <w:rPr>
          <w:spacing w:val="-2"/>
        </w:rPr>
        <w:t>Measuring</w:t>
      </w:r>
      <w:r>
        <w:rPr>
          <w:spacing w:val="-20"/>
        </w:rPr>
        <w:t xml:space="preserve"> </w:t>
      </w:r>
      <w:del w:id="0" w:author="Saleh Kalantari" w:date="2026-04-28T12:46:00Z" w16du:dateUtc="2026-04-28T10:46:00Z">
        <w:r>
          <w:rPr>
            <w:spacing w:val="-2"/>
          </w:rPr>
          <w:delText>Physicians</w:delText>
        </w:r>
        <w:r>
          <w:rPr>
            <w:spacing w:val="-20"/>
          </w:rPr>
          <w:delText xml:space="preserve"> </w:delText>
        </w:r>
        <w:r>
          <w:rPr>
            <w:spacing w:val="-2"/>
          </w:rPr>
          <w:delText>and</w:delText>
        </w:r>
        <w:r>
          <w:rPr>
            <w:spacing w:val="-20"/>
          </w:rPr>
          <w:delText xml:space="preserve"> </w:delText>
        </w:r>
        <w:r>
          <w:rPr>
            <w:spacing w:val="-2"/>
          </w:rPr>
          <w:delText>LLM</w:delText>
        </w:r>
        <w:r>
          <w:rPr>
            <w:spacing w:val="-20"/>
          </w:rPr>
          <w:delText xml:space="preserve"> </w:delText>
        </w:r>
      </w:del>
      <w:r w:rsidR="004E1EED">
        <w:rPr>
          <w:spacing w:val="-2"/>
        </w:rPr>
        <w:t>Relevance</w:t>
      </w:r>
      <w:r w:rsidR="004E1EED">
        <w:rPr>
          <w:spacing w:val="-20"/>
        </w:rPr>
        <w:t xml:space="preserve"> </w:t>
      </w:r>
      <w:r w:rsidR="004E1EED">
        <w:rPr>
          <w:spacing w:val="-2"/>
        </w:rPr>
        <w:t>Alignment</w:t>
      </w:r>
      <w:ins w:id="1" w:author="Saleh Kalantari" w:date="2026-04-28T12:46:00Z" w16du:dateUtc="2026-04-28T10:46:00Z">
        <w:r w:rsidR="004E1EED">
          <w:rPr>
            <w:spacing w:val="-2"/>
          </w:rPr>
          <w:t xml:space="preserve"> between </w:t>
        </w:r>
        <w:r>
          <w:rPr>
            <w:spacing w:val="-2"/>
          </w:rPr>
          <w:t>Physicians</w:t>
        </w:r>
        <w:r>
          <w:rPr>
            <w:spacing w:val="-20"/>
          </w:rPr>
          <w:t xml:space="preserve"> </w:t>
        </w:r>
        <w:r>
          <w:rPr>
            <w:spacing w:val="-2"/>
          </w:rPr>
          <w:t>and</w:t>
        </w:r>
        <w:r>
          <w:rPr>
            <w:spacing w:val="-20"/>
          </w:rPr>
          <w:t xml:space="preserve"> </w:t>
        </w:r>
        <w:r>
          <w:rPr>
            <w:spacing w:val="-2"/>
          </w:rPr>
          <w:t>LLM</w:t>
        </w:r>
        <w:r w:rsidR="004E1EED">
          <w:rPr>
            <w:spacing w:val="-2"/>
          </w:rPr>
          <w:t>s</w:t>
        </w:r>
      </w:ins>
      <w:r>
        <w:rPr>
          <w:spacing w:val="-2"/>
        </w:rPr>
        <w:t xml:space="preserve"> </w:t>
      </w:r>
      <w:r>
        <w:t>in Medical Question Answering</w:t>
      </w:r>
    </w:p>
    <w:p w14:paraId="4457D3F5" w14:textId="77777777" w:rsidR="00A40DB8" w:rsidRDefault="00096600">
      <w:pPr>
        <w:pStyle w:val="Heading1"/>
        <w:spacing w:before="185" w:line="218" w:lineRule="auto"/>
        <w:ind w:left="53" w:right="377" w:hanging="8"/>
        <w:rPr>
          <w:rFonts w:ascii="Times New Roman"/>
          <w:b w:val="0"/>
          <w:position w:val="9"/>
          <w:sz w:val="18"/>
        </w:rPr>
      </w:pPr>
      <w:r>
        <w:t>Yuexing Hao, Ph.D.</w:t>
      </w:r>
      <w:r>
        <w:rPr>
          <w:rFonts w:ascii="Times New Roman"/>
          <w:b w:val="0"/>
          <w:position w:val="9"/>
          <w:sz w:val="18"/>
        </w:rPr>
        <w:t>1,2 *</w:t>
      </w:r>
      <w:r>
        <w:t>, Kumail Alhamoud, M.S.</w:t>
      </w:r>
      <w:r>
        <w:rPr>
          <w:rFonts w:ascii="Times New Roman"/>
          <w:b w:val="0"/>
          <w:position w:val="9"/>
          <w:sz w:val="18"/>
        </w:rPr>
        <w:t>1</w:t>
      </w:r>
      <w:r>
        <w:t>, Hyewon Jeong, M.D., M.S.</w:t>
      </w:r>
      <w:r>
        <w:rPr>
          <w:rFonts w:ascii="Times New Roman"/>
          <w:b w:val="0"/>
          <w:position w:val="9"/>
          <w:sz w:val="18"/>
        </w:rPr>
        <w:t>1</w:t>
      </w:r>
      <w:r>
        <w:t>, Haoran Zhang,</w:t>
      </w:r>
      <w:r>
        <w:rPr>
          <w:spacing w:val="-9"/>
        </w:rPr>
        <w:t xml:space="preserve"> </w:t>
      </w:r>
      <w:r>
        <w:t>M.S.</w:t>
      </w:r>
      <w:r>
        <w:rPr>
          <w:rFonts w:ascii="Times New Roman"/>
          <w:b w:val="0"/>
          <w:position w:val="9"/>
          <w:sz w:val="18"/>
        </w:rPr>
        <w:t>1</w:t>
      </w:r>
      <w:r>
        <w:t>,</w:t>
      </w:r>
      <w:r>
        <w:rPr>
          <w:spacing w:val="-9"/>
        </w:rPr>
        <w:t xml:space="preserve"> </w:t>
      </w:r>
      <w:r>
        <w:t>Grace</w:t>
      </w:r>
      <w:r>
        <w:rPr>
          <w:spacing w:val="-9"/>
        </w:rPr>
        <w:t xml:space="preserve"> </w:t>
      </w:r>
      <w:r>
        <w:t>Yan,</w:t>
      </w:r>
      <w:r>
        <w:rPr>
          <w:spacing w:val="-9"/>
        </w:rPr>
        <w:t xml:space="preserve"> </w:t>
      </w:r>
      <w:r>
        <w:t>B.S.</w:t>
      </w:r>
      <w:r>
        <w:rPr>
          <w:rFonts w:ascii="Times New Roman"/>
          <w:b w:val="0"/>
          <w:position w:val="9"/>
          <w:sz w:val="18"/>
        </w:rPr>
        <w:t>1</w:t>
      </w:r>
      <w:r>
        <w:t>,</w:t>
      </w:r>
      <w:r>
        <w:rPr>
          <w:spacing w:val="-9"/>
        </w:rPr>
        <w:t xml:space="preserve"> </w:t>
      </w:r>
      <w:r>
        <w:t>Isha</w:t>
      </w:r>
      <w:r>
        <w:rPr>
          <w:spacing w:val="-9"/>
        </w:rPr>
        <w:t xml:space="preserve"> </w:t>
      </w:r>
      <w:r>
        <w:t>Puri,</w:t>
      </w:r>
      <w:r>
        <w:rPr>
          <w:spacing w:val="-9"/>
        </w:rPr>
        <w:t xml:space="preserve"> </w:t>
      </w:r>
      <w:r>
        <w:t>B.S.</w:t>
      </w:r>
      <w:r>
        <w:rPr>
          <w:rFonts w:ascii="Times New Roman"/>
          <w:b w:val="0"/>
          <w:position w:val="9"/>
          <w:sz w:val="18"/>
        </w:rPr>
        <w:t>1</w:t>
      </w:r>
      <w:r>
        <w:t>,</w:t>
      </w:r>
      <w:r>
        <w:rPr>
          <w:spacing w:val="-9"/>
        </w:rPr>
        <w:t xml:space="preserve"> </w:t>
      </w:r>
      <w:r>
        <w:t>Philip</w:t>
      </w:r>
      <w:r>
        <w:rPr>
          <w:spacing w:val="-9"/>
        </w:rPr>
        <w:t xml:space="preserve"> </w:t>
      </w:r>
      <w:r>
        <w:t>Torr,</w:t>
      </w:r>
      <w:r>
        <w:rPr>
          <w:spacing w:val="-9"/>
        </w:rPr>
        <w:t xml:space="preserve"> </w:t>
      </w:r>
      <w:r>
        <w:t>Ph.D.</w:t>
      </w:r>
      <w:r>
        <w:rPr>
          <w:rFonts w:ascii="Times New Roman"/>
          <w:b w:val="0"/>
          <w:position w:val="9"/>
          <w:sz w:val="18"/>
        </w:rPr>
        <w:t>3</w:t>
      </w:r>
      <w:r>
        <w:t>,</w:t>
      </w:r>
      <w:r>
        <w:rPr>
          <w:spacing w:val="-9"/>
        </w:rPr>
        <w:t xml:space="preserve"> </w:t>
      </w:r>
      <w:r>
        <w:t>Mike</w:t>
      </w:r>
      <w:r>
        <w:rPr>
          <w:spacing w:val="-9"/>
        </w:rPr>
        <w:t xml:space="preserve"> </w:t>
      </w:r>
      <w:r>
        <w:t>Schaekermann, Ph.D.</w:t>
      </w:r>
      <w:r>
        <w:rPr>
          <w:rFonts w:ascii="Times New Roman"/>
          <w:b w:val="0"/>
          <w:position w:val="9"/>
          <w:sz w:val="18"/>
        </w:rPr>
        <w:t>6</w:t>
      </w:r>
      <w:r>
        <w:t>, Saleh Kalantari, Ph.D.</w:t>
      </w:r>
      <w:r>
        <w:rPr>
          <w:rFonts w:ascii="Times New Roman"/>
          <w:b w:val="0"/>
          <w:position w:val="9"/>
          <w:sz w:val="18"/>
        </w:rPr>
        <w:t>2</w:t>
      </w:r>
      <w:r>
        <w:t>, Ariel D. Stern, Ph.D.</w:t>
      </w:r>
      <w:r>
        <w:rPr>
          <w:rFonts w:ascii="Times New Roman"/>
          <w:b w:val="0"/>
          <w:position w:val="9"/>
          <w:sz w:val="18"/>
        </w:rPr>
        <w:t>4,5</w:t>
      </w:r>
      <w:r>
        <w:t>, and Marzyeh Ghassemi, Ph.D.</w:t>
      </w:r>
      <w:r>
        <w:rPr>
          <w:rFonts w:ascii="Times New Roman"/>
          <w:b w:val="0"/>
          <w:position w:val="9"/>
          <w:sz w:val="18"/>
        </w:rPr>
        <w:t>1</w:t>
      </w:r>
    </w:p>
    <w:p w14:paraId="786B4866" w14:textId="77777777" w:rsidR="00A40DB8" w:rsidRDefault="00A40DB8">
      <w:pPr>
        <w:pStyle w:val="BodyText"/>
        <w:spacing w:before="7"/>
        <w:rPr>
          <w:sz w:val="24"/>
        </w:rPr>
      </w:pPr>
    </w:p>
    <w:p w14:paraId="46C56E8F" w14:textId="77777777" w:rsidR="00A40DB8" w:rsidRDefault="00096600">
      <w:pPr>
        <w:pStyle w:val="BodyText"/>
        <w:spacing w:line="241" w:lineRule="exact"/>
        <w:ind w:left="42"/>
        <w:rPr>
          <w:rFonts w:ascii="Arial"/>
        </w:rPr>
      </w:pPr>
      <w:r>
        <w:rPr>
          <w:position w:val="7"/>
          <w:sz w:val="14"/>
        </w:rPr>
        <w:t>1</w:t>
      </w:r>
      <w:r>
        <w:rPr>
          <w:rFonts w:ascii="Arial"/>
        </w:rPr>
        <w:t>Massachusetts</w:t>
      </w:r>
      <w:r>
        <w:rPr>
          <w:rFonts w:ascii="Arial"/>
          <w:spacing w:val="-14"/>
        </w:rPr>
        <w:t xml:space="preserve"> </w:t>
      </w:r>
      <w:r>
        <w:rPr>
          <w:rFonts w:ascii="Arial"/>
        </w:rPr>
        <w:t>Institute</w:t>
      </w:r>
      <w:r>
        <w:rPr>
          <w:rFonts w:ascii="Arial"/>
          <w:spacing w:val="-13"/>
        </w:rPr>
        <w:t xml:space="preserve"> </w:t>
      </w:r>
      <w:r>
        <w:rPr>
          <w:rFonts w:ascii="Arial"/>
        </w:rPr>
        <w:t>of</w:t>
      </w:r>
      <w:r>
        <w:rPr>
          <w:rFonts w:ascii="Arial"/>
          <w:spacing w:val="-13"/>
        </w:rPr>
        <w:t xml:space="preserve"> </w:t>
      </w:r>
      <w:r>
        <w:rPr>
          <w:rFonts w:ascii="Arial"/>
        </w:rPr>
        <w:t>Technology,</w:t>
      </w:r>
      <w:r>
        <w:rPr>
          <w:rFonts w:ascii="Arial"/>
          <w:spacing w:val="-13"/>
        </w:rPr>
        <w:t xml:space="preserve"> </w:t>
      </w:r>
      <w:r>
        <w:rPr>
          <w:rFonts w:ascii="Arial"/>
        </w:rPr>
        <w:t>Cambridge,</w:t>
      </w:r>
      <w:r>
        <w:rPr>
          <w:rFonts w:ascii="Arial"/>
          <w:spacing w:val="-14"/>
        </w:rPr>
        <w:t xml:space="preserve"> </w:t>
      </w:r>
      <w:r>
        <w:rPr>
          <w:rFonts w:ascii="Arial"/>
        </w:rPr>
        <w:t>MA,</w:t>
      </w:r>
      <w:r>
        <w:rPr>
          <w:rFonts w:ascii="Arial"/>
          <w:spacing w:val="-13"/>
        </w:rPr>
        <w:t xml:space="preserve"> </w:t>
      </w:r>
      <w:r>
        <w:rPr>
          <w:rFonts w:ascii="Arial"/>
        </w:rPr>
        <w:t>02139,</w:t>
      </w:r>
      <w:r>
        <w:rPr>
          <w:rFonts w:ascii="Arial"/>
          <w:spacing w:val="-13"/>
        </w:rPr>
        <w:t xml:space="preserve"> </w:t>
      </w:r>
      <w:r>
        <w:rPr>
          <w:rFonts w:ascii="Arial"/>
          <w:spacing w:val="-5"/>
        </w:rPr>
        <w:t>USA</w:t>
      </w:r>
    </w:p>
    <w:p w14:paraId="1F2F4762" w14:textId="77777777" w:rsidR="00A40DB8" w:rsidRDefault="00096600">
      <w:pPr>
        <w:pStyle w:val="BodyText"/>
        <w:spacing w:line="239" w:lineRule="exact"/>
        <w:ind w:left="53"/>
        <w:rPr>
          <w:rFonts w:ascii="Arial"/>
        </w:rPr>
      </w:pPr>
      <w:r>
        <w:rPr>
          <w:spacing w:val="-2"/>
          <w:position w:val="7"/>
          <w:sz w:val="14"/>
        </w:rPr>
        <w:t>2</w:t>
      </w:r>
      <w:r>
        <w:rPr>
          <w:rFonts w:ascii="Arial"/>
          <w:spacing w:val="-2"/>
        </w:rPr>
        <w:t>Cornell</w:t>
      </w:r>
      <w:r>
        <w:rPr>
          <w:rFonts w:ascii="Arial"/>
          <w:spacing w:val="-1"/>
        </w:rPr>
        <w:t xml:space="preserve"> </w:t>
      </w:r>
      <w:r>
        <w:rPr>
          <w:rFonts w:ascii="Arial"/>
          <w:spacing w:val="-2"/>
        </w:rPr>
        <w:t>University,</w:t>
      </w:r>
      <w:r>
        <w:rPr>
          <w:rFonts w:ascii="Arial"/>
          <w:spacing w:val="-1"/>
        </w:rPr>
        <w:t xml:space="preserve"> </w:t>
      </w:r>
      <w:r>
        <w:rPr>
          <w:rFonts w:ascii="Arial"/>
          <w:spacing w:val="-2"/>
        </w:rPr>
        <w:t>Ithaca,</w:t>
      </w:r>
      <w:r>
        <w:rPr>
          <w:rFonts w:ascii="Arial"/>
        </w:rPr>
        <w:t xml:space="preserve"> </w:t>
      </w:r>
      <w:r>
        <w:rPr>
          <w:rFonts w:ascii="Arial"/>
          <w:spacing w:val="-2"/>
        </w:rPr>
        <w:t>NY,</w:t>
      </w:r>
      <w:r>
        <w:rPr>
          <w:rFonts w:ascii="Arial"/>
          <w:spacing w:val="-1"/>
        </w:rPr>
        <w:t xml:space="preserve"> </w:t>
      </w:r>
      <w:r>
        <w:rPr>
          <w:rFonts w:ascii="Arial"/>
          <w:spacing w:val="-2"/>
        </w:rPr>
        <w:t>14850,</w:t>
      </w:r>
      <w:r>
        <w:rPr>
          <w:rFonts w:ascii="Arial"/>
        </w:rPr>
        <w:t xml:space="preserve"> </w:t>
      </w:r>
      <w:r>
        <w:rPr>
          <w:rFonts w:ascii="Arial"/>
          <w:spacing w:val="-5"/>
        </w:rPr>
        <w:t>USA</w:t>
      </w:r>
    </w:p>
    <w:p w14:paraId="73D22F80" w14:textId="77777777" w:rsidR="00A40DB8" w:rsidRDefault="00096600">
      <w:pPr>
        <w:pStyle w:val="BodyText"/>
        <w:spacing w:line="239" w:lineRule="exact"/>
        <w:ind w:left="53"/>
        <w:rPr>
          <w:rFonts w:ascii="Arial"/>
        </w:rPr>
      </w:pPr>
      <w:r>
        <w:rPr>
          <w:position w:val="7"/>
          <w:sz w:val="14"/>
        </w:rPr>
        <w:t>3</w:t>
      </w:r>
      <w:r>
        <w:rPr>
          <w:rFonts w:ascii="Arial"/>
        </w:rPr>
        <w:t>University</w:t>
      </w:r>
      <w:r>
        <w:rPr>
          <w:rFonts w:ascii="Arial"/>
          <w:spacing w:val="-9"/>
        </w:rPr>
        <w:t xml:space="preserve"> </w:t>
      </w:r>
      <w:r>
        <w:rPr>
          <w:rFonts w:ascii="Arial"/>
        </w:rPr>
        <w:t>of</w:t>
      </w:r>
      <w:r>
        <w:rPr>
          <w:rFonts w:ascii="Arial"/>
          <w:spacing w:val="-8"/>
        </w:rPr>
        <w:t xml:space="preserve"> </w:t>
      </w:r>
      <w:r>
        <w:rPr>
          <w:rFonts w:ascii="Arial"/>
        </w:rPr>
        <w:t>Oxford,</w:t>
      </w:r>
      <w:r>
        <w:rPr>
          <w:rFonts w:ascii="Arial"/>
          <w:spacing w:val="-8"/>
        </w:rPr>
        <w:t xml:space="preserve"> </w:t>
      </w:r>
      <w:r>
        <w:rPr>
          <w:rFonts w:ascii="Arial"/>
        </w:rPr>
        <w:t>Oxford,</w:t>
      </w:r>
      <w:r>
        <w:rPr>
          <w:rFonts w:ascii="Arial"/>
          <w:spacing w:val="-8"/>
        </w:rPr>
        <w:t xml:space="preserve"> </w:t>
      </w:r>
      <w:r>
        <w:rPr>
          <w:rFonts w:ascii="Arial"/>
          <w:spacing w:val="-5"/>
        </w:rPr>
        <w:t>UK</w:t>
      </w:r>
    </w:p>
    <w:p w14:paraId="6175247B" w14:textId="77777777" w:rsidR="00A40DB8" w:rsidRDefault="00096600">
      <w:pPr>
        <w:pStyle w:val="BodyText"/>
        <w:spacing w:before="2" w:line="235" w:lineRule="auto"/>
        <w:ind w:left="53" w:right="5541" w:hanging="6"/>
        <w:rPr>
          <w:rFonts w:ascii="Arial"/>
        </w:rPr>
      </w:pPr>
      <w:r>
        <w:rPr>
          <w:position w:val="7"/>
          <w:sz w:val="14"/>
        </w:rPr>
        <w:t>4</w:t>
      </w:r>
      <w:r>
        <w:rPr>
          <w:rFonts w:ascii="Arial"/>
        </w:rPr>
        <w:t>Hasso</w:t>
      </w:r>
      <w:r>
        <w:rPr>
          <w:rFonts w:ascii="Arial"/>
          <w:spacing w:val="-12"/>
        </w:rPr>
        <w:t xml:space="preserve"> </w:t>
      </w:r>
      <w:r>
        <w:rPr>
          <w:rFonts w:ascii="Arial"/>
        </w:rPr>
        <w:t>Plattner</w:t>
      </w:r>
      <w:r>
        <w:rPr>
          <w:rFonts w:ascii="Arial"/>
          <w:spacing w:val="-12"/>
        </w:rPr>
        <w:t xml:space="preserve"> </w:t>
      </w:r>
      <w:r>
        <w:rPr>
          <w:rFonts w:ascii="Arial"/>
        </w:rPr>
        <w:t>Institute,</w:t>
      </w:r>
      <w:r>
        <w:rPr>
          <w:rFonts w:ascii="Arial"/>
          <w:spacing w:val="-12"/>
        </w:rPr>
        <w:t xml:space="preserve"> </w:t>
      </w:r>
      <w:r>
        <w:rPr>
          <w:rFonts w:ascii="Arial"/>
        </w:rPr>
        <w:t>Potsdam,</w:t>
      </w:r>
      <w:r>
        <w:rPr>
          <w:rFonts w:ascii="Arial"/>
          <w:spacing w:val="-12"/>
        </w:rPr>
        <w:t xml:space="preserve"> </w:t>
      </w:r>
      <w:r>
        <w:rPr>
          <w:rFonts w:ascii="Arial"/>
        </w:rPr>
        <w:t xml:space="preserve">Germany </w:t>
      </w:r>
      <w:r>
        <w:rPr>
          <w:position w:val="7"/>
          <w:sz w:val="14"/>
        </w:rPr>
        <w:t>5</w:t>
      </w:r>
      <w:r>
        <w:rPr>
          <w:rFonts w:ascii="Arial"/>
        </w:rPr>
        <w:t xml:space="preserve">University of Potsdam, Potsdam, Germany </w:t>
      </w:r>
      <w:r>
        <w:rPr>
          <w:position w:val="7"/>
          <w:sz w:val="14"/>
        </w:rPr>
        <w:t>6</w:t>
      </w:r>
      <w:r>
        <w:rPr>
          <w:rFonts w:ascii="Arial"/>
        </w:rPr>
        <w:t>Independent Researcher</w:t>
      </w:r>
    </w:p>
    <w:p w14:paraId="66055A93" w14:textId="77777777" w:rsidR="00A40DB8" w:rsidRDefault="00096600">
      <w:pPr>
        <w:pStyle w:val="BodyText"/>
        <w:spacing w:line="241" w:lineRule="exact"/>
        <w:ind w:left="39"/>
        <w:rPr>
          <w:rFonts w:ascii="Arial"/>
        </w:rPr>
      </w:pPr>
      <w:r>
        <w:rPr>
          <w:position w:val="7"/>
          <w:sz w:val="14"/>
        </w:rPr>
        <w:t>*</w:t>
      </w:r>
      <w:r>
        <w:rPr>
          <w:rFonts w:ascii="Arial"/>
        </w:rPr>
        <w:t>Corresponding</w:t>
      </w:r>
      <w:r>
        <w:rPr>
          <w:rFonts w:ascii="Arial"/>
          <w:spacing w:val="-5"/>
        </w:rPr>
        <w:t xml:space="preserve"> </w:t>
      </w:r>
      <w:r>
        <w:rPr>
          <w:rFonts w:ascii="Arial"/>
        </w:rPr>
        <w:t>Author:</w:t>
      </w:r>
      <w:r>
        <w:rPr>
          <w:rFonts w:ascii="Arial"/>
          <w:spacing w:val="7"/>
        </w:rPr>
        <w:t xml:space="preserve"> </w:t>
      </w:r>
      <w:hyperlink r:id="rId7">
        <w:r w:rsidR="00A40DB8">
          <w:rPr>
            <w:rFonts w:ascii="Arial"/>
            <w:spacing w:val="-2"/>
          </w:rPr>
          <w:t>yuexing@mit.edu</w:t>
        </w:r>
      </w:hyperlink>
    </w:p>
    <w:p w14:paraId="767095B6" w14:textId="77777777" w:rsidR="00A40DB8" w:rsidRDefault="00A40DB8">
      <w:pPr>
        <w:pStyle w:val="BodyText"/>
        <w:spacing w:before="163"/>
        <w:rPr>
          <w:rFonts w:ascii="Arial"/>
        </w:rPr>
      </w:pPr>
    </w:p>
    <w:p w14:paraId="582C5EED" w14:textId="77777777" w:rsidR="00A40DB8" w:rsidRDefault="00096600">
      <w:pPr>
        <w:pStyle w:val="Heading1"/>
        <w:ind w:left="45" w:firstLine="0"/>
      </w:pPr>
      <w:r>
        <w:rPr>
          <w:spacing w:val="-2"/>
        </w:rPr>
        <w:t>ABSTRACT</w:t>
      </w:r>
    </w:p>
    <w:p w14:paraId="39429505" w14:textId="77777777" w:rsidR="00A40DB8" w:rsidRDefault="00A40DB8">
      <w:pPr>
        <w:pStyle w:val="BodyText"/>
        <w:spacing w:before="32"/>
        <w:rPr>
          <w:rFonts w:ascii="Arial"/>
          <w:b/>
          <w:sz w:val="24"/>
        </w:rPr>
      </w:pPr>
    </w:p>
    <w:p w14:paraId="4A5BC25F" w14:textId="0D25AF97" w:rsidR="00A40DB8" w:rsidRDefault="00096600">
      <w:pPr>
        <w:spacing w:before="1" w:line="254" w:lineRule="auto"/>
        <w:ind w:left="107" w:right="446" w:firstLine="6"/>
        <w:jc w:val="both"/>
        <w:rPr>
          <w:rFonts w:ascii="Arial"/>
          <w:sz w:val="18"/>
        </w:rPr>
      </w:pPr>
      <w:r>
        <w:rPr>
          <w:rFonts w:ascii="Arial"/>
          <w:sz w:val="18"/>
        </w:rPr>
        <w:t>Large Language Models (LLMs) have demonstrated strong performance on medical question answering (QA) benchmarks, including standardized medical exams.</w:t>
      </w:r>
      <w:r>
        <w:rPr>
          <w:rFonts w:ascii="Arial"/>
          <w:spacing w:val="40"/>
          <w:sz w:val="18"/>
        </w:rPr>
        <w:t xml:space="preserve"> </w:t>
      </w:r>
      <w:r>
        <w:rPr>
          <w:rFonts w:ascii="Arial"/>
          <w:sz w:val="18"/>
        </w:rPr>
        <w:t xml:space="preserve">Correct answers alone, however, do not guarantee correct reasoning, as a model can reach the right conclusion while attending to input that a clinician would consider unimportant. </w:t>
      </w:r>
      <w:del w:id="2" w:author="Saleh Kalantari" w:date="2026-04-28T12:46:00Z" w16du:dateUtc="2026-04-28T10:46:00Z">
        <w:r>
          <w:rPr>
            <w:rFonts w:ascii="Arial"/>
            <w:sz w:val="18"/>
          </w:rPr>
          <w:delText>Here,</w:delText>
        </w:r>
      </w:del>
      <w:ins w:id="3" w:author="Saleh Kalantari" w:date="2026-04-28T12:46:00Z" w16du:dateUtc="2026-04-28T10:46:00Z">
        <w:r w:rsidR="004E1EED">
          <w:rPr>
            <w:rFonts w:ascii="Arial"/>
            <w:sz w:val="18"/>
          </w:rPr>
          <w:t>In this study</w:t>
        </w:r>
      </w:ins>
      <w:r>
        <w:rPr>
          <w:rFonts w:ascii="Arial"/>
          <w:sz w:val="18"/>
        </w:rPr>
        <w:t xml:space="preserve"> we evaluated how </w:t>
      </w:r>
      <w:r>
        <w:rPr>
          <w:rFonts w:ascii="Arial"/>
          <w:spacing w:val="-2"/>
          <w:sz w:val="18"/>
        </w:rPr>
        <w:t>physician</w:t>
      </w:r>
      <w:r>
        <w:rPr>
          <w:rFonts w:ascii="Arial"/>
          <w:spacing w:val="-5"/>
          <w:sz w:val="18"/>
        </w:rPr>
        <w:t xml:space="preserve"> </w:t>
      </w:r>
      <w:r>
        <w:rPr>
          <w:rFonts w:ascii="Arial"/>
          <w:spacing w:val="-2"/>
          <w:sz w:val="18"/>
        </w:rPr>
        <w:t>trainees</w:t>
      </w:r>
      <w:r>
        <w:rPr>
          <w:rFonts w:ascii="Arial"/>
          <w:spacing w:val="-5"/>
          <w:sz w:val="18"/>
        </w:rPr>
        <w:t xml:space="preserve"> </w:t>
      </w:r>
      <w:r>
        <w:rPr>
          <w:rFonts w:ascii="Arial"/>
          <w:spacing w:val="-2"/>
          <w:sz w:val="18"/>
        </w:rPr>
        <w:t>and</w:t>
      </w:r>
      <w:r>
        <w:rPr>
          <w:rFonts w:ascii="Arial"/>
          <w:spacing w:val="-5"/>
          <w:sz w:val="18"/>
        </w:rPr>
        <w:t xml:space="preserve"> </w:t>
      </w:r>
      <w:r>
        <w:rPr>
          <w:rFonts w:ascii="Arial"/>
          <w:spacing w:val="-2"/>
          <w:sz w:val="18"/>
        </w:rPr>
        <w:t>LLMs</w:t>
      </w:r>
      <w:r>
        <w:rPr>
          <w:rFonts w:ascii="Arial"/>
          <w:spacing w:val="-5"/>
          <w:sz w:val="18"/>
        </w:rPr>
        <w:t xml:space="preserve"> </w:t>
      </w:r>
      <w:del w:id="4" w:author="Saleh Kalantari" w:date="2026-04-28T12:46:00Z" w16du:dateUtc="2026-04-28T10:46:00Z">
        <w:r>
          <w:rPr>
            <w:rFonts w:ascii="Arial"/>
            <w:spacing w:val="-2"/>
            <w:sz w:val="18"/>
          </w:rPr>
          <w:delText>estimate</w:delText>
        </w:r>
      </w:del>
      <w:ins w:id="5" w:author="Saleh Kalantari" w:date="2026-04-28T12:46:00Z" w16du:dateUtc="2026-04-28T10:46:00Z">
        <w:r w:rsidR="00A619DC">
          <w:rPr>
            <w:rFonts w:ascii="Arial"/>
            <w:spacing w:val="-2"/>
            <w:sz w:val="18"/>
          </w:rPr>
          <w:t>reported</w:t>
        </w:r>
      </w:ins>
      <w:r>
        <w:rPr>
          <w:rFonts w:ascii="Arial"/>
          <w:spacing w:val="-5"/>
          <w:sz w:val="18"/>
        </w:rPr>
        <w:t xml:space="preserve"> </w:t>
      </w:r>
      <w:r>
        <w:rPr>
          <w:rFonts w:ascii="Arial"/>
          <w:spacing w:val="-2"/>
          <w:sz w:val="18"/>
        </w:rPr>
        <w:t>sentence</w:t>
      </w:r>
      <w:del w:id="6" w:author="Saleh Kalantari" w:date="2026-04-28T12:46:00Z" w16du:dateUtc="2026-04-28T10:46:00Z">
        <w:r>
          <w:rPr>
            <w:rFonts w:ascii="Arial"/>
            <w:spacing w:val="-5"/>
            <w:sz w:val="18"/>
          </w:rPr>
          <w:delText xml:space="preserve"> </w:delText>
        </w:r>
      </w:del>
      <w:ins w:id="7" w:author="Saleh Kalantari" w:date="2026-04-28T12:46:00Z" w16du:dateUtc="2026-04-28T10:46:00Z">
        <w:r w:rsidR="00A619DC">
          <w:rPr>
            <w:rFonts w:ascii="Arial"/>
            <w:spacing w:val="-5"/>
            <w:sz w:val="18"/>
          </w:rPr>
          <w:t>-</w:t>
        </w:r>
      </w:ins>
      <w:r>
        <w:rPr>
          <w:rFonts w:ascii="Arial"/>
          <w:spacing w:val="-2"/>
          <w:sz w:val="18"/>
        </w:rPr>
        <w:t>level</w:t>
      </w:r>
      <w:r>
        <w:rPr>
          <w:rFonts w:ascii="Arial"/>
          <w:spacing w:val="-5"/>
          <w:sz w:val="18"/>
        </w:rPr>
        <w:t xml:space="preserve"> </w:t>
      </w:r>
      <w:r>
        <w:rPr>
          <w:rFonts w:ascii="Arial"/>
          <w:spacing w:val="-2"/>
          <w:sz w:val="18"/>
        </w:rPr>
        <w:t>relevance</w:t>
      </w:r>
      <w:r>
        <w:rPr>
          <w:rFonts w:ascii="Arial"/>
          <w:spacing w:val="-5"/>
          <w:sz w:val="18"/>
        </w:rPr>
        <w:t xml:space="preserve"> </w:t>
      </w:r>
      <w:r>
        <w:rPr>
          <w:rFonts w:ascii="Arial"/>
          <w:spacing w:val="-2"/>
          <w:sz w:val="18"/>
        </w:rPr>
        <w:t>when</w:t>
      </w:r>
      <w:r>
        <w:rPr>
          <w:rFonts w:ascii="Arial"/>
          <w:spacing w:val="-5"/>
          <w:sz w:val="18"/>
        </w:rPr>
        <w:t xml:space="preserve"> </w:t>
      </w:r>
      <w:r>
        <w:rPr>
          <w:rFonts w:ascii="Arial"/>
          <w:spacing w:val="-2"/>
          <w:sz w:val="18"/>
        </w:rPr>
        <w:t>answering</w:t>
      </w:r>
      <w:r>
        <w:rPr>
          <w:rFonts w:ascii="Arial"/>
          <w:spacing w:val="-5"/>
          <w:sz w:val="18"/>
        </w:rPr>
        <w:t xml:space="preserve"> </w:t>
      </w:r>
      <w:r>
        <w:rPr>
          <w:rFonts w:ascii="Arial"/>
          <w:spacing w:val="-2"/>
          <w:sz w:val="18"/>
        </w:rPr>
        <w:t>clinical</w:t>
      </w:r>
      <w:r>
        <w:rPr>
          <w:rFonts w:ascii="Arial"/>
          <w:spacing w:val="-5"/>
          <w:sz w:val="18"/>
        </w:rPr>
        <w:t xml:space="preserve"> </w:t>
      </w:r>
      <w:r>
        <w:rPr>
          <w:rFonts w:ascii="Arial"/>
          <w:spacing w:val="-2"/>
          <w:sz w:val="18"/>
        </w:rPr>
        <w:t>QA</w:t>
      </w:r>
      <w:r>
        <w:rPr>
          <w:rFonts w:ascii="Arial"/>
          <w:spacing w:val="-5"/>
          <w:sz w:val="18"/>
        </w:rPr>
        <w:t xml:space="preserve"> </w:t>
      </w:r>
      <w:r>
        <w:rPr>
          <w:rFonts w:ascii="Arial"/>
          <w:spacing w:val="-2"/>
          <w:sz w:val="18"/>
        </w:rPr>
        <w:t>items.</w:t>
      </w:r>
      <w:r>
        <w:rPr>
          <w:rFonts w:ascii="Arial"/>
          <w:sz w:val="18"/>
        </w:rPr>
        <w:t xml:space="preserve"> </w:t>
      </w:r>
      <w:r>
        <w:rPr>
          <w:rFonts w:ascii="Arial"/>
          <w:spacing w:val="-2"/>
          <w:sz w:val="18"/>
        </w:rPr>
        <w:t>We</w:t>
      </w:r>
      <w:r>
        <w:rPr>
          <w:rFonts w:ascii="Arial"/>
          <w:spacing w:val="-5"/>
          <w:sz w:val="18"/>
        </w:rPr>
        <w:t xml:space="preserve"> </w:t>
      </w:r>
      <w:r>
        <w:rPr>
          <w:rFonts w:ascii="Arial"/>
          <w:spacing w:val="-2"/>
          <w:sz w:val="18"/>
        </w:rPr>
        <w:t>obtained</w:t>
      </w:r>
      <w:r>
        <w:rPr>
          <w:rFonts w:ascii="Arial"/>
          <w:spacing w:val="-5"/>
          <w:sz w:val="18"/>
        </w:rPr>
        <w:t xml:space="preserve"> </w:t>
      </w:r>
      <w:r>
        <w:rPr>
          <w:rFonts w:ascii="Arial"/>
          <w:spacing w:val="-2"/>
          <w:sz w:val="18"/>
        </w:rPr>
        <w:t>annotations</w:t>
      </w:r>
      <w:r>
        <w:rPr>
          <w:rFonts w:ascii="Arial"/>
          <w:spacing w:val="-5"/>
          <w:sz w:val="18"/>
        </w:rPr>
        <w:t xml:space="preserve"> </w:t>
      </w:r>
      <w:r>
        <w:rPr>
          <w:rFonts w:ascii="Arial"/>
          <w:spacing w:val="-2"/>
          <w:sz w:val="18"/>
        </w:rPr>
        <w:t xml:space="preserve">on </w:t>
      </w:r>
      <w:r>
        <w:rPr>
          <w:rFonts w:ascii="Arial"/>
          <w:sz w:val="18"/>
        </w:rPr>
        <w:t>933</w:t>
      </w:r>
      <w:r>
        <w:rPr>
          <w:rFonts w:ascii="Arial"/>
          <w:spacing w:val="-7"/>
          <w:sz w:val="18"/>
        </w:rPr>
        <w:t xml:space="preserve"> </w:t>
      </w:r>
      <w:r>
        <w:rPr>
          <w:rFonts w:ascii="Arial"/>
          <w:sz w:val="18"/>
        </w:rPr>
        <w:t>QA</w:t>
      </w:r>
      <w:r>
        <w:rPr>
          <w:rFonts w:ascii="Arial"/>
          <w:spacing w:val="-7"/>
          <w:sz w:val="18"/>
        </w:rPr>
        <w:t xml:space="preserve"> </w:t>
      </w:r>
      <w:r>
        <w:rPr>
          <w:rFonts w:ascii="Arial"/>
          <w:sz w:val="18"/>
        </w:rPr>
        <w:t>pairs</w:t>
      </w:r>
      <w:r>
        <w:rPr>
          <w:rFonts w:ascii="Arial"/>
          <w:spacing w:val="-7"/>
          <w:sz w:val="18"/>
        </w:rPr>
        <w:t xml:space="preserve"> </w:t>
      </w:r>
      <w:r>
        <w:rPr>
          <w:rFonts w:ascii="Arial"/>
          <w:sz w:val="18"/>
        </w:rPr>
        <w:t>from</w:t>
      </w:r>
      <w:r>
        <w:rPr>
          <w:rFonts w:ascii="Arial"/>
          <w:spacing w:val="-7"/>
          <w:sz w:val="18"/>
        </w:rPr>
        <w:t xml:space="preserve"> </w:t>
      </w:r>
      <w:r>
        <w:rPr>
          <w:rFonts w:ascii="Arial"/>
          <w:sz w:val="18"/>
        </w:rPr>
        <w:t>53</w:t>
      </w:r>
      <w:r>
        <w:rPr>
          <w:rFonts w:ascii="Arial"/>
          <w:spacing w:val="-7"/>
          <w:sz w:val="18"/>
        </w:rPr>
        <w:t xml:space="preserve"> </w:t>
      </w:r>
      <w:r>
        <w:rPr>
          <w:rFonts w:ascii="Arial"/>
          <w:sz w:val="18"/>
        </w:rPr>
        <w:t>physician</w:t>
      </w:r>
      <w:r>
        <w:rPr>
          <w:rFonts w:ascii="Arial"/>
          <w:spacing w:val="-7"/>
          <w:sz w:val="18"/>
        </w:rPr>
        <w:t xml:space="preserve"> </w:t>
      </w:r>
      <w:r>
        <w:rPr>
          <w:rFonts w:ascii="Arial"/>
          <w:sz w:val="18"/>
        </w:rPr>
        <w:t>trainees,</w:t>
      </w:r>
      <w:r>
        <w:rPr>
          <w:rFonts w:ascii="Arial"/>
          <w:spacing w:val="-7"/>
          <w:sz w:val="18"/>
        </w:rPr>
        <w:t xml:space="preserve"> </w:t>
      </w:r>
      <w:r>
        <w:rPr>
          <w:rFonts w:ascii="Arial"/>
          <w:sz w:val="18"/>
        </w:rPr>
        <w:t>with</w:t>
      </w:r>
      <w:r>
        <w:rPr>
          <w:rFonts w:ascii="Arial"/>
          <w:spacing w:val="-7"/>
          <w:sz w:val="18"/>
        </w:rPr>
        <w:t xml:space="preserve"> </w:t>
      </w:r>
      <w:r>
        <w:rPr>
          <w:rFonts w:ascii="Arial"/>
          <w:sz w:val="18"/>
        </w:rPr>
        <w:t>a</w:t>
      </w:r>
      <w:r>
        <w:rPr>
          <w:rFonts w:ascii="Arial"/>
          <w:spacing w:val="-7"/>
          <w:sz w:val="18"/>
        </w:rPr>
        <w:t xml:space="preserve"> </w:t>
      </w:r>
      <w:r>
        <w:rPr>
          <w:rFonts w:ascii="Arial"/>
          <w:sz w:val="18"/>
        </w:rPr>
        <w:t>subset</w:t>
      </w:r>
      <w:r>
        <w:rPr>
          <w:rFonts w:ascii="Arial"/>
          <w:spacing w:val="-7"/>
          <w:sz w:val="18"/>
        </w:rPr>
        <w:t xml:space="preserve"> </w:t>
      </w:r>
      <w:r>
        <w:rPr>
          <w:rFonts w:ascii="Arial"/>
          <w:sz w:val="18"/>
        </w:rPr>
        <w:t>independently</w:t>
      </w:r>
      <w:r>
        <w:rPr>
          <w:rFonts w:ascii="Arial"/>
          <w:spacing w:val="-7"/>
          <w:sz w:val="18"/>
        </w:rPr>
        <w:t xml:space="preserve"> </w:t>
      </w:r>
      <w:r>
        <w:rPr>
          <w:rFonts w:ascii="Arial"/>
          <w:sz w:val="18"/>
        </w:rPr>
        <w:t>reviewed</w:t>
      </w:r>
      <w:r>
        <w:rPr>
          <w:rFonts w:ascii="Arial"/>
          <w:spacing w:val="-7"/>
          <w:sz w:val="18"/>
        </w:rPr>
        <w:t xml:space="preserve"> </w:t>
      </w:r>
      <w:r>
        <w:rPr>
          <w:rFonts w:ascii="Arial"/>
          <w:sz w:val="18"/>
        </w:rPr>
        <w:t>by</w:t>
      </w:r>
      <w:r>
        <w:rPr>
          <w:rFonts w:ascii="Arial"/>
          <w:spacing w:val="-7"/>
          <w:sz w:val="18"/>
        </w:rPr>
        <w:t xml:space="preserve"> </w:t>
      </w:r>
      <w:r>
        <w:rPr>
          <w:rFonts w:ascii="Arial"/>
          <w:sz w:val="18"/>
        </w:rPr>
        <w:t>7</w:t>
      </w:r>
      <w:r>
        <w:rPr>
          <w:rFonts w:ascii="Arial"/>
          <w:spacing w:val="-7"/>
          <w:sz w:val="18"/>
        </w:rPr>
        <w:t xml:space="preserve"> </w:t>
      </w:r>
      <w:r>
        <w:rPr>
          <w:rFonts w:ascii="Arial"/>
          <w:sz w:val="18"/>
        </w:rPr>
        <w:t>board</w:t>
      </w:r>
      <w:del w:id="8" w:author="Saleh Kalantari" w:date="2026-04-28T12:46:00Z" w16du:dateUtc="2026-04-28T10:46:00Z">
        <w:r>
          <w:rPr>
            <w:rFonts w:ascii="Arial"/>
            <w:spacing w:val="-7"/>
            <w:sz w:val="18"/>
          </w:rPr>
          <w:delText xml:space="preserve"> </w:delText>
        </w:r>
      </w:del>
      <w:ins w:id="9" w:author="Saleh Kalantari" w:date="2026-04-28T12:46:00Z" w16du:dateUtc="2026-04-28T10:46:00Z">
        <w:r w:rsidR="00A619DC">
          <w:rPr>
            <w:rFonts w:ascii="Arial"/>
            <w:spacing w:val="-7"/>
            <w:sz w:val="18"/>
          </w:rPr>
          <w:t>-</w:t>
        </w:r>
      </w:ins>
      <w:r>
        <w:rPr>
          <w:rFonts w:ascii="Arial"/>
          <w:sz w:val="18"/>
        </w:rPr>
        <w:t>certified</w:t>
      </w:r>
      <w:r>
        <w:rPr>
          <w:rFonts w:ascii="Arial"/>
          <w:spacing w:val="-7"/>
          <w:sz w:val="18"/>
        </w:rPr>
        <w:t xml:space="preserve"> </w:t>
      </w:r>
      <w:r>
        <w:rPr>
          <w:rFonts w:ascii="Arial"/>
          <w:sz w:val="18"/>
        </w:rPr>
        <w:t>physicians</w:t>
      </w:r>
      <w:del w:id="10" w:author="Saleh Kalantari" w:date="2026-04-28T12:46:00Z" w16du:dateUtc="2026-04-28T10:46:00Z">
        <w:r>
          <w:rPr>
            <w:rFonts w:ascii="Arial"/>
            <w:sz w:val="18"/>
          </w:rPr>
          <w:delText>,</w:delText>
        </w:r>
        <w:r>
          <w:rPr>
            <w:rFonts w:ascii="Arial"/>
            <w:spacing w:val="-7"/>
            <w:sz w:val="18"/>
          </w:rPr>
          <w:delText xml:space="preserve"> </w:delText>
        </w:r>
        <w:r>
          <w:rPr>
            <w:rFonts w:ascii="Arial"/>
            <w:sz w:val="18"/>
          </w:rPr>
          <w:delText>labelling</w:delText>
        </w:r>
      </w:del>
      <w:ins w:id="11" w:author="Saleh Kalantari" w:date="2026-04-28T12:46:00Z" w16du:dateUtc="2026-04-28T10:46:00Z">
        <w:r w:rsidR="004E1EED">
          <w:rPr>
            <w:rFonts w:ascii="Arial"/>
            <w:sz w:val="18"/>
          </w:rPr>
          <w:t>. These annotations</w:t>
        </w:r>
        <w:r>
          <w:rPr>
            <w:rFonts w:ascii="Arial"/>
            <w:spacing w:val="-7"/>
            <w:sz w:val="18"/>
          </w:rPr>
          <w:t xml:space="preserve"> </w:t>
        </w:r>
        <w:r>
          <w:rPr>
            <w:rFonts w:ascii="Arial"/>
            <w:sz w:val="18"/>
          </w:rPr>
          <w:t>label</w:t>
        </w:r>
        <w:r w:rsidR="004E1EED">
          <w:rPr>
            <w:rFonts w:ascii="Arial"/>
            <w:sz w:val="18"/>
          </w:rPr>
          <w:t>ed</w:t>
        </w:r>
      </w:ins>
      <w:r>
        <w:rPr>
          <w:rFonts w:ascii="Arial"/>
          <w:spacing w:val="-7"/>
          <w:sz w:val="18"/>
        </w:rPr>
        <w:t xml:space="preserve"> </w:t>
      </w:r>
      <w:r>
        <w:rPr>
          <w:rFonts w:ascii="Arial"/>
          <w:sz w:val="18"/>
        </w:rPr>
        <w:t>each sentence</w:t>
      </w:r>
      <w:r>
        <w:rPr>
          <w:rFonts w:ascii="Arial"/>
          <w:spacing w:val="-9"/>
          <w:sz w:val="18"/>
        </w:rPr>
        <w:t xml:space="preserve"> </w:t>
      </w:r>
      <w:r>
        <w:rPr>
          <w:rFonts w:ascii="Arial"/>
          <w:sz w:val="18"/>
        </w:rPr>
        <w:t>of</w:t>
      </w:r>
      <w:r>
        <w:rPr>
          <w:rFonts w:ascii="Arial"/>
          <w:spacing w:val="-9"/>
          <w:sz w:val="18"/>
        </w:rPr>
        <w:t xml:space="preserve"> </w:t>
      </w:r>
      <w:r>
        <w:rPr>
          <w:rFonts w:ascii="Arial"/>
          <w:sz w:val="18"/>
        </w:rPr>
        <w:t>the</w:t>
      </w:r>
      <w:r>
        <w:rPr>
          <w:rFonts w:ascii="Arial"/>
          <w:spacing w:val="-9"/>
          <w:sz w:val="18"/>
        </w:rPr>
        <w:t xml:space="preserve"> </w:t>
      </w:r>
      <w:r>
        <w:rPr>
          <w:rFonts w:ascii="Arial"/>
          <w:sz w:val="18"/>
        </w:rPr>
        <w:t>case</w:t>
      </w:r>
      <w:r>
        <w:rPr>
          <w:rFonts w:ascii="Arial"/>
          <w:spacing w:val="-9"/>
          <w:sz w:val="18"/>
        </w:rPr>
        <w:t xml:space="preserve"> </w:t>
      </w:r>
      <w:r>
        <w:rPr>
          <w:rFonts w:ascii="Arial"/>
          <w:sz w:val="18"/>
        </w:rPr>
        <w:t>description</w:t>
      </w:r>
      <w:r>
        <w:rPr>
          <w:rFonts w:ascii="Arial"/>
          <w:spacing w:val="-9"/>
          <w:sz w:val="18"/>
        </w:rPr>
        <w:t xml:space="preserve"> </w:t>
      </w:r>
      <w:r>
        <w:rPr>
          <w:rFonts w:ascii="Arial"/>
          <w:sz w:val="18"/>
        </w:rPr>
        <w:t>as</w:t>
      </w:r>
      <w:r>
        <w:rPr>
          <w:rFonts w:ascii="Arial"/>
          <w:spacing w:val="-9"/>
          <w:sz w:val="18"/>
        </w:rPr>
        <w:t xml:space="preserve"> </w:t>
      </w:r>
      <w:r>
        <w:rPr>
          <w:rFonts w:ascii="Arial"/>
          <w:sz w:val="18"/>
        </w:rPr>
        <w:t>high</w:t>
      </w:r>
      <w:del w:id="12" w:author="Saleh Kalantari" w:date="2026-04-28T12:46:00Z" w16du:dateUtc="2026-04-28T10:46:00Z">
        <w:r>
          <w:rPr>
            <w:rFonts w:ascii="Arial"/>
            <w:spacing w:val="-9"/>
            <w:sz w:val="18"/>
          </w:rPr>
          <w:delText xml:space="preserve"> </w:delText>
        </w:r>
      </w:del>
      <w:ins w:id="13" w:author="Saleh Kalantari" w:date="2026-04-28T12:46:00Z" w16du:dateUtc="2026-04-28T10:46:00Z">
        <w:r w:rsidR="00A619DC">
          <w:rPr>
            <w:rFonts w:ascii="Arial"/>
            <w:spacing w:val="-9"/>
            <w:sz w:val="18"/>
          </w:rPr>
          <w:t>-</w:t>
        </w:r>
      </w:ins>
      <w:r>
        <w:rPr>
          <w:rFonts w:ascii="Arial"/>
          <w:sz w:val="18"/>
        </w:rPr>
        <w:t>relevance,</w:t>
      </w:r>
      <w:r>
        <w:rPr>
          <w:rFonts w:ascii="Arial"/>
          <w:spacing w:val="-9"/>
          <w:sz w:val="18"/>
        </w:rPr>
        <w:t xml:space="preserve"> </w:t>
      </w:r>
      <w:r>
        <w:rPr>
          <w:rFonts w:ascii="Arial"/>
          <w:sz w:val="18"/>
        </w:rPr>
        <w:t>low</w:t>
      </w:r>
      <w:del w:id="14" w:author="Saleh Kalantari" w:date="2026-04-28T12:46:00Z" w16du:dateUtc="2026-04-28T10:46:00Z">
        <w:r>
          <w:rPr>
            <w:rFonts w:ascii="Arial"/>
            <w:spacing w:val="-9"/>
            <w:sz w:val="18"/>
          </w:rPr>
          <w:delText xml:space="preserve"> </w:delText>
        </w:r>
      </w:del>
      <w:ins w:id="15" w:author="Saleh Kalantari" w:date="2026-04-28T12:46:00Z" w16du:dateUtc="2026-04-28T10:46:00Z">
        <w:r w:rsidR="00A619DC">
          <w:rPr>
            <w:rFonts w:ascii="Arial"/>
            <w:spacing w:val="-9"/>
            <w:sz w:val="18"/>
          </w:rPr>
          <w:t>-</w:t>
        </w:r>
      </w:ins>
      <w:r>
        <w:rPr>
          <w:rFonts w:ascii="Arial"/>
          <w:sz w:val="18"/>
        </w:rPr>
        <w:t>relevance,</w:t>
      </w:r>
      <w:r>
        <w:rPr>
          <w:rFonts w:ascii="Arial"/>
          <w:spacing w:val="-9"/>
          <w:sz w:val="18"/>
        </w:rPr>
        <w:t xml:space="preserve"> </w:t>
      </w:r>
      <w:r>
        <w:rPr>
          <w:rFonts w:ascii="Arial"/>
          <w:sz w:val="18"/>
        </w:rPr>
        <w:t>or</w:t>
      </w:r>
      <w:r>
        <w:rPr>
          <w:rFonts w:ascii="Arial"/>
          <w:spacing w:val="-9"/>
          <w:sz w:val="18"/>
        </w:rPr>
        <w:t xml:space="preserve"> </w:t>
      </w:r>
      <w:r>
        <w:rPr>
          <w:rFonts w:ascii="Arial"/>
          <w:sz w:val="18"/>
        </w:rPr>
        <w:t>irrelevant. We</w:t>
      </w:r>
      <w:r>
        <w:rPr>
          <w:rFonts w:ascii="Arial"/>
          <w:spacing w:val="-9"/>
          <w:sz w:val="18"/>
        </w:rPr>
        <w:t xml:space="preserve"> </w:t>
      </w:r>
      <w:r>
        <w:rPr>
          <w:rFonts w:ascii="Arial"/>
          <w:sz w:val="18"/>
        </w:rPr>
        <w:t>then</w:t>
      </w:r>
      <w:r>
        <w:rPr>
          <w:rFonts w:ascii="Arial"/>
          <w:spacing w:val="-9"/>
          <w:sz w:val="18"/>
        </w:rPr>
        <w:t xml:space="preserve"> </w:t>
      </w:r>
      <w:r>
        <w:rPr>
          <w:rFonts w:ascii="Arial"/>
          <w:sz w:val="18"/>
        </w:rPr>
        <w:t>compared</w:t>
      </w:r>
      <w:r>
        <w:rPr>
          <w:rFonts w:ascii="Arial"/>
          <w:spacing w:val="-9"/>
          <w:sz w:val="18"/>
        </w:rPr>
        <w:t xml:space="preserve"> </w:t>
      </w:r>
      <w:r>
        <w:rPr>
          <w:rFonts w:ascii="Arial"/>
          <w:sz w:val="18"/>
        </w:rPr>
        <w:t>these</w:t>
      </w:r>
      <w:r>
        <w:rPr>
          <w:rFonts w:ascii="Arial"/>
          <w:spacing w:val="-9"/>
          <w:sz w:val="18"/>
        </w:rPr>
        <w:t xml:space="preserve"> </w:t>
      </w:r>
      <w:del w:id="16" w:author="Saleh Kalantari" w:date="2026-04-28T12:46:00Z" w16du:dateUtc="2026-04-28T10:46:00Z">
        <w:r>
          <w:rPr>
            <w:rFonts w:ascii="Arial"/>
            <w:sz w:val="18"/>
          </w:rPr>
          <w:delText>trainee</w:delText>
        </w:r>
      </w:del>
      <w:ins w:id="17" w:author="Saleh Kalantari" w:date="2026-04-28T12:46:00Z" w16du:dateUtc="2026-04-28T10:46:00Z">
        <w:r w:rsidR="004E1EED">
          <w:rPr>
            <w:rFonts w:ascii="Arial"/>
            <w:sz w:val="18"/>
          </w:rPr>
          <w:t>human</w:t>
        </w:r>
      </w:ins>
      <w:r>
        <w:rPr>
          <w:rFonts w:ascii="Arial"/>
          <w:spacing w:val="-9"/>
          <w:sz w:val="18"/>
        </w:rPr>
        <w:t xml:space="preserve"> </w:t>
      </w:r>
      <w:r>
        <w:rPr>
          <w:rFonts w:ascii="Arial"/>
          <w:sz w:val="18"/>
        </w:rPr>
        <w:t xml:space="preserve">annotations </w:t>
      </w:r>
      <w:del w:id="18" w:author="Saleh Kalantari" w:date="2026-04-28T12:46:00Z" w16du:dateUtc="2026-04-28T10:46:00Z">
        <w:r>
          <w:rPr>
            <w:rFonts w:ascii="Arial"/>
            <w:sz w:val="18"/>
          </w:rPr>
          <w:delText>with</w:delText>
        </w:r>
      </w:del>
      <w:ins w:id="19" w:author="Saleh Kalantari" w:date="2026-04-28T12:46:00Z" w16du:dateUtc="2026-04-28T10:46:00Z">
        <w:r w:rsidR="004E1EED">
          <w:rPr>
            <w:rFonts w:ascii="Arial"/>
            <w:sz w:val="18"/>
          </w:rPr>
          <w:t>against</w:t>
        </w:r>
      </w:ins>
      <w:r>
        <w:rPr>
          <w:rFonts w:ascii="Arial"/>
          <w:sz w:val="18"/>
        </w:rPr>
        <w:t xml:space="preserve"> LLM</w:t>
      </w:r>
      <w:del w:id="20" w:author="Saleh Kalantari" w:date="2026-04-28T12:46:00Z" w16du:dateUtc="2026-04-28T10:46:00Z">
        <w:r>
          <w:rPr>
            <w:rFonts w:ascii="Arial"/>
            <w:sz w:val="18"/>
          </w:rPr>
          <w:delText xml:space="preserve"> </w:delText>
        </w:r>
      </w:del>
      <w:ins w:id="21" w:author="Saleh Kalantari" w:date="2026-04-28T12:46:00Z" w16du:dateUtc="2026-04-28T10:46:00Z">
        <w:r w:rsidR="004E1EED">
          <w:rPr>
            <w:rFonts w:ascii="Arial"/>
            <w:sz w:val="18"/>
          </w:rPr>
          <w:t>-</w:t>
        </w:r>
      </w:ins>
      <w:r>
        <w:rPr>
          <w:rFonts w:ascii="Arial"/>
          <w:sz w:val="18"/>
        </w:rPr>
        <w:t>derived relevance labels</w:t>
      </w:r>
      <w:ins w:id="22" w:author="Saleh Kalantari" w:date="2026-04-28T12:46:00Z" w16du:dateUtc="2026-04-28T10:46:00Z">
        <w:r w:rsidR="004E1EED">
          <w:rPr>
            <w:rFonts w:ascii="Arial"/>
            <w:sz w:val="18"/>
          </w:rPr>
          <w:t>,</w:t>
        </w:r>
      </w:ins>
      <w:r>
        <w:rPr>
          <w:rFonts w:ascii="Arial"/>
          <w:sz w:val="18"/>
        </w:rPr>
        <w:t xml:space="preserve"> and measured the effect of restricting the</w:t>
      </w:r>
      <w:r w:rsidR="00A619DC">
        <w:rPr>
          <w:rFonts w:ascii="Arial"/>
          <w:sz w:val="18"/>
        </w:rPr>
        <w:t xml:space="preserve"> </w:t>
      </w:r>
      <w:ins w:id="23" w:author="Saleh Kalantari" w:date="2026-04-28T12:46:00Z" w16du:dateUtc="2026-04-28T10:46:00Z">
        <w:r w:rsidR="00A619DC">
          <w:rPr>
            <w:rFonts w:ascii="Arial"/>
            <w:sz w:val="18"/>
          </w:rPr>
          <w:t>LLM</w:t>
        </w:r>
        <w:r>
          <w:rPr>
            <w:rFonts w:ascii="Arial"/>
            <w:sz w:val="18"/>
          </w:rPr>
          <w:t xml:space="preserve"> </w:t>
        </w:r>
      </w:ins>
      <w:r>
        <w:rPr>
          <w:rFonts w:ascii="Arial"/>
          <w:sz w:val="18"/>
        </w:rPr>
        <w:t xml:space="preserve">input to the sentences each </w:t>
      </w:r>
      <w:del w:id="24" w:author="Saleh Kalantari" w:date="2026-04-28T12:46:00Z" w16du:dateUtc="2026-04-28T10:46:00Z">
        <w:r>
          <w:rPr>
            <w:rFonts w:ascii="Arial"/>
            <w:sz w:val="18"/>
          </w:rPr>
          <w:delText>labeller</w:delText>
        </w:r>
      </w:del>
      <w:ins w:id="25" w:author="Saleh Kalantari" w:date="2026-04-28T12:46:00Z" w16du:dateUtc="2026-04-28T10:46:00Z">
        <w:r>
          <w:rPr>
            <w:rFonts w:ascii="Arial"/>
            <w:sz w:val="18"/>
          </w:rPr>
          <w:t>labeler</w:t>
        </w:r>
      </w:ins>
      <w:r>
        <w:rPr>
          <w:rFonts w:ascii="Arial"/>
          <w:sz w:val="18"/>
        </w:rPr>
        <w:t xml:space="preserve"> considered relevant. The</w:t>
      </w:r>
      <w:r>
        <w:rPr>
          <w:rFonts w:ascii="Arial"/>
          <w:spacing w:val="-8"/>
          <w:sz w:val="18"/>
        </w:rPr>
        <w:t xml:space="preserve"> </w:t>
      </w:r>
      <w:r>
        <w:rPr>
          <w:rFonts w:ascii="Arial"/>
          <w:sz w:val="18"/>
        </w:rPr>
        <w:t>average</w:t>
      </w:r>
      <w:r>
        <w:rPr>
          <w:rFonts w:ascii="Arial"/>
          <w:spacing w:val="-7"/>
          <w:sz w:val="18"/>
        </w:rPr>
        <w:t xml:space="preserve"> </w:t>
      </w:r>
      <w:r>
        <w:rPr>
          <w:rFonts w:ascii="Arial"/>
          <w:sz w:val="18"/>
        </w:rPr>
        <w:t>sentence</w:t>
      </w:r>
      <w:r>
        <w:rPr>
          <w:rFonts w:ascii="Arial"/>
          <w:spacing w:val="-8"/>
          <w:sz w:val="18"/>
        </w:rPr>
        <w:t xml:space="preserve"> </w:t>
      </w:r>
      <w:r>
        <w:rPr>
          <w:rFonts w:ascii="Arial"/>
          <w:sz w:val="18"/>
        </w:rPr>
        <w:t>level</w:t>
      </w:r>
      <w:r>
        <w:rPr>
          <w:rFonts w:ascii="Arial"/>
          <w:spacing w:val="-7"/>
          <w:sz w:val="18"/>
        </w:rPr>
        <w:t xml:space="preserve"> </w:t>
      </w:r>
      <w:r>
        <w:rPr>
          <w:rFonts w:ascii="Arial"/>
          <w:sz w:val="18"/>
        </w:rPr>
        <w:t>concordance</w:t>
      </w:r>
      <w:r>
        <w:rPr>
          <w:rFonts w:ascii="Arial"/>
          <w:spacing w:val="-7"/>
          <w:sz w:val="18"/>
        </w:rPr>
        <w:t xml:space="preserve"> </w:t>
      </w:r>
      <w:r>
        <w:rPr>
          <w:rFonts w:ascii="Arial"/>
          <w:sz w:val="18"/>
        </w:rPr>
        <w:t>between</w:t>
      </w:r>
      <w:r>
        <w:rPr>
          <w:rFonts w:ascii="Arial"/>
          <w:spacing w:val="-8"/>
          <w:sz w:val="18"/>
        </w:rPr>
        <w:t xml:space="preserve"> </w:t>
      </w:r>
      <w:r>
        <w:rPr>
          <w:rFonts w:ascii="Arial"/>
          <w:sz w:val="18"/>
        </w:rPr>
        <w:t>LLMs</w:t>
      </w:r>
      <w:r>
        <w:rPr>
          <w:rFonts w:ascii="Arial"/>
          <w:spacing w:val="-8"/>
          <w:sz w:val="18"/>
        </w:rPr>
        <w:t xml:space="preserve"> </w:t>
      </w:r>
      <w:r>
        <w:rPr>
          <w:rFonts w:ascii="Arial"/>
          <w:sz w:val="18"/>
        </w:rPr>
        <w:t>and</w:t>
      </w:r>
      <w:r>
        <w:rPr>
          <w:rFonts w:ascii="Arial"/>
          <w:spacing w:val="-8"/>
          <w:sz w:val="18"/>
        </w:rPr>
        <w:t xml:space="preserve"> </w:t>
      </w:r>
      <w:r>
        <w:rPr>
          <w:rFonts w:ascii="Arial"/>
          <w:sz w:val="18"/>
        </w:rPr>
        <w:t>the</w:t>
      </w:r>
      <w:r>
        <w:rPr>
          <w:rFonts w:ascii="Arial"/>
          <w:spacing w:val="-8"/>
          <w:sz w:val="18"/>
        </w:rPr>
        <w:t xml:space="preserve"> </w:t>
      </w:r>
      <w:r>
        <w:rPr>
          <w:rFonts w:ascii="Arial"/>
          <w:sz w:val="18"/>
        </w:rPr>
        <w:t>physician</w:t>
      </w:r>
      <w:r>
        <w:rPr>
          <w:rFonts w:ascii="Arial"/>
          <w:spacing w:val="-8"/>
          <w:sz w:val="18"/>
        </w:rPr>
        <w:t xml:space="preserve"> </w:t>
      </w:r>
      <w:del w:id="26" w:author="Saleh Kalantari" w:date="2026-04-28T12:46:00Z" w16du:dateUtc="2026-04-28T10:46:00Z">
        <w:r>
          <w:rPr>
            <w:rFonts w:ascii="Arial"/>
            <w:sz w:val="18"/>
          </w:rPr>
          <w:delText>trainee</w:delText>
        </w:r>
      </w:del>
      <w:ins w:id="27" w:author="Saleh Kalantari" w:date="2026-04-28T12:46:00Z" w16du:dateUtc="2026-04-28T10:46:00Z">
        <w:r>
          <w:rPr>
            <w:rFonts w:ascii="Arial"/>
            <w:sz w:val="18"/>
          </w:rPr>
          <w:t>trainee</w:t>
        </w:r>
        <w:r w:rsidR="004E1EED">
          <w:rPr>
            <w:rFonts w:ascii="Arial"/>
            <w:sz w:val="18"/>
          </w:rPr>
          <w:t>s</w:t>
        </w:r>
        <w:r w:rsidR="004E1EED">
          <w:rPr>
            <w:rFonts w:ascii="Arial"/>
            <w:sz w:val="18"/>
          </w:rPr>
          <w:t>’</w:t>
        </w:r>
      </w:ins>
      <w:r>
        <w:rPr>
          <w:rFonts w:ascii="Arial"/>
          <w:spacing w:val="-8"/>
          <w:sz w:val="18"/>
        </w:rPr>
        <w:t xml:space="preserve"> </w:t>
      </w:r>
      <w:r>
        <w:rPr>
          <w:rFonts w:ascii="Arial"/>
          <w:sz w:val="18"/>
        </w:rPr>
        <w:t>majority</w:t>
      </w:r>
      <w:r>
        <w:rPr>
          <w:rFonts w:ascii="Arial"/>
          <w:spacing w:val="-8"/>
          <w:sz w:val="18"/>
        </w:rPr>
        <w:t xml:space="preserve"> </w:t>
      </w:r>
      <w:r>
        <w:rPr>
          <w:rFonts w:ascii="Arial"/>
          <w:sz w:val="18"/>
        </w:rPr>
        <w:t>vote</w:t>
      </w:r>
      <w:r>
        <w:rPr>
          <w:rFonts w:ascii="Arial"/>
          <w:spacing w:val="-8"/>
          <w:sz w:val="18"/>
        </w:rPr>
        <w:t xml:space="preserve"> </w:t>
      </w:r>
      <w:r>
        <w:rPr>
          <w:rFonts w:ascii="Arial"/>
          <w:sz w:val="18"/>
        </w:rPr>
        <w:t>ranged</w:t>
      </w:r>
      <w:r>
        <w:rPr>
          <w:rFonts w:ascii="Arial"/>
          <w:spacing w:val="-8"/>
          <w:sz w:val="18"/>
        </w:rPr>
        <w:t xml:space="preserve"> </w:t>
      </w:r>
      <w:r>
        <w:rPr>
          <w:rFonts w:ascii="Arial"/>
          <w:sz w:val="18"/>
        </w:rPr>
        <w:t>from</w:t>
      </w:r>
      <w:r>
        <w:rPr>
          <w:rFonts w:ascii="Arial"/>
          <w:spacing w:val="-8"/>
          <w:sz w:val="18"/>
        </w:rPr>
        <w:t xml:space="preserve"> </w:t>
      </w:r>
      <w:r>
        <w:rPr>
          <w:rFonts w:ascii="Arial"/>
          <w:sz w:val="18"/>
        </w:rPr>
        <w:t xml:space="preserve">44.9% </w:t>
      </w:r>
      <w:r>
        <w:rPr>
          <w:rFonts w:ascii="Arial"/>
          <w:spacing w:val="-2"/>
          <w:sz w:val="18"/>
        </w:rPr>
        <w:t>to</w:t>
      </w:r>
      <w:r>
        <w:rPr>
          <w:rFonts w:ascii="Arial"/>
          <w:spacing w:val="-5"/>
          <w:sz w:val="18"/>
        </w:rPr>
        <w:t xml:space="preserve"> </w:t>
      </w:r>
      <w:r>
        <w:rPr>
          <w:rFonts w:ascii="Arial"/>
          <w:spacing w:val="-2"/>
          <w:sz w:val="18"/>
        </w:rPr>
        <w:t>65.9%,</w:t>
      </w:r>
      <w:r>
        <w:rPr>
          <w:rFonts w:ascii="Arial"/>
          <w:spacing w:val="-5"/>
          <w:sz w:val="18"/>
        </w:rPr>
        <w:t xml:space="preserve"> </w:t>
      </w:r>
      <w:r>
        <w:rPr>
          <w:rFonts w:ascii="Arial"/>
          <w:spacing w:val="-2"/>
          <w:sz w:val="18"/>
        </w:rPr>
        <w:t>while</w:t>
      </w:r>
      <w:r>
        <w:rPr>
          <w:rFonts w:ascii="Arial"/>
          <w:spacing w:val="-5"/>
          <w:sz w:val="18"/>
        </w:rPr>
        <w:t xml:space="preserve"> </w:t>
      </w:r>
      <w:r>
        <w:rPr>
          <w:rFonts w:ascii="Arial"/>
          <w:spacing w:val="-2"/>
          <w:sz w:val="18"/>
        </w:rPr>
        <w:t>the</w:t>
      </w:r>
      <w:r>
        <w:rPr>
          <w:rFonts w:ascii="Arial"/>
          <w:spacing w:val="-5"/>
          <w:sz w:val="18"/>
        </w:rPr>
        <w:t xml:space="preserve"> </w:t>
      </w:r>
      <w:r>
        <w:rPr>
          <w:rFonts w:ascii="Arial"/>
          <w:spacing w:val="-2"/>
          <w:sz w:val="18"/>
        </w:rPr>
        <w:t>concordance</w:t>
      </w:r>
      <w:r>
        <w:rPr>
          <w:rFonts w:ascii="Arial"/>
          <w:spacing w:val="-5"/>
          <w:sz w:val="18"/>
        </w:rPr>
        <w:t xml:space="preserve"> </w:t>
      </w:r>
      <w:r>
        <w:rPr>
          <w:rFonts w:ascii="Arial"/>
          <w:spacing w:val="-2"/>
          <w:sz w:val="18"/>
        </w:rPr>
        <w:t>between</w:t>
      </w:r>
      <w:r>
        <w:rPr>
          <w:rFonts w:ascii="Arial"/>
          <w:spacing w:val="-5"/>
          <w:sz w:val="18"/>
        </w:rPr>
        <w:t xml:space="preserve"> </w:t>
      </w:r>
      <w:r>
        <w:rPr>
          <w:rFonts w:ascii="Arial"/>
          <w:spacing w:val="-2"/>
          <w:sz w:val="18"/>
        </w:rPr>
        <w:t>physician</w:t>
      </w:r>
      <w:r>
        <w:rPr>
          <w:rFonts w:ascii="Arial"/>
          <w:spacing w:val="-5"/>
          <w:sz w:val="18"/>
        </w:rPr>
        <w:t xml:space="preserve"> </w:t>
      </w:r>
      <w:r>
        <w:rPr>
          <w:rFonts w:ascii="Arial"/>
          <w:spacing w:val="-2"/>
          <w:sz w:val="18"/>
        </w:rPr>
        <w:t>trainees</w:t>
      </w:r>
      <w:r>
        <w:rPr>
          <w:rFonts w:ascii="Arial"/>
          <w:spacing w:val="-5"/>
          <w:sz w:val="18"/>
        </w:rPr>
        <w:t xml:space="preserve"> </w:t>
      </w:r>
      <w:r>
        <w:rPr>
          <w:rFonts w:ascii="Arial"/>
          <w:spacing w:val="-2"/>
          <w:sz w:val="18"/>
        </w:rPr>
        <w:t>and</w:t>
      </w:r>
      <w:ins w:id="28" w:author="Saleh Kalantari" w:date="2026-04-28T12:46:00Z" w16du:dateUtc="2026-04-28T10:46:00Z">
        <w:r>
          <w:rPr>
            <w:rFonts w:ascii="Arial"/>
            <w:spacing w:val="-5"/>
            <w:sz w:val="18"/>
          </w:rPr>
          <w:t xml:space="preserve"> </w:t>
        </w:r>
        <w:r w:rsidR="004E1EED">
          <w:rPr>
            <w:rFonts w:ascii="Arial"/>
            <w:spacing w:val="-5"/>
            <w:sz w:val="18"/>
          </w:rPr>
          <w:t>the</w:t>
        </w:r>
      </w:ins>
      <w:r w:rsidR="004E1EED">
        <w:rPr>
          <w:rFonts w:ascii="Arial"/>
          <w:spacing w:val="-5"/>
          <w:sz w:val="18"/>
        </w:rPr>
        <w:t xml:space="preserve"> </w:t>
      </w:r>
      <w:r>
        <w:rPr>
          <w:rFonts w:ascii="Arial"/>
          <w:spacing w:val="-2"/>
          <w:sz w:val="18"/>
        </w:rPr>
        <w:t>board</w:t>
      </w:r>
      <w:r>
        <w:rPr>
          <w:rFonts w:ascii="Arial"/>
          <w:spacing w:val="-5"/>
          <w:sz w:val="18"/>
        </w:rPr>
        <w:t xml:space="preserve"> </w:t>
      </w:r>
      <w:r>
        <w:rPr>
          <w:rFonts w:ascii="Arial"/>
          <w:spacing w:val="-2"/>
          <w:sz w:val="18"/>
        </w:rPr>
        <w:t>certified</w:t>
      </w:r>
      <w:r>
        <w:rPr>
          <w:rFonts w:ascii="Arial"/>
          <w:spacing w:val="-5"/>
          <w:sz w:val="18"/>
        </w:rPr>
        <w:t xml:space="preserve"> </w:t>
      </w:r>
      <w:r>
        <w:rPr>
          <w:rFonts w:ascii="Arial"/>
          <w:spacing w:val="-2"/>
          <w:sz w:val="18"/>
        </w:rPr>
        <w:t>physicians</w:t>
      </w:r>
      <w:r>
        <w:rPr>
          <w:rFonts w:ascii="Arial"/>
          <w:spacing w:val="-5"/>
          <w:sz w:val="18"/>
        </w:rPr>
        <w:t xml:space="preserve"> </w:t>
      </w:r>
      <w:r>
        <w:rPr>
          <w:rFonts w:ascii="Arial"/>
          <w:spacing w:val="-2"/>
          <w:sz w:val="18"/>
        </w:rPr>
        <w:t>was</w:t>
      </w:r>
      <w:r>
        <w:rPr>
          <w:rFonts w:ascii="Arial"/>
          <w:spacing w:val="-5"/>
          <w:sz w:val="18"/>
        </w:rPr>
        <w:t xml:space="preserve"> </w:t>
      </w:r>
      <w:commentRangeStart w:id="29"/>
      <w:r>
        <w:rPr>
          <w:rFonts w:ascii="Arial"/>
          <w:spacing w:val="-2"/>
          <w:sz w:val="18"/>
        </w:rPr>
        <w:t>72.4%</w:t>
      </w:r>
      <w:commentRangeEnd w:id="29"/>
      <w:r w:rsidR="005D0440">
        <w:rPr>
          <w:rStyle w:val="CommentReference"/>
          <w:rFonts w:ascii="Arial"/>
          <w:spacing w:val="-2"/>
          <w:sz w:val="18"/>
          <w:szCs w:val="22"/>
        </w:rPr>
        <w:commentReference w:id="29"/>
      </w:r>
      <w:r>
        <w:rPr>
          <w:rFonts w:ascii="Arial"/>
          <w:spacing w:val="-2"/>
          <w:sz w:val="18"/>
        </w:rPr>
        <w:t>,</w:t>
      </w:r>
      <w:r>
        <w:rPr>
          <w:rFonts w:ascii="Arial"/>
          <w:spacing w:val="-5"/>
          <w:sz w:val="18"/>
        </w:rPr>
        <w:t xml:space="preserve"> </w:t>
      </w:r>
      <w:r>
        <w:rPr>
          <w:rFonts w:ascii="Arial"/>
          <w:spacing w:val="-2"/>
          <w:sz w:val="18"/>
        </w:rPr>
        <w:t>indicating</w:t>
      </w:r>
      <w:r>
        <w:rPr>
          <w:rFonts w:ascii="Arial"/>
          <w:spacing w:val="-5"/>
          <w:sz w:val="18"/>
        </w:rPr>
        <w:t xml:space="preserve"> </w:t>
      </w:r>
      <w:r>
        <w:rPr>
          <w:rFonts w:ascii="Arial"/>
          <w:spacing w:val="-2"/>
          <w:sz w:val="18"/>
        </w:rPr>
        <w:t>a</w:t>
      </w:r>
      <w:r>
        <w:rPr>
          <w:rFonts w:ascii="Arial"/>
          <w:spacing w:val="-5"/>
          <w:sz w:val="18"/>
        </w:rPr>
        <w:t xml:space="preserve"> </w:t>
      </w:r>
      <w:r>
        <w:rPr>
          <w:rFonts w:ascii="Arial"/>
          <w:spacing w:val="-2"/>
          <w:sz w:val="18"/>
        </w:rPr>
        <w:t>modest</w:t>
      </w:r>
      <w:r>
        <w:rPr>
          <w:rFonts w:ascii="Arial"/>
          <w:spacing w:val="-5"/>
          <w:sz w:val="18"/>
        </w:rPr>
        <w:t xml:space="preserve"> </w:t>
      </w:r>
      <w:r>
        <w:rPr>
          <w:rFonts w:ascii="Arial"/>
          <w:spacing w:val="-2"/>
          <w:sz w:val="18"/>
        </w:rPr>
        <w:t xml:space="preserve">but </w:t>
      </w:r>
      <w:r>
        <w:rPr>
          <w:rFonts w:ascii="Arial"/>
          <w:sz w:val="18"/>
        </w:rPr>
        <w:t>consistent</w:t>
      </w:r>
      <w:r>
        <w:rPr>
          <w:rFonts w:ascii="Arial"/>
          <w:spacing w:val="-13"/>
          <w:sz w:val="18"/>
        </w:rPr>
        <w:t xml:space="preserve"> </w:t>
      </w:r>
      <w:r>
        <w:rPr>
          <w:rFonts w:ascii="Arial"/>
          <w:sz w:val="18"/>
        </w:rPr>
        <w:t>gap.</w:t>
      </w:r>
      <w:r>
        <w:rPr>
          <w:rFonts w:ascii="Arial"/>
          <w:spacing w:val="-12"/>
          <w:sz w:val="18"/>
        </w:rPr>
        <w:t xml:space="preserve"> </w:t>
      </w:r>
      <w:r>
        <w:rPr>
          <w:rFonts w:ascii="Arial"/>
          <w:sz w:val="18"/>
        </w:rPr>
        <w:t>Removing</w:t>
      </w:r>
      <w:r>
        <w:rPr>
          <w:rFonts w:ascii="Arial"/>
          <w:spacing w:val="-13"/>
          <w:sz w:val="18"/>
        </w:rPr>
        <w:t xml:space="preserve"> </w:t>
      </w:r>
      <w:r>
        <w:rPr>
          <w:rFonts w:ascii="Arial"/>
          <w:sz w:val="18"/>
        </w:rPr>
        <w:t>sentences</w:t>
      </w:r>
      <w:r>
        <w:rPr>
          <w:rFonts w:ascii="Arial"/>
          <w:spacing w:val="-12"/>
          <w:sz w:val="18"/>
        </w:rPr>
        <w:t xml:space="preserve"> </w:t>
      </w:r>
      <w:r>
        <w:rPr>
          <w:rFonts w:ascii="Arial"/>
          <w:sz w:val="18"/>
        </w:rPr>
        <w:t>that</w:t>
      </w:r>
      <w:r>
        <w:rPr>
          <w:rFonts w:ascii="Arial"/>
          <w:spacing w:val="-13"/>
          <w:sz w:val="18"/>
        </w:rPr>
        <w:t xml:space="preserve"> </w:t>
      </w:r>
      <w:r>
        <w:rPr>
          <w:rFonts w:ascii="Arial"/>
          <w:sz w:val="18"/>
        </w:rPr>
        <w:t>physician</w:t>
      </w:r>
      <w:r>
        <w:rPr>
          <w:rFonts w:ascii="Arial"/>
          <w:spacing w:val="-13"/>
          <w:sz w:val="18"/>
        </w:rPr>
        <w:t xml:space="preserve"> </w:t>
      </w:r>
      <w:r>
        <w:rPr>
          <w:rFonts w:ascii="Arial"/>
          <w:sz w:val="18"/>
        </w:rPr>
        <w:t>trainees</w:t>
      </w:r>
      <w:r>
        <w:rPr>
          <w:rFonts w:ascii="Arial"/>
          <w:spacing w:val="-12"/>
          <w:sz w:val="18"/>
        </w:rPr>
        <w:t xml:space="preserve"> </w:t>
      </w:r>
      <w:r>
        <w:rPr>
          <w:rFonts w:ascii="Arial"/>
          <w:sz w:val="18"/>
        </w:rPr>
        <w:t>judged</w:t>
      </w:r>
      <w:r>
        <w:rPr>
          <w:rFonts w:ascii="Arial"/>
          <w:spacing w:val="-13"/>
          <w:sz w:val="18"/>
        </w:rPr>
        <w:t xml:space="preserve"> </w:t>
      </w:r>
      <w:r>
        <w:rPr>
          <w:rFonts w:ascii="Arial"/>
          <w:sz w:val="18"/>
        </w:rPr>
        <w:t>low</w:t>
      </w:r>
      <w:r>
        <w:rPr>
          <w:rFonts w:ascii="Arial"/>
          <w:spacing w:val="-12"/>
          <w:sz w:val="18"/>
        </w:rPr>
        <w:t xml:space="preserve"> </w:t>
      </w:r>
      <w:r>
        <w:rPr>
          <w:rFonts w:ascii="Arial"/>
          <w:sz w:val="18"/>
        </w:rPr>
        <w:t>relevance</w:t>
      </w:r>
      <w:r>
        <w:rPr>
          <w:rFonts w:ascii="Arial"/>
          <w:spacing w:val="-13"/>
          <w:sz w:val="18"/>
        </w:rPr>
        <w:t xml:space="preserve"> </w:t>
      </w:r>
      <w:r>
        <w:rPr>
          <w:rFonts w:ascii="Arial"/>
          <w:sz w:val="18"/>
        </w:rPr>
        <w:t>or</w:t>
      </w:r>
      <w:r>
        <w:rPr>
          <w:rFonts w:ascii="Arial"/>
          <w:spacing w:val="-12"/>
          <w:sz w:val="18"/>
        </w:rPr>
        <w:t xml:space="preserve"> </w:t>
      </w:r>
      <w:r>
        <w:rPr>
          <w:rFonts w:ascii="Arial"/>
          <w:sz w:val="18"/>
        </w:rPr>
        <w:t>irrelevant</w:t>
      </w:r>
      <w:r>
        <w:rPr>
          <w:rFonts w:ascii="Arial"/>
          <w:spacing w:val="-13"/>
          <w:sz w:val="18"/>
        </w:rPr>
        <w:t xml:space="preserve"> </w:t>
      </w:r>
      <w:r>
        <w:rPr>
          <w:rFonts w:ascii="Arial"/>
          <w:sz w:val="18"/>
        </w:rPr>
        <w:t>increased</w:t>
      </w:r>
      <w:r>
        <w:rPr>
          <w:rFonts w:ascii="Arial"/>
          <w:spacing w:val="-12"/>
          <w:sz w:val="18"/>
        </w:rPr>
        <w:t xml:space="preserve"> </w:t>
      </w:r>
      <w:r>
        <w:rPr>
          <w:rFonts w:ascii="Arial"/>
          <w:sz w:val="18"/>
        </w:rPr>
        <w:t>the</w:t>
      </w:r>
      <w:r>
        <w:rPr>
          <w:rFonts w:ascii="Arial"/>
          <w:spacing w:val="-13"/>
          <w:sz w:val="18"/>
        </w:rPr>
        <w:t xml:space="preserve"> </w:t>
      </w:r>
      <w:r>
        <w:rPr>
          <w:rFonts w:ascii="Arial"/>
          <w:sz w:val="18"/>
        </w:rPr>
        <w:t>accuracy</w:t>
      </w:r>
      <w:r>
        <w:rPr>
          <w:rFonts w:ascii="Arial"/>
          <w:spacing w:val="-12"/>
          <w:sz w:val="18"/>
        </w:rPr>
        <w:t xml:space="preserve"> </w:t>
      </w:r>
      <w:r>
        <w:rPr>
          <w:rFonts w:ascii="Arial"/>
          <w:sz w:val="18"/>
        </w:rPr>
        <w:t>of</w:t>
      </w:r>
      <w:r>
        <w:rPr>
          <w:rFonts w:ascii="Arial"/>
          <w:spacing w:val="-13"/>
          <w:sz w:val="18"/>
        </w:rPr>
        <w:t xml:space="preserve"> </w:t>
      </w:r>
      <w:r>
        <w:rPr>
          <w:rFonts w:ascii="Arial"/>
          <w:sz w:val="18"/>
        </w:rPr>
        <w:t>most LLMs</w:t>
      </w:r>
      <w:r>
        <w:rPr>
          <w:rFonts w:ascii="Arial"/>
          <w:spacing w:val="-13"/>
          <w:sz w:val="18"/>
        </w:rPr>
        <w:t xml:space="preserve"> </w:t>
      </w:r>
      <w:r>
        <w:rPr>
          <w:rFonts w:ascii="Arial"/>
          <w:sz w:val="18"/>
        </w:rPr>
        <w:t>on</w:t>
      </w:r>
      <w:r>
        <w:rPr>
          <w:rFonts w:ascii="Arial"/>
          <w:spacing w:val="-12"/>
          <w:sz w:val="18"/>
        </w:rPr>
        <w:t xml:space="preserve"> </w:t>
      </w:r>
      <w:r>
        <w:rPr>
          <w:rFonts w:ascii="Arial"/>
          <w:sz w:val="18"/>
        </w:rPr>
        <w:t>the</w:t>
      </w:r>
      <w:r>
        <w:rPr>
          <w:rFonts w:ascii="Arial"/>
          <w:spacing w:val="-13"/>
          <w:sz w:val="18"/>
        </w:rPr>
        <w:t xml:space="preserve"> </w:t>
      </w:r>
      <w:r>
        <w:rPr>
          <w:rFonts w:ascii="Arial"/>
          <w:sz w:val="18"/>
        </w:rPr>
        <w:t>four</w:t>
      </w:r>
      <w:r>
        <w:rPr>
          <w:rFonts w:ascii="Arial"/>
          <w:spacing w:val="-12"/>
          <w:sz w:val="18"/>
        </w:rPr>
        <w:t xml:space="preserve"> </w:t>
      </w:r>
      <w:r>
        <w:rPr>
          <w:rFonts w:ascii="Arial"/>
          <w:sz w:val="18"/>
        </w:rPr>
        <w:t>source</w:t>
      </w:r>
      <w:r>
        <w:rPr>
          <w:rFonts w:ascii="Arial"/>
          <w:spacing w:val="-13"/>
          <w:sz w:val="18"/>
        </w:rPr>
        <w:t xml:space="preserve"> </w:t>
      </w:r>
      <w:r>
        <w:rPr>
          <w:rFonts w:ascii="Arial"/>
          <w:sz w:val="18"/>
        </w:rPr>
        <w:t>datasets,</w:t>
      </w:r>
      <w:r>
        <w:rPr>
          <w:rFonts w:ascii="Arial"/>
          <w:spacing w:val="-13"/>
          <w:sz w:val="18"/>
        </w:rPr>
        <w:t xml:space="preserve"> </w:t>
      </w:r>
      <w:r>
        <w:rPr>
          <w:rFonts w:ascii="Arial"/>
          <w:sz w:val="18"/>
        </w:rPr>
        <w:t>and</w:t>
      </w:r>
      <w:r>
        <w:rPr>
          <w:rFonts w:ascii="Arial"/>
          <w:spacing w:val="-12"/>
          <w:sz w:val="18"/>
        </w:rPr>
        <w:t xml:space="preserve"> </w:t>
      </w:r>
      <w:r>
        <w:rPr>
          <w:rFonts w:ascii="Arial"/>
          <w:sz w:val="18"/>
        </w:rPr>
        <w:t>similar</w:t>
      </w:r>
      <w:r w:rsidR="005B5F8C">
        <w:rPr>
          <w:rFonts w:ascii="Arial"/>
          <w:sz w:val="18"/>
          <w:rPrChange w:id="30" w:author="Saleh Kalantari" w:date="2026-04-28T12:46:00Z" w16du:dateUtc="2026-04-28T10:46:00Z">
            <w:rPr>
              <w:rFonts w:ascii="Arial"/>
              <w:spacing w:val="-13"/>
              <w:sz w:val="18"/>
            </w:rPr>
          </w:rPrChange>
        </w:rPr>
        <w:t xml:space="preserve"> </w:t>
      </w:r>
      <w:ins w:id="31" w:author="Saleh Kalantari" w:date="2026-04-28T12:46:00Z" w16du:dateUtc="2026-04-28T10:46:00Z">
        <w:r w:rsidR="005B5F8C">
          <w:rPr>
            <w:rFonts w:ascii="Arial"/>
            <w:sz w:val="18"/>
          </w:rPr>
          <w:t>but more modest</w:t>
        </w:r>
        <w:r>
          <w:rPr>
            <w:rFonts w:ascii="Arial"/>
            <w:spacing w:val="-13"/>
            <w:sz w:val="18"/>
          </w:rPr>
          <w:t xml:space="preserve"> </w:t>
        </w:r>
      </w:ins>
      <w:r>
        <w:rPr>
          <w:rFonts w:ascii="Arial"/>
          <w:sz w:val="18"/>
        </w:rPr>
        <w:t>gains</w:t>
      </w:r>
      <w:r>
        <w:rPr>
          <w:rFonts w:ascii="Arial"/>
          <w:spacing w:val="-12"/>
          <w:sz w:val="18"/>
        </w:rPr>
        <w:t xml:space="preserve"> </w:t>
      </w:r>
      <w:r>
        <w:rPr>
          <w:rFonts w:ascii="Arial"/>
          <w:sz w:val="18"/>
        </w:rPr>
        <w:t>were</w:t>
      </w:r>
      <w:r>
        <w:rPr>
          <w:rFonts w:ascii="Arial"/>
          <w:spacing w:val="-13"/>
          <w:sz w:val="18"/>
        </w:rPr>
        <w:t xml:space="preserve"> </w:t>
      </w:r>
      <w:r>
        <w:rPr>
          <w:rFonts w:ascii="Arial"/>
          <w:sz w:val="18"/>
        </w:rPr>
        <w:t>observed</w:t>
      </w:r>
      <w:r>
        <w:rPr>
          <w:rFonts w:ascii="Arial"/>
          <w:spacing w:val="-12"/>
          <w:sz w:val="18"/>
        </w:rPr>
        <w:t xml:space="preserve"> </w:t>
      </w:r>
      <w:r>
        <w:rPr>
          <w:rFonts w:ascii="Arial"/>
          <w:sz w:val="18"/>
        </w:rPr>
        <w:t>when</w:t>
      </w:r>
      <w:r>
        <w:rPr>
          <w:rFonts w:ascii="Arial"/>
          <w:spacing w:val="-13"/>
          <w:sz w:val="18"/>
        </w:rPr>
        <w:t xml:space="preserve"> </w:t>
      </w:r>
      <w:r>
        <w:rPr>
          <w:rFonts w:ascii="Arial"/>
          <w:sz w:val="18"/>
        </w:rPr>
        <w:t>each</w:t>
      </w:r>
      <w:r>
        <w:rPr>
          <w:rFonts w:ascii="Arial"/>
          <w:spacing w:val="-12"/>
          <w:sz w:val="18"/>
        </w:rPr>
        <w:t xml:space="preserve"> </w:t>
      </w:r>
      <w:r>
        <w:rPr>
          <w:rFonts w:ascii="Arial"/>
          <w:sz w:val="18"/>
        </w:rPr>
        <w:t>LLM</w:t>
      </w:r>
      <w:r>
        <w:rPr>
          <w:rFonts w:ascii="Arial"/>
          <w:spacing w:val="-13"/>
          <w:sz w:val="18"/>
        </w:rPr>
        <w:t xml:space="preserve"> </w:t>
      </w:r>
      <w:r>
        <w:rPr>
          <w:rFonts w:ascii="Arial"/>
          <w:sz w:val="18"/>
        </w:rPr>
        <w:t>filtered</w:t>
      </w:r>
      <w:r>
        <w:rPr>
          <w:rFonts w:ascii="Arial"/>
          <w:spacing w:val="-12"/>
          <w:sz w:val="18"/>
        </w:rPr>
        <w:t xml:space="preserve"> </w:t>
      </w:r>
      <w:r>
        <w:rPr>
          <w:rFonts w:ascii="Arial"/>
          <w:sz w:val="18"/>
        </w:rPr>
        <w:t>its</w:t>
      </w:r>
      <w:r>
        <w:rPr>
          <w:rFonts w:ascii="Arial"/>
          <w:spacing w:val="-13"/>
          <w:sz w:val="18"/>
        </w:rPr>
        <w:t xml:space="preserve"> </w:t>
      </w:r>
      <w:r>
        <w:rPr>
          <w:rFonts w:ascii="Arial"/>
          <w:sz w:val="18"/>
        </w:rPr>
        <w:t>own</w:t>
      </w:r>
      <w:r>
        <w:rPr>
          <w:rFonts w:ascii="Arial"/>
          <w:spacing w:val="-12"/>
          <w:sz w:val="18"/>
        </w:rPr>
        <w:t xml:space="preserve"> </w:t>
      </w:r>
      <w:r>
        <w:rPr>
          <w:rFonts w:ascii="Arial"/>
          <w:sz w:val="18"/>
        </w:rPr>
        <w:t>input</w:t>
      </w:r>
      <w:r>
        <w:rPr>
          <w:rFonts w:ascii="Arial"/>
          <w:spacing w:val="-13"/>
          <w:sz w:val="18"/>
        </w:rPr>
        <w:t xml:space="preserve"> </w:t>
      </w:r>
      <w:r>
        <w:rPr>
          <w:rFonts w:ascii="Arial"/>
          <w:sz w:val="18"/>
        </w:rPr>
        <w:t>or</w:t>
      </w:r>
      <w:r>
        <w:rPr>
          <w:rFonts w:ascii="Arial"/>
          <w:spacing w:val="-12"/>
          <w:sz w:val="18"/>
        </w:rPr>
        <w:t xml:space="preserve"> </w:t>
      </w:r>
      <w:r>
        <w:rPr>
          <w:rFonts w:ascii="Arial"/>
          <w:sz w:val="18"/>
        </w:rPr>
        <w:t>the</w:t>
      </w:r>
      <w:r>
        <w:rPr>
          <w:rFonts w:ascii="Arial"/>
          <w:spacing w:val="-13"/>
          <w:sz w:val="18"/>
        </w:rPr>
        <w:t xml:space="preserve"> </w:t>
      </w:r>
      <w:r>
        <w:rPr>
          <w:rFonts w:ascii="Arial"/>
          <w:sz w:val="18"/>
        </w:rPr>
        <w:t>input</w:t>
      </w:r>
      <w:r>
        <w:rPr>
          <w:rFonts w:ascii="Arial"/>
          <w:spacing w:val="-12"/>
          <w:sz w:val="18"/>
        </w:rPr>
        <w:t xml:space="preserve"> </w:t>
      </w:r>
      <w:r>
        <w:rPr>
          <w:rFonts w:ascii="Arial"/>
          <w:sz w:val="18"/>
        </w:rPr>
        <w:t>of</w:t>
      </w:r>
      <w:r>
        <w:rPr>
          <w:rFonts w:ascii="Arial"/>
          <w:spacing w:val="-13"/>
          <w:sz w:val="18"/>
        </w:rPr>
        <w:t xml:space="preserve"> </w:t>
      </w:r>
      <w:r>
        <w:rPr>
          <w:rFonts w:ascii="Arial"/>
          <w:sz w:val="18"/>
        </w:rPr>
        <w:t>another model.</w:t>
      </w:r>
      <w:r>
        <w:rPr>
          <w:rFonts w:ascii="Arial"/>
          <w:spacing w:val="-1"/>
          <w:sz w:val="18"/>
        </w:rPr>
        <w:t xml:space="preserve"> </w:t>
      </w:r>
      <w:r>
        <w:rPr>
          <w:rFonts w:ascii="Arial"/>
          <w:sz w:val="18"/>
        </w:rPr>
        <w:t>These</w:t>
      </w:r>
      <w:r>
        <w:rPr>
          <w:rFonts w:ascii="Arial"/>
          <w:spacing w:val="-11"/>
          <w:sz w:val="18"/>
        </w:rPr>
        <w:t xml:space="preserve"> </w:t>
      </w:r>
      <w:r>
        <w:rPr>
          <w:rFonts w:ascii="Arial"/>
          <w:sz w:val="18"/>
        </w:rPr>
        <w:t>results</w:t>
      </w:r>
      <w:r>
        <w:rPr>
          <w:rFonts w:ascii="Arial"/>
          <w:spacing w:val="-11"/>
          <w:sz w:val="18"/>
        </w:rPr>
        <w:t xml:space="preserve"> </w:t>
      </w:r>
      <w:r>
        <w:rPr>
          <w:rFonts w:ascii="Arial"/>
          <w:sz w:val="18"/>
        </w:rPr>
        <w:t>suggest</w:t>
      </w:r>
      <w:r>
        <w:rPr>
          <w:rFonts w:ascii="Arial"/>
          <w:spacing w:val="-11"/>
          <w:sz w:val="18"/>
        </w:rPr>
        <w:t xml:space="preserve"> </w:t>
      </w:r>
      <w:r>
        <w:rPr>
          <w:rFonts w:ascii="Arial"/>
          <w:sz w:val="18"/>
        </w:rPr>
        <w:t>that</w:t>
      </w:r>
      <w:r>
        <w:rPr>
          <w:rFonts w:ascii="Arial"/>
          <w:spacing w:val="-11"/>
          <w:sz w:val="18"/>
        </w:rPr>
        <w:t xml:space="preserve"> </w:t>
      </w:r>
      <w:r>
        <w:rPr>
          <w:rFonts w:ascii="Arial"/>
          <w:sz w:val="18"/>
        </w:rPr>
        <w:t>current</w:t>
      </w:r>
      <w:r>
        <w:rPr>
          <w:rFonts w:ascii="Arial"/>
          <w:spacing w:val="-11"/>
          <w:sz w:val="18"/>
        </w:rPr>
        <w:t xml:space="preserve"> </w:t>
      </w:r>
      <w:r>
        <w:rPr>
          <w:rFonts w:ascii="Arial"/>
          <w:sz w:val="18"/>
        </w:rPr>
        <w:t>LLMs</w:t>
      </w:r>
      <w:r>
        <w:rPr>
          <w:rFonts w:ascii="Arial"/>
          <w:spacing w:val="-11"/>
          <w:sz w:val="18"/>
        </w:rPr>
        <w:t xml:space="preserve"> </w:t>
      </w:r>
      <w:r>
        <w:rPr>
          <w:rFonts w:ascii="Arial"/>
          <w:sz w:val="18"/>
        </w:rPr>
        <w:t>do</w:t>
      </w:r>
      <w:r>
        <w:rPr>
          <w:rFonts w:ascii="Arial"/>
          <w:spacing w:val="-11"/>
          <w:sz w:val="18"/>
        </w:rPr>
        <w:t xml:space="preserve"> </w:t>
      </w:r>
      <w:r>
        <w:rPr>
          <w:rFonts w:ascii="Arial"/>
          <w:sz w:val="18"/>
        </w:rPr>
        <w:t>not</w:t>
      </w:r>
      <w:r>
        <w:rPr>
          <w:rFonts w:ascii="Arial"/>
          <w:spacing w:val="-11"/>
          <w:sz w:val="18"/>
        </w:rPr>
        <w:t xml:space="preserve"> </w:t>
      </w:r>
      <w:r>
        <w:rPr>
          <w:rFonts w:ascii="Arial"/>
          <w:sz w:val="18"/>
        </w:rPr>
        <w:t>consistently</w:t>
      </w:r>
      <w:r>
        <w:rPr>
          <w:rFonts w:ascii="Arial"/>
          <w:spacing w:val="-11"/>
          <w:sz w:val="18"/>
        </w:rPr>
        <w:t xml:space="preserve"> </w:t>
      </w:r>
      <w:r>
        <w:rPr>
          <w:rFonts w:ascii="Arial"/>
          <w:sz w:val="18"/>
        </w:rPr>
        <w:t>prioritize</w:t>
      </w:r>
      <w:r>
        <w:rPr>
          <w:rFonts w:ascii="Arial"/>
          <w:spacing w:val="-11"/>
          <w:sz w:val="18"/>
        </w:rPr>
        <w:t xml:space="preserve"> </w:t>
      </w:r>
      <w:r>
        <w:rPr>
          <w:rFonts w:ascii="Arial"/>
          <w:sz w:val="18"/>
        </w:rPr>
        <w:t>the</w:t>
      </w:r>
      <w:r>
        <w:rPr>
          <w:rFonts w:ascii="Arial"/>
          <w:spacing w:val="-11"/>
          <w:sz w:val="18"/>
        </w:rPr>
        <w:t xml:space="preserve"> </w:t>
      </w:r>
      <w:r>
        <w:rPr>
          <w:rFonts w:ascii="Arial"/>
          <w:sz w:val="18"/>
        </w:rPr>
        <w:t>same</w:t>
      </w:r>
      <w:r>
        <w:rPr>
          <w:rFonts w:ascii="Arial"/>
          <w:spacing w:val="-11"/>
          <w:sz w:val="18"/>
        </w:rPr>
        <w:t xml:space="preserve"> </w:t>
      </w:r>
      <w:r>
        <w:rPr>
          <w:rFonts w:ascii="Arial"/>
          <w:sz w:val="18"/>
        </w:rPr>
        <w:t>case</w:t>
      </w:r>
      <w:r>
        <w:rPr>
          <w:rFonts w:ascii="Arial"/>
          <w:spacing w:val="-11"/>
          <w:sz w:val="18"/>
        </w:rPr>
        <w:t xml:space="preserve"> </w:t>
      </w:r>
      <w:r>
        <w:rPr>
          <w:rFonts w:ascii="Arial"/>
          <w:sz w:val="18"/>
        </w:rPr>
        <w:t>information</w:t>
      </w:r>
      <w:r>
        <w:rPr>
          <w:rFonts w:ascii="Arial"/>
          <w:spacing w:val="-11"/>
          <w:sz w:val="18"/>
        </w:rPr>
        <w:t xml:space="preserve"> </w:t>
      </w:r>
      <w:r>
        <w:rPr>
          <w:rFonts w:ascii="Arial"/>
          <w:sz w:val="18"/>
        </w:rPr>
        <w:t>as</w:t>
      </w:r>
      <w:r>
        <w:rPr>
          <w:rFonts w:ascii="Arial"/>
          <w:spacing w:val="-11"/>
          <w:sz w:val="18"/>
        </w:rPr>
        <w:t xml:space="preserve"> </w:t>
      </w:r>
      <w:r>
        <w:rPr>
          <w:rFonts w:ascii="Arial"/>
          <w:sz w:val="18"/>
        </w:rPr>
        <w:t>physician</w:t>
      </w:r>
      <w:r>
        <w:rPr>
          <w:rFonts w:ascii="Arial"/>
          <w:spacing w:val="-11"/>
          <w:sz w:val="18"/>
        </w:rPr>
        <w:t xml:space="preserve"> </w:t>
      </w:r>
      <w:r>
        <w:rPr>
          <w:rFonts w:ascii="Arial"/>
          <w:sz w:val="18"/>
        </w:rPr>
        <w:t>trainees, and</w:t>
      </w:r>
      <w:r>
        <w:rPr>
          <w:rFonts w:ascii="Arial"/>
          <w:spacing w:val="-5"/>
          <w:sz w:val="18"/>
        </w:rPr>
        <w:t xml:space="preserve"> </w:t>
      </w:r>
      <w:r>
        <w:rPr>
          <w:rFonts w:ascii="Arial"/>
          <w:sz w:val="18"/>
        </w:rPr>
        <w:t>that</w:t>
      </w:r>
      <w:r>
        <w:rPr>
          <w:rFonts w:ascii="Arial"/>
          <w:spacing w:val="-5"/>
          <w:sz w:val="18"/>
        </w:rPr>
        <w:t xml:space="preserve"> </w:t>
      </w:r>
      <w:r>
        <w:rPr>
          <w:rFonts w:ascii="Arial"/>
          <w:sz w:val="18"/>
        </w:rPr>
        <w:t>relevance</w:t>
      </w:r>
      <w:del w:id="32" w:author="Saleh Kalantari" w:date="2026-04-28T12:46:00Z" w16du:dateUtc="2026-04-28T10:46:00Z">
        <w:r>
          <w:rPr>
            <w:rFonts w:ascii="Arial"/>
            <w:spacing w:val="-5"/>
            <w:sz w:val="18"/>
          </w:rPr>
          <w:delText xml:space="preserve"> </w:delText>
        </w:r>
      </w:del>
      <w:ins w:id="33" w:author="Saleh Kalantari" w:date="2026-04-28T12:46:00Z" w16du:dateUtc="2026-04-28T10:46:00Z">
        <w:r w:rsidR="004E1EED">
          <w:rPr>
            <w:rFonts w:ascii="Arial"/>
            <w:spacing w:val="-5"/>
            <w:sz w:val="18"/>
          </w:rPr>
          <w:t>-</w:t>
        </w:r>
      </w:ins>
      <w:r>
        <w:rPr>
          <w:rFonts w:ascii="Arial"/>
          <w:sz w:val="18"/>
        </w:rPr>
        <w:t>aware</w:t>
      </w:r>
      <w:r>
        <w:rPr>
          <w:rFonts w:ascii="Arial"/>
          <w:spacing w:val="-5"/>
          <w:sz w:val="18"/>
        </w:rPr>
        <w:t xml:space="preserve"> </w:t>
      </w:r>
      <w:r>
        <w:rPr>
          <w:rFonts w:ascii="Arial"/>
          <w:sz w:val="18"/>
        </w:rPr>
        <w:t>filtering</w:t>
      </w:r>
      <w:r>
        <w:rPr>
          <w:rFonts w:ascii="Arial"/>
          <w:spacing w:val="-5"/>
          <w:sz w:val="18"/>
        </w:rPr>
        <w:t xml:space="preserve"> </w:t>
      </w:r>
      <w:r>
        <w:rPr>
          <w:rFonts w:ascii="Arial"/>
          <w:sz w:val="18"/>
        </w:rPr>
        <w:t>can</w:t>
      </w:r>
      <w:r>
        <w:rPr>
          <w:rFonts w:ascii="Arial"/>
          <w:spacing w:val="-5"/>
          <w:sz w:val="18"/>
        </w:rPr>
        <w:t xml:space="preserve"> </w:t>
      </w:r>
      <w:ins w:id="34" w:author="Saleh Kalantari" w:date="2026-04-28T12:46:00Z" w16du:dateUtc="2026-04-28T10:46:00Z">
        <w:r w:rsidR="00A619DC">
          <w:rPr>
            <w:rFonts w:ascii="Arial"/>
            <w:spacing w:val="-5"/>
            <w:sz w:val="18"/>
          </w:rPr>
          <w:t xml:space="preserve">potentially </w:t>
        </w:r>
      </w:ins>
      <w:r>
        <w:rPr>
          <w:rFonts w:ascii="Arial"/>
          <w:sz w:val="18"/>
        </w:rPr>
        <w:t>be</w:t>
      </w:r>
      <w:r>
        <w:rPr>
          <w:rFonts w:ascii="Arial"/>
          <w:spacing w:val="-5"/>
          <w:sz w:val="18"/>
        </w:rPr>
        <w:t xml:space="preserve"> </w:t>
      </w:r>
      <w:r>
        <w:rPr>
          <w:rFonts w:ascii="Arial"/>
          <w:sz w:val="18"/>
        </w:rPr>
        <w:t>a</w:t>
      </w:r>
      <w:r>
        <w:rPr>
          <w:rFonts w:ascii="Arial"/>
          <w:spacing w:val="-5"/>
          <w:sz w:val="18"/>
        </w:rPr>
        <w:t xml:space="preserve"> </w:t>
      </w:r>
      <w:r>
        <w:rPr>
          <w:rFonts w:ascii="Arial"/>
          <w:sz w:val="18"/>
        </w:rPr>
        <w:t>useful</w:t>
      </w:r>
      <w:r>
        <w:rPr>
          <w:rFonts w:ascii="Arial"/>
          <w:spacing w:val="-5"/>
          <w:sz w:val="18"/>
        </w:rPr>
        <w:t xml:space="preserve"> </w:t>
      </w:r>
      <w:del w:id="35" w:author="Saleh Kalantari" w:date="2026-04-28T12:46:00Z" w16du:dateUtc="2026-04-28T10:46:00Z">
        <w:r>
          <w:rPr>
            <w:rFonts w:ascii="Arial"/>
            <w:sz w:val="18"/>
          </w:rPr>
          <w:delText>probe</w:delText>
        </w:r>
      </w:del>
      <w:ins w:id="36" w:author="Saleh Kalantari" w:date="2026-04-28T12:46:00Z" w16du:dateUtc="2026-04-28T10:46:00Z">
        <w:r w:rsidR="00A619DC">
          <w:rPr>
            <w:rFonts w:ascii="Arial"/>
            <w:sz w:val="18"/>
          </w:rPr>
          <w:t>aspect</w:t>
        </w:r>
      </w:ins>
      <w:r>
        <w:rPr>
          <w:rFonts w:ascii="Arial"/>
          <w:spacing w:val="-5"/>
          <w:sz w:val="18"/>
        </w:rPr>
        <w:t xml:space="preserve"> </w:t>
      </w:r>
      <w:r>
        <w:rPr>
          <w:rFonts w:ascii="Arial"/>
          <w:sz w:val="18"/>
        </w:rPr>
        <w:t>of</w:t>
      </w:r>
      <w:r>
        <w:rPr>
          <w:rFonts w:ascii="Arial"/>
          <w:spacing w:val="-5"/>
          <w:sz w:val="18"/>
        </w:rPr>
        <w:t xml:space="preserve"> </w:t>
      </w:r>
      <w:r>
        <w:rPr>
          <w:rFonts w:ascii="Arial"/>
          <w:sz w:val="18"/>
        </w:rPr>
        <w:t>model</w:t>
      </w:r>
      <w:r>
        <w:rPr>
          <w:rFonts w:ascii="Arial"/>
          <w:spacing w:val="-5"/>
          <w:sz w:val="18"/>
        </w:rPr>
        <w:t xml:space="preserve"> </w:t>
      </w:r>
      <w:r>
        <w:rPr>
          <w:rFonts w:ascii="Arial"/>
          <w:sz w:val="18"/>
        </w:rPr>
        <w:t>reasoning. The</w:t>
      </w:r>
      <w:r>
        <w:rPr>
          <w:rFonts w:ascii="Arial"/>
          <w:spacing w:val="-5"/>
          <w:sz w:val="18"/>
        </w:rPr>
        <w:t xml:space="preserve"> </w:t>
      </w:r>
      <w:r>
        <w:rPr>
          <w:rFonts w:ascii="Arial"/>
          <w:sz w:val="18"/>
        </w:rPr>
        <w:t>findings</w:t>
      </w:r>
      <w:r>
        <w:rPr>
          <w:rFonts w:ascii="Arial"/>
          <w:spacing w:val="-5"/>
          <w:sz w:val="18"/>
        </w:rPr>
        <w:t xml:space="preserve"> </w:t>
      </w:r>
      <w:r>
        <w:rPr>
          <w:rFonts w:ascii="Arial"/>
          <w:sz w:val="18"/>
        </w:rPr>
        <w:t>are</w:t>
      </w:r>
      <w:r>
        <w:rPr>
          <w:rFonts w:ascii="Arial"/>
          <w:spacing w:val="-5"/>
          <w:sz w:val="18"/>
        </w:rPr>
        <w:t xml:space="preserve"> </w:t>
      </w:r>
      <w:r>
        <w:rPr>
          <w:rFonts w:ascii="Arial"/>
          <w:sz w:val="18"/>
        </w:rPr>
        <w:t>based</w:t>
      </w:r>
      <w:r>
        <w:rPr>
          <w:rFonts w:ascii="Arial"/>
          <w:spacing w:val="-5"/>
          <w:sz w:val="18"/>
        </w:rPr>
        <w:t xml:space="preserve"> </w:t>
      </w:r>
      <w:r>
        <w:rPr>
          <w:rFonts w:ascii="Arial"/>
          <w:sz w:val="18"/>
        </w:rPr>
        <w:t>on</w:t>
      </w:r>
      <w:r>
        <w:rPr>
          <w:rFonts w:ascii="Arial"/>
          <w:spacing w:val="-5"/>
          <w:sz w:val="18"/>
        </w:rPr>
        <w:t xml:space="preserve"> </w:t>
      </w:r>
      <w:r>
        <w:rPr>
          <w:rFonts w:ascii="Arial"/>
          <w:sz w:val="18"/>
        </w:rPr>
        <w:t>multiple</w:t>
      </w:r>
      <w:r>
        <w:rPr>
          <w:rFonts w:ascii="Arial"/>
          <w:spacing w:val="-5"/>
          <w:sz w:val="18"/>
        </w:rPr>
        <w:t xml:space="preserve"> </w:t>
      </w:r>
      <w:r>
        <w:rPr>
          <w:rFonts w:ascii="Arial"/>
          <w:sz w:val="18"/>
        </w:rPr>
        <w:t>choice</w:t>
      </w:r>
      <w:r>
        <w:rPr>
          <w:rFonts w:ascii="Arial"/>
          <w:spacing w:val="-5"/>
          <w:sz w:val="18"/>
        </w:rPr>
        <w:t xml:space="preserve"> </w:t>
      </w:r>
      <w:r>
        <w:rPr>
          <w:rFonts w:ascii="Arial"/>
          <w:sz w:val="18"/>
        </w:rPr>
        <w:t>exam questions and should be interpreted as an evaluation step, rather than direct evidence of readiness for clinical deployment.</w:t>
      </w:r>
    </w:p>
    <w:p w14:paraId="3D3CA362" w14:textId="77777777" w:rsidR="00A40DB8" w:rsidRDefault="00A40DB8">
      <w:pPr>
        <w:pStyle w:val="BodyText"/>
        <w:rPr>
          <w:rFonts w:ascii="Arial"/>
          <w:sz w:val="18"/>
        </w:rPr>
      </w:pPr>
    </w:p>
    <w:p w14:paraId="5A54BD84" w14:textId="77777777" w:rsidR="00A40DB8" w:rsidRDefault="00A40DB8">
      <w:pPr>
        <w:pStyle w:val="BodyText"/>
        <w:spacing w:before="145"/>
        <w:rPr>
          <w:rFonts w:ascii="Arial"/>
          <w:sz w:val="18"/>
        </w:rPr>
      </w:pPr>
    </w:p>
    <w:p w14:paraId="7FF765C3" w14:textId="77777777" w:rsidR="00A40DB8" w:rsidRDefault="00096600">
      <w:pPr>
        <w:pStyle w:val="Heading1"/>
        <w:numPr>
          <w:ilvl w:val="0"/>
          <w:numId w:val="6"/>
        </w:numPr>
        <w:tabs>
          <w:tab w:val="left" w:pos="305"/>
        </w:tabs>
        <w:ind w:left="305" w:hanging="252"/>
      </w:pPr>
      <w:bookmarkStart w:id="37" w:name="Main"/>
      <w:bookmarkEnd w:id="37"/>
      <w:r>
        <w:rPr>
          <w:spacing w:val="-4"/>
        </w:rPr>
        <w:t>Main</w:t>
      </w:r>
    </w:p>
    <w:p w14:paraId="5107F0DC" w14:textId="2BB78189" w:rsidR="00A40DB8" w:rsidRDefault="00096600">
      <w:pPr>
        <w:pStyle w:val="BodyText"/>
        <w:spacing w:before="165" w:line="249" w:lineRule="auto"/>
        <w:ind w:left="46" w:right="378" w:firstLine="6"/>
        <w:jc w:val="both"/>
      </w:pPr>
      <w:r>
        <w:t>Large</w:t>
      </w:r>
      <w:r>
        <w:rPr>
          <w:spacing w:val="13"/>
        </w:rPr>
        <w:t xml:space="preserve"> </w:t>
      </w:r>
      <w:r>
        <w:t>language</w:t>
      </w:r>
      <w:r>
        <w:rPr>
          <w:spacing w:val="13"/>
        </w:rPr>
        <w:t xml:space="preserve"> </w:t>
      </w:r>
      <w:r>
        <w:t>models</w:t>
      </w:r>
      <w:r>
        <w:rPr>
          <w:spacing w:val="12"/>
        </w:rPr>
        <w:t xml:space="preserve"> </w:t>
      </w:r>
      <w:r>
        <w:t>(LLMs)</w:t>
      </w:r>
      <w:r>
        <w:rPr>
          <w:spacing w:val="13"/>
        </w:rPr>
        <w:t xml:space="preserve"> </w:t>
      </w:r>
      <w:r>
        <w:t>have</w:t>
      </w:r>
      <w:r>
        <w:rPr>
          <w:spacing w:val="12"/>
        </w:rPr>
        <w:t xml:space="preserve"> </w:t>
      </w:r>
      <w:r>
        <w:t>shown</w:t>
      </w:r>
      <w:r>
        <w:rPr>
          <w:spacing w:val="12"/>
        </w:rPr>
        <w:t xml:space="preserve"> </w:t>
      </w:r>
      <w:r>
        <w:t>strong</w:t>
      </w:r>
      <w:r>
        <w:rPr>
          <w:spacing w:val="13"/>
        </w:rPr>
        <w:t xml:space="preserve"> </w:t>
      </w:r>
      <w:r>
        <w:t>performance</w:t>
      </w:r>
      <w:r>
        <w:rPr>
          <w:spacing w:val="12"/>
        </w:rPr>
        <w:t xml:space="preserve"> </w:t>
      </w:r>
      <w:del w:id="38" w:author="Saleh Kalantari" w:date="2026-04-28T12:46:00Z" w16du:dateUtc="2026-04-28T10:46:00Z">
        <w:r>
          <w:delText>across</w:delText>
        </w:r>
        <w:r>
          <w:rPr>
            <w:spacing w:val="13"/>
          </w:rPr>
          <w:delText xml:space="preserve"> </w:delText>
        </w:r>
        <w:r>
          <w:delText>a</w:delText>
        </w:r>
        <w:r>
          <w:rPr>
            <w:spacing w:val="13"/>
          </w:rPr>
          <w:delText xml:space="preserve"> </w:delText>
        </w:r>
        <w:r>
          <w:delText>range</w:delText>
        </w:r>
        <w:r>
          <w:rPr>
            <w:spacing w:val="12"/>
          </w:rPr>
          <w:delText xml:space="preserve"> </w:delText>
        </w:r>
        <w:r>
          <w:delText>of</w:delText>
        </w:r>
      </w:del>
      <w:ins w:id="39" w:author="Saleh Kalantari" w:date="2026-04-28T12:46:00Z" w16du:dateUtc="2026-04-28T10:46:00Z">
        <w:r w:rsidR="00385F01">
          <w:t>on</w:t>
        </w:r>
      </w:ins>
      <w:r>
        <w:rPr>
          <w:spacing w:val="13"/>
        </w:rPr>
        <w:t xml:space="preserve"> </w:t>
      </w:r>
      <w:r>
        <w:t>medical</w:t>
      </w:r>
      <w:r w:rsidR="00385F01">
        <w:rPr>
          <w:rPrChange w:id="40" w:author="Saleh Kalantari" w:date="2026-04-28T12:46:00Z" w16du:dateUtc="2026-04-28T10:46:00Z">
            <w:rPr>
              <w:spacing w:val="13"/>
            </w:rPr>
          </w:rPrChange>
        </w:rPr>
        <w:t xml:space="preserve"> </w:t>
      </w:r>
      <w:ins w:id="41" w:author="Saleh Kalantari" w:date="2026-04-28T12:46:00Z" w16du:dateUtc="2026-04-28T10:46:00Z">
        <w:r w:rsidR="00385F01">
          <w:t>diagnostic</w:t>
        </w:r>
        <w:r>
          <w:rPr>
            <w:spacing w:val="13"/>
          </w:rPr>
          <w:t xml:space="preserve"> </w:t>
        </w:r>
      </w:ins>
      <w:r>
        <w:t>tasks</w:t>
      </w:r>
      <w:hyperlink w:anchor="_bookmark4" w:history="1">
        <w:r w:rsidR="00A40DB8">
          <w:rPr>
            <w:color w:val="0000FF"/>
            <w:vertAlign w:val="superscript"/>
          </w:rPr>
          <w:t>1</w:t>
        </w:r>
      </w:hyperlink>
      <w:r>
        <w:t>,</w:t>
      </w:r>
      <w:r>
        <w:rPr>
          <w:spacing w:val="15"/>
        </w:rPr>
        <w:t xml:space="preserve"> </w:t>
      </w:r>
      <w:r>
        <w:t>with</w:t>
      </w:r>
      <w:r>
        <w:rPr>
          <w:spacing w:val="12"/>
        </w:rPr>
        <w:t xml:space="preserve"> </w:t>
      </w:r>
      <w:r>
        <w:t>systems</w:t>
      </w:r>
      <w:r>
        <w:rPr>
          <w:spacing w:val="13"/>
        </w:rPr>
        <w:t xml:space="preserve"> </w:t>
      </w:r>
      <w:del w:id="42" w:author="Saleh Kalantari" w:date="2026-04-28T12:46:00Z" w16du:dateUtc="2026-04-28T10:46:00Z">
        <w:r>
          <w:delText>like</w:delText>
        </w:r>
      </w:del>
      <w:ins w:id="43" w:author="Saleh Kalantari" w:date="2026-04-28T12:46:00Z" w16du:dateUtc="2026-04-28T10:46:00Z">
        <w:r w:rsidR="00C056CD">
          <w:t>such as</w:t>
        </w:r>
      </w:ins>
      <w:r>
        <w:rPr>
          <w:spacing w:val="13"/>
        </w:rPr>
        <w:t xml:space="preserve"> </w:t>
      </w:r>
      <w:r>
        <w:t>GPT-4</w:t>
      </w:r>
      <w:hyperlink w:anchor="_bookmark5" w:history="1">
        <w:r w:rsidR="00A40DB8">
          <w:rPr>
            <w:color w:val="0000FF"/>
            <w:vertAlign w:val="superscript"/>
          </w:rPr>
          <w:t>2</w:t>
        </w:r>
      </w:hyperlink>
      <w:r>
        <w:rPr>
          <w:color w:val="0000FF"/>
        </w:rPr>
        <w:t xml:space="preserve"> </w:t>
      </w:r>
      <w:r>
        <w:t>and MedPaLM</w:t>
      </w:r>
      <w:hyperlink w:anchor="_bookmark6" w:history="1">
        <w:r w:rsidR="00A40DB8">
          <w:rPr>
            <w:color w:val="0000FF"/>
            <w:vertAlign w:val="superscript"/>
          </w:rPr>
          <w:t>3</w:t>
        </w:r>
      </w:hyperlink>
      <w:r>
        <w:rPr>
          <w:color w:val="0000FF"/>
        </w:rPr>
        <w:t xml:space="preserve"> </w:t>
      </w:r>
      <w:r>
        <w:t>outperforming human averages on standardized medical examinations</w:t>
      </w:r>
      <w:hyperlink w:anchor="_bookmark7" w:history="1">
        <w:r w:rsidR="00A40DB8">
          <w:rPr>
            <w:color w:val="0000FF"/>
            <w:vertAlign w:val="superscript"/>
          </w:rPr>
          <w:t>4</w:t>
        </w:r>
      </w:hyperlink>
      <w:r>
        <w:rPr>
          <w:vertAlign w:val="superscript"/>
        </w:rPr>
        <w:t>–</w:t>
      </w:r>
      <w:hyperlink w:anchor="_bookmark8" w:history="1">
        <w:r w:rsidR="00A40DB8">
          <w:rPr>
            <w:color w:val="0000FF"/>
            <w:vertAlign w:val="superscript"/>
          </w:rPr>
          <w:t>8</w:t>
        </w:r>
      </w:hyperlink>
      <w:r>
        <w:t>.</w:t>
      </w:r>
      <w:r>
        <w:rPr>
          <w:spacing w:val="40"/>
        </w:rPr>
        <w:t xml:space="preserve"> </w:t>
      </w:r>
      <w:r>
        <w:t>Multiple LLM companies including</w:t>
      </w:r>
      <w:r>
        <w:rPr>
          <w:spacing w:val="-12"/>
        </w:rPr>
        <w:t xml:space="preserve"> </w:t>
      </w:r>
      <w:r>
        <w:t>OpenAI</w:t>
      </w:r>
      <w:r>
        <w:rPr>
          <w:spacing w:val="-12"/>
        </w:rPr>
        <w:t xml:space="preserve"> </w:t>
      </w:r>
      <w:r>
        <w:t>and</w:t>
      </w:r>
      <w:r>
        <w:rPr>
          <w:spacing w:val="-12"/>
        </w:rPr>
        <w:t xml:space="preserve"> </w:t>
      </w:r>
      <w:r>
        <w:t>Anthropic</w:t>
      </w:r>
      <w:r>
        <w:rPr>
          <w:spacing w:val="-12"/>
        </w:rPr>
        <w:t xml:space="preserve"> </w:t>
      </w:r>
      <w:ins w:id="44" w:author="Saleh Kalantari" w:date="2026-04-28T12:46:00Z" w16du:dateUtc="2026-04-28T10:46:00Z">
        <w:r w:rsidR="00C056CD">
          <w:rPr>
            <w:spacing w:val="-12"/>
          </w:rPr>
          <w:t xml:space="preserve">have </w:t>
        </w:r>
      </w:ins>
      <w:r>
        <w:t>launched</w:t>
      </w:r>
      <w:r>
        <w:rPr>
          <w:spacing w:val="-12"/>
        </w:rPr>
        <w:t xml:space="preserve"> </w:t>
      </w:r>
      <w:r>
        <w:t>the</w:t>
      </w:r>
      <w:r>
        <w:rPr>
          <w:spacing w:val="-12"/>
        </w:rPr>
        <w:t xml:space="preserve"> </w:t>
      </w:r>
      <w:r>
        <w:t>specific</w:t>
      </w:r>
      <w:r>
        <w:rPr>
          <w:spacing w:val="-12"/>
        </w:rPr>
        <w:t xml:space="preserve"> </w:t>
      </w:r>
      <w:r>
        <w:t>HIPAA-</w:t>
      </w:r>
      <w:del w:id="45" w:author="Saleh Kalantari" w:date="2026-04-28T12:46:00Z" w16du:dateUtc="2026-04-28T10:46:00Z">
        <w:r>
          <w:delText>compliance</w:delText>
        </w:r>
      </w:del>
      <w:ins w:id="46" w:author="Saleh Kalantari" w:date="2026-04-28T12:46:00Z" w16du:dateUtc="2026-04-28T10:46:00Z">
        <w:r>
          <w:t>complian</w:t>
        </w:r>
        <w:r w:rsidR="003A7BC3">
          <w:t>t</w:t>
        </w:r>
      </w:ins>
      <w:r>
        <w:rPr>
          <w:spacing w:val="-12"/>
        </w:rPr>
        <w:t xml:space="preserve"> </w:t>
      </w:r>
      <w:r>
        <w:t>LLMs</w:t>
      </w:r>
      <w:del w:id="47" w:author="Saleh Kalantari" w:date="2026-04-28T12:46:00Z" w16du:dateUtc="2026-04-28T10:46:00Z">
        <w:r>
          <w:delText>.</w:delText>
        </w:r>
      </w:del>
      <w:ins w:id="48" w:author="Saleh Kalantari" w:date="2026-04-28T12:46:00Z" w16du:dateUtc="2026-04-28T10:46:00Z">
        <w:r w:rsidR="003A7BC3">
          <w:t xml:space="preserve"> targeting the healthcare market</w:t>
        </w:r>
        <w:r>
          <w:t>.</w:t>
        </w:r>
      </w:ins>
      <w:r>
        <w:rPr>
          <w:spacing w:val="-2"/>
        </w:rPr>
        <w:t xml:space="preserve"> </w:t>
      </w:r>
      <w:r>
        <w:t>However,</w:t>
      </w:r>
      <w:r>
        <w:rPr>
          <w:spacing w:val="-12"/>
        </w:rPr>
        <w:t xml:space="preserve"> </w:t>
      </w:r>
      <w:ins w:id="49" w:author="Saleh Kalantari" w:date="2026-04-28T12:46:00Z" w16du:dateUtc="2026-04-28T10:46:00Z">
        <w:r w:rsidR="003A7BC3">
          <w:rPr>
            <w:spacing w:val="-12"/>
          </w:rPr>
          <w:t xml:space="preserve">the </w:t>
        </w:r>
      </w:ins>
      <w:r>
        <w:t>high</w:t>
      </w:r>
      <w:r>
        <w:rPr>
          <w:spacing w:val="-12"/>
        </w:rPr>
        <w:t xml:space="preserve"> </w:t>
      </w:r>
      <w:r>
        <w:t>performance</w:t>
      </w:r>
      <w:r>
        <w:rPr>
          <w:spacing w:val="-12"/>
        </w:rPr>
        <w:t xml:space="preserve"> </w:t>
      </w:r>
      <w:ins w:id="50" w:author="Saleh Kalantari" w:date="2026-04-28T12:46:00Z" w16du:dateUtc="2026-04-28T10:46:00Z">
        <w:r w:rsidR="003A7BC3">
          <w:rPr>
            <w:spacing w:val="-12"/>
          </w:rPr>
          <w:t xml:space="preserve">of these LLMs </w:t>
        </w:r>
      </w:ins>
      <w:r>
        <w:t>on</w:t>
      </w:r>
      <w:r>
        <w:rPr>
          <w:spacing w:val="-12"/>
        </w:rPr>
        <w:t xml:space="preserve"> </w:t>
      </w:r>
      <w:r>
        <w:t>exam-style datasets</w:t>
      </w:r>
      <w:r>
        <w:rPr>
          <w:spacing w:val="-1"/>
        </w:rPr>
        <w:t xml:space="preserve"> </w:t>
      </w:r>
      <w:r>
        <w:t>may</w:t>
      </w:r>
      <w:r>
        <w:rPr>
          <w:spacing w:val="-1"/>
        </w:rPr>
        <w:t xml:space="preserve"> </w:t>
      </w:r>
      <w:r>
        <w:t>overstate</w:t>
      </w:r>
      <w:r>
        <w:rPr>
          <w:spacing w:val="-1"/>
        </w:rPr>
        <w:t xml:space="preserve"> </w:t>
      </w:r>
      <w:del w:id="51" w:author="Saleh Kalantari" w:date="2026-04-28T12:46:00Z" w16du:dateUtc="2026-04-28T10:46:00Z">
        <w:r>
          <w:delText>a</w:delText>
        </w:r>
        <w:r>
          <w:rPr>
            <w:spacing w:val="-1"/>
          </w:rPr>
          <w:delText xml:space="preserve"> </w:delText>
        </w:r>
        <w:r>
          <w:delText>LLM’s</w:delText>
        </w:r>
      </w:del>
      <w:ins w:id="52" w:author="Saleh Kalantari" w:date="2026-04-28T12:46:00Z" w16du:dateUtc="2026-04-28T10:46:00Z">
        <w:r w:rsidR="003A7BC3">
          <w:t>their</w:t>
        </w:r>
      </w:ins>
      <w:r>
        <w:rPr>
          <w:spacing w:val="-1"/>
        </w:rPr>
        <w:t xml:space="preserve"> </w:t>
      </w:r>
      <w:r>
        <w:t>generalizability</w:t>
      </w:r>
      <w:hyperlink w:anchor="_bookmark9" w:history="1">
        <w:r w:rsidR="00A40DB8">
          <w:rPr>
            <w:color w:val="0000FF"/>
            <w:vertAlign w:val="superscript"/>
          </w:rPr>
          <w:t>9</w:t>
        </w:r>
      </w:hyperlink>
      <w:r>
        <w:rPr>
          <w:vertAlign w:val="superscript"/>
        </w:rPr>
        <w:t>–</w:t>
      </w:r>
      <w:hyperlink w:anchor="_bookmark10" w:history="1">
        <w:r w:rsidR="00A40DB8">
          <w:rPr>
            <w:color w:val="0000FF"/>
            <w:vertAlign w:val="superscript"/>
          </w:rPr>
          <w:t>11</w:t>
        </w:r>
      </w:hyperlink>
      <w:r>
        <w:t>,</w:t>
      </w:r>
      <w:r>
        <w:rPr>
          <w:spacing w:val="-1"/>
        </w:rPr>
        <w:t xml:space="preserve"> </w:t>
      </w:r>
      <w:del w:id="53" w:author="Saleh Kalantari" w:date="2026-04-28T12:46:00Z" w16du:dateUtc="2026-04-28T10:46:00Z">
        <w:r>
          <w:delText>as</w:delText>
        </w:r>
        <w:r>
          <w:rPr>
            <w:spacing w:val="-1"/>
          </w:rPr>
          <w:delText xml:space="preserve"> </w:delText>
        </w:r>
        <w:r>
          <w:delText>many</w:delText>
        </w:r>
      </w:del>
      <w:ins w:id="54" w:author="Saleh Kalantari" w:date="2026-04-28T12:46:00Z" w16du:dateUtc="2026-04-28T10:46:00Z">
        <w:r w:rsidR="003A7BC3">
          <w:t>due to</w:t>
        </w:r>
        <w:r>
          <w:rPr>
            <w:spacing w:val="-1"/>
          </w:rPr>
          <w:t xml:space="preserve"> </w:t>
        </w:r>
        <w:r w:rsidR="003A7BC3">
          <w:t>multiple-choice exam</w:t>
        </w:r>
      </w:ins>
      <w:r>
        <w:rPr>
          <w:spacing w:val="-1"/>
        </w:rPr>
        <w:t xml:space="preserve"> </w:t>
      </w:r>
      <w:r>
        <w:t>tasks</w:t>
      </w:r>
      <w:r>
        <w:rPr>
          <w:spacing w:val="-1"/>
        </w:rPr>
        <w:t xml:space="preserve"> </w:t>
      </w:r>
      <w:del w:id="55" w:author="Saleh Kalantari" w:date="2026-04-28T12:46:00Z" w16du:dateUtc="2026-04-28T10:46:00Z">
        <w:r>
          <w:delText>do</w:delText>
        </w:r>
        <w:r>
          <w:rPr>
            <w:spacing w:val="-1"/>
          </w:rPr>
          <w:delText xml:space="preserve"> </w:delText>
        </w:r>
      </w:del>
      <w:r>
        <w:t>not</w:t>
      </w:r>
      <w:r>
        <w:rPr>
          <w:spacing w:val="-1"/>
        </w:rPr>
        <w:t xml:space="preserve"> </w:t>
      </w:r>
      <w:del w:id="56" w:author="Saleh Kalantari" w:date="2026-04-28T12:46:00Z" w16du:dateUtc="2026-04-28T10:46:00Z">
        <w:r>
          <w:delText>reflect</w:delText>
        </w:r>
      </w:del>
      <w:ins w:id="57" w:author="Saleh Kalantari" w:date="2026-04-28T12:46:00Z" w16du:dateUtc="2026-04-28T10:46:00Z">
        <w:r>
          <w:t>reflect</w:t>
        </w:r>
        <w:r w:rsidR="003A7BC3">
          <w:t>ing</w:t>
        </w:r>
      </w:ins>
      <w:r>
        <w:rPr>
          <w:spacing w:val="-1"/>
        </w:rPr>
        <w:t xml:space="preserve"> </w:t>
      </w:r>
      <w:r>
        <w:t>the</w:t>
      </w:r>
      <w:r>
        <w:rPr>
          <w:spacing w:val="-1"/>
        </w:rPr>
        <w:t xml:space="preserve"> </w:t>
      </w:r>
      <w:r>
        <w:t>complexity</w:t>
      </w:r>
      <w:r>
        <w:rPr>
          <w:spacing w:val="-1"/>
        </w:rPr>
        <w:t xml:space="preserve"> </w:t>
      </w:r>
      <w:r>
        <w:t>of</w:t>
      </w:r>
      <w:r>
        <w:rPr>
          <w:spacing w:val="-1"/>
        </w:rPr>
        <w:t xml:space="preserve"> </w:t>
      </w:r>
      <w:r>
        <w:t>real-world</w:t>
      </w:r>
      <w:r>
        <w:rPr>
          <w:spacing w:val="-1"/>
        </w:rPr>
        <w:t xml:space="preserve"> </w:t>
      </w:r>
      <w:r>
        <w:t>use</w:t>
      </w:r>
      <w:r>
        <w:rPr>
          <w:spacing w:val="-1"/>
        </w:rPr>
        <w:t xml:space="preserve"> </w:t>
      </w:r>
      <w:r>
        <w:t>cases</w:t>
      </w:r>
      <w:ins w:id="58" w:author="Saleh Kalantari" w:date="2026-04-28T12:46:00Z" w16du:dateUtc="2026-04-28T10:46:00Z">
        <w:r w:rsidR="003A7BC3">
          <w:t>, among other issues</w:t>
        </w:r>
      </w:ins>
      <w:hyperlink w:anchor="_bookmark11" w:history="1">
        <w:r w:rsidR="00A40DB8">
          <w:rPr>
            <w:color w:val="0000FF"/>
            <w:vertAlign w:val="superscript"/>
          </w:rPr>
          <w:t>12</w:t>
        </w:r>
      </w:hyperlink>
      <w:r>
        <w:t xml:space="preserve">. In human-facing settings, it </w:t>
      </w:r>
      <w:commentRangeStart w:id="59"/>
      <w:r>
        <w:t>is crucial to understand how models filter and prioritize relevant information</w:t>
      </w:r>
      <w:hyperlink w:anchor="_bookmark12" w:history="1">
        <w:r w:rsidR="00A40DB8">
          <w:rPr>
            <w:color w:val="0000FF"/>
            <w:vertAlign w:val="superscript"/>
          </w:rPr>
          <w:t>13</w:t>
        </w:r>
      </w:hyperlink>
      <w:r>
        <w:t>.</w:t>
      </w:r>
    </w:p>
    <w:p w14:paraId="38B00DE6" w14:textId="77777777" w:rsidR="00A40DB8" w:rsidRDefault="00096600">
      <w:pPr>
        <w:pStyle w:val="BodyText"/>
        <w:spacing w:before="26" w:line="249" w:lineRule="auto"/>
        <w:ind w:left="53" w:right="386" w:firstLine="298"/>
        <w:jc w:val="both"/>
      </w:pPr>
      <w:r>
        <w:t>Estimation of contextual relevance is a critical aspect in many applications</w:t>
      </w:r>
      <w:hyperlink w:anchor="_bookmark13" w:history="1">
        <w:r w:rsidR="00A40DB8">
          <w:rPr>
            <w:color w:val="0000FF"/>
            <w:vertAlign w:val="superscript"/>
          </w:rPr>
          <w:t>14</w:t>
        </w:r>
      </w:hyperlink>
      <w:r>
        <w:rPr>
          <w:vertAlign w:val="superscript"/>
        </w:rPr>
        <w:t>–</w:t>
      </w:r>
      <w:hyperlink w:anchor="_bookmark14" w:history="1">
        <w:r w:rsidR="00A40DB8">
          <w:rPr>
            <w:color w:val="0000FF"/>
            <w:vertAlign w:val="superscript"/>
          </w:rPr>
          <w:t>16</w:t>
        </w:r>
      </w:hyperlink>
      <w:r>
        <w:t>. Techniques such as semantic entropy</w:t>
      </w:r>
      <w:hyperlink w:anchor="_bookmark15" w:history="1">
        <w:r w:rsidR="00A40DB8">
          <w:rPr>
            <w:color w:val="0000FF"/>
            <w:vertAlign w:val="superscript"/>
          </w:rPr>
          <w:t>17</w:t>
        </w:r>
      </w:hyperlink>
      <w:r>
        <w:t>, influence</w:t>
      </w:r>
      <w:r>
        <w:rPr>
          <w:spacing w:val="-7"/>
        </w:rPr>
        <w:t xml:space="preserve"> </w:t>
      </w:r>
      <w:r>
        <w:t>functions</w:t>
      </w:r>
      <w:hyperlink w:anchor="_bookmark16" w:history="1">
        <w:r w:rsidR="00A40DB8">
          <w:rPr>
            <w:color w:val="0000FF"/>
            <w:vertAlign w:val="superscript"/>
          </w:rPr>
          <w:t>18</w:t>
        </w:r>
      </w:hyperlink>
      <w:r>
        <w:t>,</w:t>
      </w:r>
      <w:r>
        <w:rPr>
          <w:spacing w:val="-6"/>
        </w:rPr>
        <w:t xml:space="preserve"> </w:t>
      </w:r>
      <w:r>
        <w:t>context</w:t>
      </w:r>
      <w:r>
        <w:rPr>
          <w:spacing w:val="-6"/>
        </w:rPr>
        <w:t xml:space="preserve"> </w:t>
      </w:r>
      <w:r>
        <w:t>attribution</w:t>
      </w:r>
      <w:hyperlink w:anchor="_bookmark17" w:history="1">
        <w:r w:rsidR="00A40DB8">
          <w:rPr>
            <w:color w:val="0000FF"/>
            <w:vertAlign w:val="superscript"/>
          </w:rPr>
          <w:t>19</w:t>
        </w:r>
      </w:hyperlink>
      <w:r>
        <w:rPr>
          <w:vertAlign w:val="superscript"/>
        </w:rPr>
        <w:t>,</w:t>
      </w:r>
      <w:hyperlink w:anchor="_bookmark18" w:history="1">
        <w:r w:rsidR="00A40DB8">
          <w:rPr>
            <w:color w:val="0000FF"/>
            <w:vertAlign w:val="superscript"/>
          </w:rPr>
          <w:t>20</w:t>
        </w:r>
      </w:hyperlink>
      <w:r>
        <w:t>,</w:t>
      </w:r>
      <w:r>
        <w:rPr>
          <w:spacing w:val="-6"/>
        </w:rPr>
        <w:t xml:space="preserve"> </w:t>
      </w:r>
      <w:r>
        <w:t>and</w:t>
      </w:r>
      <w:r>
        <w:rPr>
          <w:spacing w:val="-7"/>
        </w:rPr>
        <w:t xml:space="preserve"> </w:t>
      </w:r>
      <w:r>
        <w:t>evidence</w:t>
      </w:r>
      <w:r>
        <w:rPr>
          <w:spacing w:val="-7"/>
        </w:rPr>
        <w:t xml:space="preserve"> </w:t>
      </w:r>
      <w:r>
        <w:t>inference</w:t>
      </w:r>
      <w:hyperlink w:anchor="_bookmark19" w:history="1">
        <w:r w:rsidR="00A40DB8">
          <w:rPr>
            <w:color w:val="0000FF"/>
            <w:vertAlign w:val="superscript"/>
          </w:rPr>
          <w:t>21</w:t>
        </w:r>
      </w:hyperlink>
      <w:r>
        <w:rPr>
          <w:color w:val="0000FF"/>
        </w:rPr>
        <w:t xml:space="preserve"> </w:t>
      </w:r>
      <w:r>
        <w:t>have</w:t>
      </w:r>
      <w:r>
        <w:rPr>
          <w:spacing w:val="-7"/>
        </w:rPr>
        <w:t xml:space="preserve"> </w:t>
      </w:r>
      <w:r>
        <w:t>been</w:t>
      </w:r>
      <w:r>
        <w:rPr>
          <w:spacing w:val="-7"/>
        </w:rPr>
        <w:t xml:space="preserve"> </w:t>
      </w:r>
      <w:r>
        <w:t>employed</w:t>
      </w:r>
      <w:r>
        <w:rPr>
          <w:spacing w:val="-6"/>
        </w:rPr>
        <w:t xml:space="preserve"> </w:t>
      </w:r>
      <w:r>
        <w:t>to</w:t>
      </w:r>
      <w:r>
        <w:rPr>
          <w:spacing w:val="-7"/>
        </w:rPr>
        <w:t xml:space="preserve"> </w:t>
      </w:r>
      <w:r>
        <w:t>assess</w:t>
      </w:r>
      <w:r>
        <w:rPr>
          <w:spacing w:val="-7"/>
        </w:rPr>
        <w:t xml:space="preserve"> </w:t>
      </w:r>
      <w:r>
        <w:t>which</w:t>
      </w:r>
      <w:r>
        <w:rPr>
          <w:spacing w:val="-6"/>
        </w:rPr>
        <w:t xml:space="preserve"> </w:t>
      </w:r>
      <w:r>
        <w:t>elements</w:t>
      </w:r>
      <w:r>
        <w:rPr>
          <w:spacing w:val="-7"/>
        </w:rPr>
        <w:t xml:space="preserve"> </w:t>
      </w:r>
      <w:r>
        <w:t>within</w:t>
      </w:r>
      <w:r>
        <w:rPr>
          <w:spacing w:val="-6"/>
        </w:rPr>
        <w:t xml:space="preserve"> </w:t>
      </w:r>
      <w:r>
        <w:t>a context hold the most importance. Despite these efforts, existing relevance estimations are often imprecise and noisy, with models sometimes producing misleading or overly confident assessments that deviate from human judgment</w:t>
      </w:r>
      <w:hyperlink w:anchor="_bookmark20" w:history="1">
        <w:r w:rsidR="00A40DB8">
          <w:rPr>
            <w:color w:val="0000FF"/>
            <w:vertAlign w:val="superscript"/>
          </w:rPr>
          <w:t>22</w:t>
        </w:r>
      </w:hyperlink>
      <w:r>
        <w:t>. Even when estimations appear less noisy, model-generated relevance labels may not concord with those of human experts. This gap is particularly concerning in human-facing domains where alignment with expert judgment is necessary</w:t>
      </w:r>
      <w:hyperlink w:anchor="_bookmark21" w:history="1">
        <w:r w:rsidR="00A40DB8">
          <w:rPr>
            <w:color w:val="0000FF"/>
            <w:vertAlign w:val="superscript"/>
          </w:rPr>
          <w:t>23</w:t>
        </w:r>
      </w:hyperlink>
      <w:r>
        <w:rPr>
          <w:vertAlign w:val="superscript"/>
        </w:rPr>
        <w:t>,</w:t>
      </w:r>
      <w:hyperlink w:anchor="_bookmark22" w:history="1">
        <w:r w:rsidR="00A40DB8">
          <w:rPr>
            <w:color w:val="0000FF"/>
            <w:vertAlign w:val="superscript"/>
          </w:rPr>
          <w:t>24</w:t>
        </w:r>
      </w:hyperlink>
      <w:r>
        <w:t>.</w:t>
      </w:r>
      <w:commentRangeEnd w:id="59"/>
      <w:r w:rsidR="00EF2269">
        <w:rPr>
          <w:rStyle w:val="CommentReference"/>
          <w:sz w:val="20"/>
          <w:szCs w:val="20"/>
        </w:rPr>
        <w:commentReference w:id="59"/>
      </w:r>
    </w:p>
    <w:p w14:paraId="5512128F" w14:textId="77777777" w:rsidR="00A40DB8" w:rsidRDefault="00096600">
      <w:pPr>
        <w:pStyle w:val="BodyText"/>
        <w:spacing w:before="27" w:line="249" w:lineRule="auto"/>
        <w:ind w:left="53" w:right="386" w:firstLine="298"/>
        <w:jc w:val="both"/>
      </w:pPr>
      <w:r>
        <w:t>Models</w:t>
      </w:r>
      <w:r>
        <w:rPr>
          <w:spacing w:val="-13"/>
        </w:rPr>
        <w:t xml:space="preserve"> </w:t>
      </w:r>
      <w:r>
        <w:t>may</w:t>
      </w:r>
      <w:r>
        <w:rPr>
          <w:spacing w:val="-12"/>
        </w:rPr>
        <w:t xml:space="preserve"> </w:t>
      </w:r>
      <w:r>
        <w:t>depend</w:t>
      </w:r>
      <w:r>
        <w:rPr>
          <w:spacing w:val="-13"/>
        </w:rPr>
        <w:t xml:space="preserve"> </w:t>
      </w:r>
      <w:r>
        <w:t>on</w:t>
      </w:r>
      <w:r>
        <w:rPr>
          <w:spacing w:val="-12"/>
        </w:rPr>
        <w:t xml:space="preserve"> </w:t>
      </w:r>
      <w:r>
        <w:t>input</w:t>
      </w:r>
      <w:r>
        <w:rPr>
          <w:spacing w:val="-13"/>
        </w:rPr>
        <w:t xml:space="preserve"> </w:t>
      </w:r>
      <w:r>
        <w:t>features</w:t>
      </w:r>
      <w:r>
        <w:rPr>
          <w:spacing w:val="-12"/>
        </w:rPr>
        <w:t xml:space="preserve"> </w:t>
      </w:r>
      <w:r>
        <w:t>that</w:t>
      </w:r>
      <w:r>
        <w:rPr>
          <w:spacing w:val="-13"/>
        </w:rPr>
        <w:t xml:space="preserve"> </w:t>
      </w:r>
      <w:r>
        <w:t>a</w:t>
      </w:r>
      <w:r>
        <w:rPr>
          <w:spacing w:val="-12"/>
        </w:rPr>
        <w:t xml:space="preserve"> </w:t>
      </w:r>
      <w:r>
        <w:t>clinician</w:t>
      </w:r>
      <w:r>
        <w:rPr>
          <w:spacing w:val="-13"/>
        </w:rPr>
        <w:t xml:space="preserve"> </w:t>
      </w:r>
      <w:r>
        <w:t>would</w:t>
      </w:r>
      <w:r>
        <w:rPr>
          <w:spacing w:val="-12"/>
        </w:rPr>
        <w:t xml:space="preserve"> </w:t>
      </w:r>
      <w:r>
        <w:t>not</w:t>
      </w:r>
      <w:r>
        <w:rPr>
          <w:spacing w:val="-13"/>
        </w:rPr>
        <w:t xml:space="preserve"> </w:t>
      </w:r>
      <w:r>
        <w:t>treat</w:t>
      </w:r>
      <w:r>
        <w:rPr>
          <w:spacing w:val="-12"/>
        </w:rPr>
        <w:t xml:space="preserve"> </w:t>
      </w:r>
      <w:r>
        <w:t>as</w:t>
      </w:r>
      <w:r>
        <w:rPr>
          <w:spacing w:val="-13"/>
        </w:rPr>
        <w:t xml:space="preserve"> </w:t>
      </w:r>
      <w:r>
        <w:t>informative</w:t>
      </w:r>
      <w:hyperlink w:anchor="_bookmark23" w:history="1">
        <w:r w:rsidR="00A40DB8">
          <w:rPr>
            <w:color w:val="0000FF"/>
            <w:vertAlign w:val="superscript"/>
          </w:rPr>
          <w:t>25</w:t>
        </w:r>
      </w:hyperlink>
      <w:r>
        <w:t>.</w:t>
      </w:r>
      <w:r>
        <w:rPr>
          <w:spacing w:val="-6"/>
        </w:rPr>
        <w:t xml:space="preserve"> </w:t>
      </w:r>
      <w:r>
        <w:t>Prior</w:t>
      </w:r>
      <w:r>
        <w:rPr>
          <w:spacing w:val="-13"/>
        </w:rPr>
        <w:t xml:space="preserve"> </w:t>
      </w:r>
      <w:r>
        <w:t>work</w:t>
      </w:r>
      <w:r>
        <w:rPr>
          <w:spacing w:val="-12"/>
        </w:rPr>
        <w:t xml:space="preserve"> </w:t>
      </w:r>
      <w:r>
        <w:t>has</w:t>
      </w:r>
      <w:r>
        <w:rPr>
          <w:spacing w:val="-13"/>
        </w:rPr>
        <w:t xml:space="preserve"> </w:t>
      </w:r>
      <w:r>
        <w:t>shown</w:t>
      </w:r>
      <w:r>
        <w:rPr>
          <w:spacing w:val="-12"/>
        </w:rPr>
        <w:t xml:space="preserve"> </w:t>
      </w:r>
      <w:r>
        <w:t>that</w:t>
      </w:r>
      <w:r>
        <w:rPr>
          <w:spacing w:val="-13"/>
        </w:rPr>
        <w:t xml:space="preserve"> </w:t>
      </w:r>
      <w:r>
        <w:t>restricting inputs</w:t>
      </w:r>
      <w:r>
        <w:rPr>
          <w:spacing w:val="-10"/>
        </w:rPr>
        <w:t xml:space="preserve"> </w:t>
      </w:r>
      <w:r>
        <w:t>to</w:t>
      </w:r>
      <w:r>
        <w:rPr>
          <w:spacing w:val="-10"/>
        </w:rPr>
        <w:t xml:space="preserve"> </w:t>
      </w:r>
      <w:r>
        <w:t>relevant</w:t>
      </w:r>
      <w:r>
        <w:rPr>
          <w:spacing w:val="-10"/>
        </w:rPr>
        <w:t xml:space="preserve"> </w:t>
      </w:r>
      <w:r>
        <w:t>content</w:t>
      </w:r>
      <w:r>
        <w:rPr>
          <w:spacing w:val="-10"/>
        </w:rPr>
        <w:t xml:space="preserve"> </w:t>
      </w:r>
      <w:r>
        <w:t>can</w:t>
      </w:r>
      <w:r>
        <w:rPr>
          <w:spacing w:val="-10"/>
        </w:rPr>
        <w:t xml:space="preserve"> </w:t>
      </w:r>
      <w:r>
        <w:t>reduce</w:t>
      </w:r>
      <w:r>
        <w:rPr>
          <w:spacing w:val="-10"/>
        </w:rPr>
        <w:t xml:space="preserve"> </w:t>
      </w:r>
      <w:r>
        <w:t>distraction,</w:t>
      </w:r>
      <w:r>
        <w:rPr>
          <w:spacing w:val="-10"/>
        </w:rPr>
        <w:t xml:space="preserve"> </w:t>
      </w:r>
      <w:r>
        <w:t>streamline</w:t>
      </w:r>
      <w:r>
        <w:rPr>
          <w:spacing w:val="-10"/>
        </w:rPr>
        <w:t xml:space="preserve"> </w:t>
      </w:r>
      <w:r>
        <w:t>evidence</w:t>
      </w:r>
      <w:r>
        <w:rPr>
          <w:spacing w:val="-10"/>
        </w:rPr>
        <w:t xml:space="preserve"> </w:t>
      </w:r>
      <w:r>
        <w:t>integration,</w:t>
      </w:r>
      <w:r>
        <w:rPr>
          <w:spacing w:val="-10"/>
        </w:rPr>
        <w:t xml:space="preserve"> </w:t>
      </w:r>
      <w:r>
        <w:t>and</w:t>
      </w:r>
      <w:r>
        <w:rPr>
          <w:spacing w:val="-10"/>
        </w:rPr>
        <w:t xml:space="preserve"> </w:t>
      </w:r>
      <w:r>
        <w:t>lower</w:t>
      </w:r>
      <w:r>
        <w:rPr>
          <w:spacing w:val="-10"/>
        </w:rPr>
        <w:t xml:space="preserve"> </w:t>
      </w:r>
      <w:r>
        <w:t>memory</w:t>
      </w:r>
      <w:r>
        <w:rPr>
          <w:spacing w:val="-10"/>
        </w:rPr>
        <w:t xml:space="preserve"> </w:t>
      </w:r>
      <w:r>
        <w:t>requirements</w:t>
      </w:r>
      <w:hyperlink w:anchor="_bookmark24" w:history="1">
        <w:r w:rsidR="00A40DB8">
          <w:rPr>
            <w:color w:val="0000FF"/>
            <w:vertAlign w:val="superscript"/>
          </w:rPr>
          <w:t>26</w:t>
        </w:r>
      </w:hyperlink>
      <w:r>
        <w:rPr>
          <w:vertAlign w:val="superscript"/>
        </w:rPr>
        <w:t>–</w:t>
      </w:r>
      <w:hyperlink w:anchor="_bookmark25" w:history="1">
        <w:r w:rsidR="00A40DB8">
          <w:rPr>
            <w:color w:val="0000FF"/>
            <w:vertAlign w:val="superscript"/>
          </w:rPr>
          <w:t>29</w:t>
        </w:r>
      </w:hyperlink>
      <w:r>
        <w:t xml:space="preserve">. Small, clinically unimportant perturbations of medical questions have also been shown to produce statistically significant shifts in </w:t>
      </w:r>
      <w:r>
        <w:rPr>
          <w:spacing w:val="-2"/>
        </w:rPr>
        <w:t>model</w:t>
      </w:r>
      <w:r>
        <w:rPr>
          <w:spacing w:val="-9"/>
        </w:rPr>
        <w:t xml:space="preserve"> </w:t>
      </w:r>
      <w:r>
        <w:rPr>
          <w:spacing w:val="-2"/>
        </w:rPr>
        <w:t>treatment</w:t>
      </w:r>
      <w:r>
        <w:rPr>
          <w:spacing w:val="-9"/>
        </w:rPr>
        <w:t xml:space="preserve"> </w:t>
      </w:r>
      <w:r>
        <w:rPr>
          <w:spacing w:val="-2"/>
        </w:rPr>
        <w:t>recommendations</w:t>
      </w:r>
      <w:hyperlink w:anchor="_bookmark26" w:history="1">
        <w:r w:rsidR="00A40DB8">
          <w:rPr>
            <w:color w:val="0000FF"/>
            <w:spacing w:val="-2"/>
            <w:vertAlign w:val="superscript"/>
          </w:rPr>
          <w:t>30</w:t>
        </w:r>
      </w:hyperlink>
      <w:r>
        <w:rPr>
          <w:spacing w:val="-2"/>
        </w:rPr>
        <w:t>.</w:t>
      </w:r>
      <w:r>
        <w:rPr>
          <w:spacing w:val="6"/>
        </w:rPr>
        <w:t xml:space="preserve"> </w:t>
      </w:r>
      <w:r>
        <w:rPr>
          <w:spacing w:val="-2"/>
        </w:rPr>
        <w:t>To</w:t>
      </w:r>
      <w:r>
        <w:rPr>
          <w:spacing w:val="-9"/>
        </w:rPr>
        <w:t xml:space="preserve"> </w:t>
      </w:r>
      <w:r>
        <w:rPr>
          <w:spacing w:val="-2"/>
        </w:rPr>
        <w:t>date,</w:t>
      </w:r>
      <w:r>
        <w:rPr>
          <w:spacing w:val="-8"/>
        </w:rPr>
        <w:t xml:space="preserve"> </w:t>
      </w:r>
      <w:r>
        <w:rPr>
          <w:spacing w:val="-2"/>
        </w:rPr>
        <w:t>however,</w:t>
      </w:r>
      <w:r>
        <w:rPr>
          <w:spacing w:val="-8"/>
        </w:rPr>
        <w:t xml:space="preserve"> </w:t>
      </w:r>
      <w:r>
        <w:rPr>
          <w:spacing w:val="-2"/>
        </w:rPr>
        <w:t>little</w:t>
      </w:r>
      <w:r>
        <w:rPr>
          <w:spacing w:val="-9"/>
        </w:rPr>
        <w:t xml:space="preserve"> </w:t>
      </w:r>
      <w:r>
        <w:rPr>
          <w:spacing w:val="-2"/>
        </w:rPr>
        <w:t>work</w:t>
      </w:r>
      <w:r>
        <w:rPr>
          <w:spacing w:val="-9"/>
        </w:rPr>
        <w:t xml:space="preserve"> </w:t>
      </w:r>
      <w:r>
        <w:rPr>
          <w:spacing w:val="-2"/>
        </w:rPr>
        <w:t>has</w:t>
      </w:r>
      <w:r>
        <w:rPr>
          <w:spacing w:val="-9"/>
        </w:rPr>
        <w:t xml:space="preserve"> </w:t>
      </w:r>
      <w:r>
        <w:rPr>
          <w:spacing w:val="-2"/>
        </w:rPr>
        <w:t>examined</w:t>
      </w:r>
      <w:r>
        <w:rPr>
          <w:spacing w:val="-9"/>
        </w:rPr>
        <w:t xml:space="preserve"> </w:t>
      </w:r>
      <w:r>
        <w:rPr>
          <w:spacing w:val="-2"/>
        </w:rPr>
        <w:t>whether</w:t>
      </w:r>
      <w:r>
        <w:rPr>
          <w:spacing w:val="-9"/>
        </w:rPr>
        <w:t xml:space="preserve"> </w:t>
      </w:r>
      <w:r>
        <w:rPr>
          <w:spacing w:val="-2"/>
        </w:rPr>
        <w:t>models</w:t>
      </w:r>
      <w:r>
        <w:rPr>
          <w:spacing w:val="-9"/>
        </w:rPr>
        <w:t xml:space="preserve"> </w:t>
      </w:r>
      <w:r>
        <w:rPr>
          <w:spacing w:val="-2"/>
        </w:rPr>
        <w:t>and</w:t>
      </w:r>
      <w:r>
        <w:rPr>
          <w:spacing w:val="-9"/>
        </w:rPr>
        <w:t xml:space="preserve"> </w:t>
      </w:r>
      <w:r>
        <w:rPr>
          <w:spacing w:val="-2"/>
        </w:rPr>
        <w:t>physicians</w:t>
      </w:r>
      <w:r>
        <w:rPr>
          <w:spacing w:val="-9"/>
        </w:rPr>
        <w:t xml:space="preserve"> </w:t>
      </w:r>
      <w:r>
        <w:rPr>
          <w:spacing w:val="-2"/>
        </w:rPr>
        <w:t>agree</w:t>
      </w:r>
      <w:r>
        <w:rPr>
          <w:spacing w:val="-10"/>
        </w:rPr>
        <w:t xml:space="preserve"> </w:t>
      </w:r>
      <w:r>
        <w:rPr>
          <w:spacing w:val="-2"/>
        </w:rPr>
        <w:t>on</w:t>
      </w:r>
      <w:r>
        <w:rPr>
          <w:spacing w:val="-9"/>
        </w:rPr>
        <w:t xml:space="preserve"> </w:t>
      </w:r>
      <w:r>
        <w:rPr>
          <w:spacing w:val="-2"/>
        </w:rPr>
        <w:t xml:space="preserve">which </w:t>
      </w:r>
      <w:r>
        <w:t xml:space="preserve">case information is worth attending to, or whether concentrating models on such content measurably improves downstream </w:t>
      </w:r>
      <w:r>
        <w:rPr>
          <w:spacing w:val="-2"/>
        </w:rPr>
        <w:t>answers.</w:t>
      </w:r>
    </w:p>
    <w:p w14:paraId="315EE845" w14:textId="7404DA7C" w:rsidR="00A40DB8" w:rsidRDefault="00096600">
      <w:pPr>
        <w:pStyle w:val="BodyText"/>
        <w:spacing w:before="26"/>
        <w:ind w:left="352"/>
        <w:jc w:val="both"/>
      </w:pPr>
      <w:r>
        <w:lastRenderedPageBreak/>
        <w:t>Characterizing</w:t>
      </w:r>
      <w:r w:rsidR="000B7CCB">
        <w:rPr>
          <w:rPrChange w:id="60" w:author="Saleh Kalantari" w:date="2026-04-28T12:46:00Z" w16du:dateUtc="2026-04-28T10:46:00Z">
            <w:rPr>
              <w:spacing w:val="-10"/>
            </w:rPr>
          </w:rPrChange>
        </w:rPr>
        <w:t xml:space="preserve"> </w:t>
      </w:r>
      <w:del w:id="61" w:author="Saleh Kalantari" w:date="2026-04-28T12:46:00Z" w16du:dateUtc="2026-04-28T10:46:00Z">
        <w:r>
          <w:delText>whether</w:delText>
        </w:r>
      </w:del>
      <w:ins w:id="62" w:author="Saleh Kalantari" w:date="2026-04-28T12:46:00Z" w16du:dateUtc="2026-04-28T10:46:00Z">
        <w:r w:rsidR="000B7CCB">
          <w:t>the extent to which</w:t>
        </w:r>
      </w:ins>
      <w:r>
        <w:rPr>
          <w:spacing w:val="-11"/>
        </w:rPr>
        <w:t xml:space="preserve"> </w:t>
      </w:r>
      <w:r>
        <w:t>LLMs</w:t>
      </w:r>
      <w:r>
        <w:rPr>
          <w:spacing w:val="-10"/>
        </w:rPr>
        <w:t xml:space="preserve"> </w:t>
      </w:r>
      <w:r>
        <w:t>attend</w:t>
      </w:r>
      <w:r>
        <w:rPr>
          <w:spacing w:val="-10"/>
        </w:rPr>
        <w:t xml:space="preserve"> </w:t>
      </w:r>
      <w:r>
        <w:t>to</w:t>
      </w:r>
      <w:r>
        <w:rPr>
          <w:spacing w:val="-9"/>
        </w:rPr>
        <w:t xml:space="preserve"> </w:t>
      </w:r>
      <w:r>
        <w:t>the</w:t>
      </w:r>
      <w:r>
        <w:rPr>
          <w:spacing w:val="-10"/>
        </w:rPr>
        <w:t xml:space="preserve"> </w:t>
      </w:r>
      <w:r>
        <w:t>same</w:t>
      </w:r>
      <w:r>
        <w:rPr>
          <w:spacing w:val="-11"/>
        </w:rPr>
        <w:t xml:space="preserve"> </w:t>
      </w:r>
      <w:r>
        <w:t>input</w:t>
      </w:r>
      <w:r>
        <w:rPr>
          <w:spacing w:val="-10"/>
        </w:rPr>
        <w:t xml:space="preserve"> </w:t>
      </w:r>
      <w:r>
        <w:t>sentences</w:t>
      </w:r>
      <w:r>
        <w:rPr>
          <w:spacing w:val="-10"/>
        </w:rPr>
        <w:t xml:space="preserve"> </w:t>
      </w:r>
      <w:r>
        <w:t>that</w:t>
      </w:r>
      <w:r>
        <w:rPr>
          <w:spacing w:val="-9"/>
        </w:rPr>
        <w:t xml:space="preserve"> </w:t>
      </w:r>
      <w:r>
        <w:t>clinicians</w:t>
      </w:r>
      <w:r>
        <w:rPr>
          <w:spacing w:val="-11"/>
        </w:rPr>
        <w:t xml:space="preserve"> </w:t>
      </w:r>
      <w:r>
        <w:t>treat</w:t>
      </w:r>
      <w:r>
        <w:rPr>
          <w:spacing w:val="-10"/>
        </w:rPr>
        <w:t xml:space="preserve"> </w:t>
      </w:r>
      <w:r>
        <w:t>as</w:t>
      </w:r>
      <w:r>
        <w:rPr>
          <w:spacing w:val="-10"/>
        </w:rPr>
        <w:t xml:space="preserve"> </w:t>
      </w:r>
      <w:r>
        <w:t>informative</w:t>
      </w:r>
      <w:r>
        <w:rPr>
          <w:spacing w:val="-9"/>
        </w:rPr>
        <w:t xml:space="preserve"> </w:t>
      </w:r>
      <w:r>
        <w:t>is</w:t>
      </w:r>
      <w:r>
        <w:rPr>
          <w:spacing w:val="-10"/>
        </w:rPr>
        <w:t xml:space="preserve"> </w:t>
      </w:r>
      <w:r>
        <w:t>a</w:t>
      </w:r>
      <w:r>
        <w:rPr>
          <w:spacing w:val="-10"/>
        </w:rPr>
        <w:t xml:space="preserve"> </w:t>
      </w:r>
      <w:r>
        <w:t>useful</w:t>
      </w:r>
      <w:r>
        <w:rPr>
          <w:spacing w:val="-10"/>
        </w:rPr>
        <w:t xml:space="preserve"> </w:t>
      </w:r>
      <w:r>
        <w:t>step</w:t>
      </w:r>
      <w:r>
        <w:rPr>
          <w:spacing w:val="-11"/>
        </w:rPr>
        <w:t xml:space="preserve"> </w:t>
      </w:r>
      <w:r>
        <w:rPr>
          <w:spacing w:val="-2"/>
        </w:rPr>
        <w:t>toward</w:t>
      </w:r>
    </w:p>
    <w:p w14:paraId="21015D42" w14:textId="77777777" w:rsidR="00A40DB8" w:rsidRDefault="00A40DB8">
      <w:pPr>
        <w:pStyle w:val="BodyText"/>
        <w:spacing w:before="138"/>
      </w:pPr>
    </w:p>
    <w:p w14:paraId="4C637DAD" w14:textId="77777777" w:rsidR="00A40DB8" w:rsidRDefault="00096600">
      <w:pPr>
        <w:pStyle w:val="BodyText"/>
        <w:ind w:left="1669" w:right="2027"/>
        <w:jc w:val="center"/>
      </w:pPr>
      <w:r>
        <w:rPr>
          <w:spacing w:val="-10"/>
        </w:rPr>
        <w:t>1</w:t>
      </w:r>
    </w:p>
    <w:p w14:paraId="1FD92161" w14:textId="77777777" w:rsidR="00A40DB8" w:rsidRDefault="00A40DB8">
      <w:pPr>
        <w:pStyle w:val="BodyText"/>
        <w:jc w:val="center"/>
        <w:sectPr w:rsidR="00A40DB8">
          <w:headerReference w:type="default" r:id="rId12"/>
          <w:footerReference w:type="default" r:id="rId13"/>
          <w:type w:val="continuous"/>
          <w:pgSz w:w="12240" w:h="15840"/>
          <w:pgMar w:top="1100" w:right="720" w:bottom="280" w:left="1080" w:header="720" w:footer="720" w:gutter="0"/>
          <w:cols w:space="720"/>
        </w:sectPr>
      </w:pPr>
    </w:p>
    <w:p w14:paraId="67E23D4F" w14:textId="74AE9F30" w:rsidR="00A40DB8" w:rsidRDefault="00096600">
      <w:pPr>
        <w:pStyle w:val="BodyText"/>
        <w:spacing w:before="108" w:line="249" w:lineRule="auto"/>
        <w:ind w:left="46" w:right="378" w:firstLine="7"/>
        <w:jc w:val="both"/>
      </w:pPr>
      <w:r>
        <w:lastRenderedPageBreak/>
        <w:t>understanding how these models derive their answers</w:t>
      </w:r>
      <w:hyperlink w:anchor="_bookmark27" w:history="1">
        <w:r w:rsidR="00A40DB8">
          <w:rPr>
            <w:color w:val="0000FF"/>
            <w:vertAlign w:val="superscript"/>
          </w:rPr>
          <w:t>31</w:t>
        </w:r>
      </w:hyperlink>
      <w:r>
        <w:rPr>
          <w:vertAlign w:val="superscript"/>
        </w:rPr>
        <w:t>,</w:t>
      </w:r>
      <w:hyperlink w:anchor="_bookmark28" w:history="1">
        <w:r w:rsidR="00A40DB8">
          <w:rPr>
            <w:color w:val="0000FF"/>
            <w:vertAlign w:val="superscript"/>
          </w:rPr>
          <w:t>32</w:t>
        </w:r>
      </w:hyperlink>
      <w:r>
        <w:t>. Such comparisons can complement accuracy based evaluation by flagging</w:t>
      </w:r>
      <w:r>
        <w:rPr>
          <w:spacing w:val="-11"/>
        </w:rPr>
        <w:t xml:space="preserve"> </w:t>
      </w:r>
      <w:r>
        <w:t>cases</w:t>
      </w:r>
      <w:r>
        <w:rPr>
          <w:spacing w:val="-11"/>
        </w:rPr>
        <w:t xml:space="preserve"> </w:t>
      </w:r>
      <w:r>
        <w:t>where</w:t>
      </w:r>
      <w:r>
        <w:rPr>
          <w:spacing w:val="-11"/>
        </w:rPr>
        <w:t xml:space="preserve"> </w:t>
      </w:r>
      <w:r>
        <w:t>a</w:t>
      </w:r>
      <w:r>
        <w:rPr>
          <w:spacing w:val="-11"/>
        </w:rPr>
        <w:t xml:space="preserve"> </w:t>
      </w:r>
      <w:r>
        <w:t>correct</w:t>
      </w:r>
      <w:r>
        <w:rPr>
          <w:spacing w:val="-11"/>
        </w:rPr>
        <w:t xml:space="preserve"> </w:t>
      </w:r>
      <w:r>
        <w:t>answer</w:t>
      </w:r>
      <w:r>
        <w:rPr>
          <w:spacing w:val="-11"/>
        </w:rPr>
        <w:t xml:space="preserve"> </w:t>
      </w:r>
      <w:r>
        <w:t>is</w:t>
      </w:r>
      <w:r>
        <w:rPr>
          <w:spacing w:val="-11"/>
        </w:rPr>
        <w:t xml:space="preserve"> </w:t>
      </w:r>
      <w:r>
        <w:t>accompanied</w:t>
      </w:r>
      <w:r>
        <w:rPr>
          <w:spacing w:val="-11"/>
        </w:rPr>
        <w:t xml:space="preserve"> </w:t>
      </w:r>
      <w:r>
        <w:t>by</w:t>
      </w:r>
      <w:r>
        <w:rPr>
          <w:spacing w:val="-11"/>
        </w:rPr>
        <w:t xml:space="preserve"> </w:t>
      </w:r>
      <w:r>
        <w:t>reliance</w:t>
      </w:r>
      <w:r>
        <w:rPr>
          <w:spacing w:val="-11"/>
        </w:rPr>
        <w:t xml:space="preserve"> </w:t>
      </w:r>
      <w:r>
        <w:t>on</w:t>
      </w:r>
      <w:r>
        <w:rPr>
          <w:spacing w:val="-11"/>
        </w:rPr>
        <w:t xml:space="preserve"> </w:t>
      </w:r>
      <w:r>
        <w:t>sentences</w:t>
      </w:r>
      <w:r>
        <w:rPr>
          <w:spacing w:val="-11"/>
        </w:rPr>
        <w:t xml:space="preserve"> </w:t>
      </w:r>
      <w:r>
        <w:t>that</w:t>
      </w:r>
      <w:r>
        <w:rPr>
          <w:spacing w:val="-11"/>
        </w:rPr>
        <w:t xml:space="preserve"> </w:t>
      </w:r>
      <w:r>
        <w:t>clinicians</w:t>
      </w:r>
      <w:r>
        <w:rPr>
          <w:spacing w:val="-11"/>
        </w:rPr>
        <w:t xml:space="preserve"> </w:t>
      </w:r>
      <w:r>
        <w:t>would</w:t>
      </w:r>
      <w:r>
        <w:rPr>
          <w:spacing w:val="-11"/>
        </w:rPr>
        <w:t xml:space="preserve"> </w:t>
      </w:r>
      <w:r>
        <w:t>not</w:t>
      </w:r>
      <w:r>
        <w:rPr>
          <w:spacing w:val="-11"/>
        </w:rPr>
        <w:t xml:space="preserve"> </w:t>
      </w:r>
      <w:r>
        <w:t>regard</w:t>
      </w:r>
      <w:r>
        <w:rPr>
          <w:spacing w:val="-11"/>
        </w:rPr>
        <w:t xml:space="preserve"> </w:t>
      </w:r>
      <w:r>
        <w:t>as</w:t>
      </w:r>
      <w:r>
        <w:rPr>
          <w:spacing w:val="-11"/>
        </w:rPr>
        <w:t xml:space="preserve"> </w:t>
      </w:r>
      <w:r>
        <w:t>decisive</w:t>
      </w:r>
      <w:hyperlink w:anchor="_bookmark29" w:history="1">
        <w:r w:rsidR="00A40DB8">
          <w:rPr>
            <w:color w:val="0000FF"/>
            <w:vertAlign w:val="superscript"/>
          </w:rPr>
          <w:t>33</w:t>
        </w:r>
      </w:hyperlink>
      <w:r>
        <w:rPr>
          <w:vertAlign w:val="superscript"/>
        </w:rPr>
        <w:t>,</w:t>
      </w:r>
      <w:hyperlink w:anchor="_bookmark30" w:history="1">
        <w:r w:rsidR="00A40DB8">
          <w:rPr>
            <w:color w:val="0000FF"/>
            <w:vertAlign w:val="superscript"/>
          </w:rPr>
          <w:t>34</w:t>
        </w:r>
      </w:hyperlink>
      <w:r>
        <w:t>. Alignment</w:t>
      </w:r>
      <w:r>
        <w:rPr>
          <w:spacing w:val="-12"/>
        </w:rPr>
        <w:t xml:space="preserve"> </w:t>
      </w:r>
      <w:r>
        <w:t>between</w:t>
      </w:r>
      <w:r>
        <w:rPr>
          <w:spacing w:val="-12"/>
        </w:rPr>
        <w:t xml:space="preserve"> </w:t>
      </w:r>
      <w:r>
        <w:t>model</w:t>
      </w:r>
      <w:r>
        <w:rPr>
          <w:spacing w:val="-12"/>
        </w:rPr>
        <w:t xml:space="preserve"> </w:t>
      </w:r>
      <w:r>
        <w:t>attributed</w:t>
      </w:r>
      <w:r>
        <w:rPr>
          <w:spacing w:val="-12"/>
        </w:rPr>
        <w:t xml:space="preserve"> </w:t>
      </w:r>
      <w:r>
        <w:t>and</w:t>
      </w:r>
      <w:r>
        <w:rPr>
          <w:spacing w:val="-12"/>
        </w:rPr>
        <w:t xml:space="preserve"> </w:t>
      </w:r>
      <w:r>
        <w:t>clinician</w:t>
      </w:r>
      <w:r>
        <w:rPr>
          <w:spacing w:val="-12"/>
        </w:rPr>
        <w:t xml:space="preserve"> </w:t>
      </w:r>
      <w:r>
        <w:t>identified</w:t>
      </w:r>
      <w:r>
        <w:rPr>
          <w:spacing w:val="-12"/>
        </w:rPr>
        <w:t xml:space="preserve"> </w:t>
      </w:r>
      <w:r>
        <w:t>evidence</w:t>
      </w:r>
      <w:r>
        <w:rPr>
          <w:spacing w:val="-12"/>
        </w:rPr>
        <w:t xml:space="preserve"> </w:t>
      </w:r>
      <w:r>
        <w:t>has</w:t>
      </w:r>
      <w:r>
        <w:rPr>
          <w:spacing w:val="-12"/>
        </w:rPr>
        <w:t xml:space="preserve"> </w:t>
      </w:r>
      <w:r>
        <w:t>also</w:t>
      </w:r>
      <w:r>
        <w:rPr>
          <w:spacing w:val="-12"/>
        </w:rPr>
        <w:t xml:space="preserve"> </w:t>
      </w:r>
      <w:r>
        <w:t>been</w:t>
      </w:r>
      <w:r>
        <w:rPr>
          <w:spacing w:val="-12"/>
        </w:rPr>
        <w:t xml:space="preserve"> </w:t>
      </w:r>
      <w:r>
        <w:t>proposed</w:t>
      </w:r>
      <w:r>
        <w:rPr>
          <w:spacing w:val="-12"/>
        </w:rPr>
        <w:t xml:space="preserve"> </w:t>
      </w:r>
      <w:r>
        <w:t>as</w:t>
      </w:r>
      <w:r>
        <w:rPr>
          <w:spacing w:val="-12"/>
        </w:rPr>
        <w:t xml:space="preserve"> </w:t>
      </w:r>
      <w:r>
        <w:t>one</w:t>
      </w:r>
      <w:r>
        <w:rPr>
          <w:spacing w:val="-12"/>
        </w:rPr>
        <w:t xml:space="preserve"> </w:t>
      </w:r>
      <w:r>
        <w:t>of</w:t>
      </w:r>
      <w:r>
        <w:rPr>
          <w:spacing w:val="-12"/>
        </w:rPr>
        <w:t xml:space="preserve"> </w:t>
      </w:r>
      <w:r>
        <w:t>several</w:t>
      </w:r>
      <w:r>
        <w:rPr>
          <w:spacing w:val="-12"/>
        </w:rPr>
        <w:t xml:space="preserve"> </w:t>
      </w:r>
      <w:r>
        <w:t>factors</w:t>
      </w:r>
      <w:r>
        <w:rPr>
          <w:spacing w:val="-12"/>
        </w:rPr>
        <w:t xml:space="preserve"> </w:t>
      </w:r>
      <w:r>
        <w:t>relevant to clinician trust in diagnostic AI tools</w:t>
      </w:r>
      <w:hyperlink w:anchor="_bookmark31" w:history="1">
        <w:r w:rsidR="00A40DB8">
          <w:rPr>
            <w:color w:val="0000FF"/>
            <w:vertAlign w:val="superscript"/>
          </w:rPr>
          <w:t>35</w:t>
        </w:r>
      </w:hyperlink>
      <w:r>
        <w:rPr>
          <w:vertAlign w:val="superscript"/>
        </w:rPr>
        <w:t>,</w:t>
      </w:r>
      <w:hyperlink w:anchor="_bookmark32" w:history="1">
        <w:r w:rsidR="00A40DB8">
          <w:rPr>
            <w:color w:val="0000FF"/>
            <w:vertAlign w:val="superscript"/>
          </w:rPr>
          <w:t>36</w:t>
        </w:r>
      </w:hyperlink>
      <w:r>
        <w:t>. Restricting LLMs to sentences that clinicians judge highly relevant provides an auditing</w:t>
      </w:r>
      <w:r>
        <w:rPr>
          <w:spacing w:val="-3"/>
        </w:rPr>
        <w:t xml:space="preserve"> </w:t>
      </w:r>
      <w:r>
        <w:t>lens</w:t>
      </w:r>
      <w:r>
        <w:rPr>
          <w:spacing w:val="-3"/>
        </w:rPr>
        <w:t xml:space="preserve"> </w:t>
      </w:r>
      <w:r>
        <w:t>to</w:t>
      </w:r>
      <w:r>
        <w:rPr>
          <w:spacing w:val="-3"/>
        </w:rPr>
        <w:t xml:space="preserve"> </w:t>
      </w:r>
      <w:del w:id="63" w:author="Saleh Kalantari" w:date="2026-04-28T12:46:00Z" w16du:dateUtc="2026-04-28T10:46:00Z">
        <w:r>
          <w:delText>probe</w:delText>
        </w:r>
        <w:r>
          <w:rPr>
            <w:spacing w:val="-3"/>
          </w:rPr>
          <w:delText xml:space="preserve"> </w:delText>
        </w:r>
        <w:r>
          <w:delText>whether</w:delText>
        </w:r>
      </w:del>
      <w:ins w:id="64" w:author="Saleh Kalantari" w:date="2026-04-28T12:46:00Z" w16du:dateUtc="2026-04-28T10:46:00Z">
        <w:r w:rsidR="00BA3D3E">
          <w:t>evaluate</w:t>
        </w:r>
        <w:r>
          <w:rPr>
            <w:spacing w:val="-3"/>
          </w:rPr>
          <w:t xml:space="preserve"> </w:t>
        </w:r>
        <w:r w:rsidR="00BA3D3E">
          <w:t>the extent to which</w:t>
        </w:r>
      </w:ins>
      <w:r>
        <w:rPr>
          <w:spacing w:val="-3"/>
        </w:rPr>
        <w:t xml:space="preserve"> </w:t>
      </w:r>
      <w:r>
        <w:t>model</w:t>
      </w:r>
      <w:r>
        <w:rPr>
          <w:spacing w:val="-3"/>
        </w:rPr>
        <w:t xml:space="preserve"> </w:t>
      </w:r>
      <w:r>
        <w:t>predictions</w:t>
      </w:r>
      <w:r>
        <w:rPr>
          <w:spacing w:val="-3"/>
        </w:rPr>
        <w:t xml:space="preserve"> </w:t>
      </w:r>
      <w:r>
        <w:t>depend</w:t>
      </w:r>
      <w:r>
        <w:rPr>
          <w:spacing w:val="-3"/>
        </w:rPr>
        <w:t xml:space="preserve"> </w:t>
      </w:r>
      <w:r>
        <w:t>on</w:t>
      </w:r>
      <w:r>
        <w:rPr>
          <w:spacing w:val="-3"/>
        </w:rPr>
        <w:t xml:space="preserve"> </w:t>
      </w:r>
      <w:r>
        <w:t>content</w:t>
      </w:r>
      <w:r>
        <w:rPr>
          <w:spacing w:val="-4"/>
        </w:rPr>
        <w:t xml:space="preserve"> </w:t>
      </w:r>
      <w:r>
        <w:t>that</w:t>
      </w:r>
      <w:r>
        <w:rPr>
          <w:spacing w:val="-3"/>
        </w:rPr>
        <w:t xml:space="preserve"> </w:t>
      </w:r>
      <w:r>
        <w:t>humans</w:t>
      </w:r>
      <w:r>
        <w:rPr>
          <w:spacing w:val="-3"/>
        </w:rPr>
        <w:t xml:space="preserve"> </w:t>
      </w:r>
      <w:r>
        <w:t>consider</w:t>
      </w:r>
      <w:r>
        <w:rPr>
          <w:spacing w:val="-3"/>
        </w:rPr>
        <w:t xml:space="preserve"> </w:t>
      </w:r>
      <w:r>
        <w:t>peripheral</w:t>
      </w:r>
      <w:hyperlink w:anchor="_bookmark33" w:history="1">
        <w:r w:rsidR="00A40DB8">
          <w:rPr>
            <w:color w:val="0000FF"/>
            <w:vertAlign w:val="superscript"/>
          </w:rPr>
          <w:t>37</w:t>
        </w:r>
      </w:hyperlink>
      <w:r>
        <w:rPr>
          <w:vertAlign w:val="superscript"/>
        </w:rPr>
        <w:t>–</w:t>
      </w:r>
      <w:hyperlink w:anchor="_bookmark34" w:history="1">
        <w:r w:rsidR="00A40DB8">
          <w:rPr>
            <w:color w:val="0000FF"/>
            <w:vertAlign w:val="superscript"/>
          </w:rPr>
          <w:t>39</w:t>
        </w:r>
      </w:hyperlink>
      <w:r>
        <w:t>. Such</w:t>
      </w:r>
      <w:r>
        <w:rPr>
          <w:spacing w:val="-3"/>
        </w:rPr>
        <w:t xml:space="preserve"> </w:t>
      </w:r>
      <w:r>
        <w:t>dependencies do not always reduce benchmark accuracy, but they can complicate the interpretation of benchmark performance.</w:t>
      </w:r>
    </w:p>
    <w:p w14:paraId="6D56ECF1" w14:textId="1A89C5F7" w:rsidR="00A40DB8" w:rsidRDefault="00096600">
      <w:pPr>
        <w:pStyle w:val="BodyText"/>
        <w:spacing w:before="17" w:line="249" w:lineRule="auto"/>
        <w:ind w:left="53" w:right="408" w:firstLine="298"/>
        <w:jc w:val="both"/>
      </w:pPr>
      <w:r>
        <w:t>A related concern is that LLMs may be trained on data that overlap with public medical benchmarks. Relevance aware filtering does not by itself distinguish memorization from genuine reasoning, but it offers one additional axis along which such</w:t>
      </w:r>
      <w:r>
        <w:rPr>
          <w:spacing w:val="-7"/>
        </w:rPr>
        <w:t xml:space="preserve"> </w:t>
      </w:r>
      <w:r>
        <w:t>effects</w:t>
      </w:r>
      <w:r>
        <w:rPr>
          <w:spacing w:val="-7"/>
        </w:rPr>
        <w:t xml:space="preserve"> </w:t>
      </w:r>
      <w:r>
        <w:t>can</w:t>
      </w:r>
      <w:r>
        <w:rPr>
          <w:spacing w:val="-7"/>
        </w:rPr>
        <w:t xml:space="preserve"> </w:t>
      </w:r>
      <w:r>
        <w:t>be</w:t>
      </w:r>
      <w:r>
        <w:rPr>
          <w:spacing w:val="-7"/>
        </w:rPr>
        <w:t xml:space="preserve"> </w:t>
      </w:r>
      <w:r>
        <w:t>examined. In</w:t>
      </w:r>
      <w:r>
        <w:rPr>
          <w:spacing w:val="-7"/>
        </w:rPr>
        <w:t xml:space="preserve"> </w:t>
      </w:r>
      <w:r>
        <w:t>our</w:t>
      </w:r>
      <w:r>
        <w:rPr>
          <w:spacing w:val="-7"/>
        </w:rPr>
        <w:t xml:space="preserve"> </w:t>
      </w:r>
      <w:r>
        <w:t>setting</w:t>
      </w:r>
      <w:r>
        <w:rPr>
          <w:spacing w:val="-7"/>
        </w:rPr>
        <w:t xml:space="preserve"> </w:t>
      </w:r>
      <w:r>
        <w:t>the</w:t>
      </w:r>
      <w:r>
        <w:rPr>
          <w:spacing w:val="-7"/>
        </w:rPr>
        <w:t xml:space="preserve"> </w:t>
      </w:r>
      <w:r>
        <w:t>four</w:t>
      </w:r>
      <w:r>
        <w:rPr>
          <w:spacing w:val="-7"/>
        </w:rPr>
        <w:t xml:space="preserve"> </w:t>
      </w:r>
      <w:r>
        <w:t>source</w:t>
      </w:r>
      <w:r>
        <w:rPr>
          <w:spacing w:val="-7"/>
        </w:rPr>
        <w:t xml:space="preserve"> </w:t>
      </w:r>
      <w:r>
        <w:t>datasets</w:t>
      </w:r>
      <w:r>
        <w:rPr>
          <w:spacing w:val="-7"/>
        </w:rPr>
        <w:t xml:space="preserve"> </w:t>
      </w:r>
      <w:del w:id="65" w:author="Saleh Kalantari" w:date="2026-04-28T12:46:00Z" w16du:dateUtc="2026-04-28T10:46:00Z">
        <w:r>
          <w:delText>span</w:delText>
        </w:r>
      </w:del>
      <w:ins w:id="66" w:author="Saleh Kalantari" w:date="2026-04-28T12:46:00Z" w16du:dateUtc="2026-04-28T10:46:00Z">
        <w:r>
          <w:t>spa</w:t>
        </w:r>
        <w:r w:rsidR="00E7109A">
          <w:t>n</w:t>
        </w:r>
        <w:r>
          <w:t>n</w:t>
        </w:r>
        <w:r w:rsidR="00814A19">
          <w:t>ed</w:t>
        </w:r>
      </w:ins>
      <w:r>
        <w:rPr>
          <w:spacing w:val="-7"/>
        </w:rPr>
        <w:t xml:space="preserve"> </w:t>
      </w:r>
      <w:r>
        <w:t>release</w:t>
      </w:r>
      <w:r>
        <w:rPr>
          <w:spacing w:val="-7"/>
        </w:rPr>
        <w:t xml:space="preserve"> </w:t>
      </w:r>
      <w:r>
        <w:t>dates</w:t>
      </w:r>
      <w:r>
        <w:rPr>
          <w:spacing w:val="-7"/>
        </w:rPr>
        <w:t xml:space="preserve"> </w:t>
      </w:r>
      <w:r>
        <w:t>from</w:t>
      </w:r>
      <w:r>
        <w:rPr>
          <w:spacing w:val="-7"/>
        </w:rPr>
        <w:t xml:space="preserve"> </w:t>
      </w:r>
      <w:r>
        <w:t>2020</w:t>
      </w:r>
      <w:r>
        <w:rPr>
          <w:spacing w:val="-7"/>
        </w:rPr>
        <w:t xml:space="preserve"> </w:t>
      </w:r>
      <w:r>
        <w:t>to</w:t>
      </w:r>
      <w:r>
        <w:rPr>
          <w:spacing w:val="-7"/>
        </w:rPr>
        <w:t xml:space="preserve"> </w:t>
      </w:r>
      <w:r>
        <w:t>2025,</w:t>
      </w:r>
      <w:r>
        <w:rPr>
          <w:spacing w:val="-7"/>
        </w:rPr>
        <w:t xml:space="preserve"> </w:t>
      </w:r>
      <w:r>
        <w:t>so</w:t>
      </w:r>
      <w:r>
        <w:rPr>
          <w:spacing w:val="-7"/>
        </w:rPr>
        <w:t xml:space="preserve"> </w:t>
      </w:r>
      <w:r>
        <w:t>the</w:t>
      </w:r>
      <w:r>
        <w:rPr>
          <w:spacing w:val="-7"/>
        </w:rPr>
        <w:t xml:space="preserve"> </w:t>
      </w:r>
      <w:r>
        <w:t>potential</w:t>
      </w:r>
      <w:r>
        <w:rPr>
          <w:spacing w:val="-7"/>
        </w:rPr>
        <w:t xml:space="preserve"> </w:t>
      </w:r>
      <w:r>
        <w:t xml:space="preserve">for training set contamination </w:t>
      </w:r>
      <w:del w:id="67" w:author="Saleh Kalantari" w:date="2026-04-28T12:46:00Z" w16du:dateUtc="2026-04-28T10:46:00Z">
        <w:r>
          <w:delText>varies</w:delText>
        </w:r>
      </w:del>
      <w:ins w:id="68" w:author="Saleh Kalantari" w:date="2026-04-28T12:46:00Z" w16du:dateUtc="2026-04-28T10:46:00Z">
        <w:r>
          <w:t>varie</w:t>
        </w:r>
        <w:r w:rsidR="00814A19">
          <w:t>d</w:t>
        </w:r>
      </w:ins>
      <w:r>
        <w:t xml:space="preserve"> across subsets</w:t>
      </w:r>
      <w:del w:id="69" w:author="Saleh Kalantari" w:date="2026-04-28T12:46:00Z" w16du:dateUtc="2026-04-28T10:46:00Z">
        <w:r>
          <w:delText xml:space="preserve"> and</w:delText>
        </w:r>
      </w:del>
      <w:ins w:id="70" w:author="Saleh Kalantari" w:date="2026-04-28T12:46:00Z" w16du:dateUtc="2026-04-28T10:46:00Z">
        <w:r w:rsidR="00814A19">
          <w:t>;</w:t>
        </w:r>
      </w:ins>
      <w:r>
        <w:t xml:space="preserve"> we </w:t>
      </w:r>
      <w:del w:id="71" w:author="Saleh Kalantari" w:date="2026-04-28T12:46:00Z" w16du:dateUtc="2026-04-28T10:46:00Z">
        <w:r>
          <w:delText>treat</w:delText>
        </w:r>
      </w:del>
      <w:ins w:id="72" w:author="Saleh Kalantari" w:date="2026-04-28T12:46:00Z" w16du:dateUtc="2026-04-28T10:46:00Z">
        <w:r>
          <w:t>treat</w:t>
        </w:r>
        <w:r w:rsidR="00814A19">
          <w:t>ed</w:t>
        </w:r>
      </w:ins>
      <w:r>
        <w:t xml:space="preserve"> this as a confound rather than</w:t>
      </w:r>
      <w:ins w:id="73" w:author="Saleh Kalantari" w:date="2026-04-28T12:46:00Z" w16du:dateUtc="2026-04-28T10:46:00Z">
        <w:r>
          <w:t xml:space="preserve"> </w:t>
        </w:r>
        <w:r w:rsidR="00B8351D">
          <w:t>as</w:t>
        </w:r>
      </w:ins>
      <w:r w:rsidR="00B8351D">
        <w:t xml:space="preserve"> </w:t>
      </w:r>
      <w:r>
        <w:t>a controlled variable.</w:t>
      </w:r>
    </w:p>
    <w:p w14:paraId="16B54AAC" w14:textId="46E77A18" w:rsidR="00F40CBE" w:rsidRDefault="00096600">
      <w:pPr>
        <w:pStyle w:val="BodyText"/>
        <w:spacing w:before="17" w:line="249" w:lineRule="auto"/>
        <w:ind w:left="53" w:right="411" w:firstLine="298"/>
        <w:jc w:val="both"/>
        <w:rPr>
          <w:ins w:id="74" w:author="Saleh Kalantari" w:date="2026-04-28T12:46:00Z" w16du:dateUtc="2026-04-28T10:46:00Z"/>
        </w:rPr>
      </w:pPr>
      <w:r>
        <w:t>To</w:t>
      </w:r>
      <w:r>
        <w:rPr>
          <w:spacing w:val="-4"/>
        </w:rPr>
        <w:t xml:space="preserve"> </w:t>
      </w:r>
      <w:r>
        <w:t>study</w:t>
      </w:r>
      <w:r>
        <w:rPr>
          <w:spacing w:val="-5"/>
        </w:rPr>
        <w:t xml:space="preserve"> </w:t>
      </w:r>
      <w:r>
        <w:t>how</w:t>
      </w:r>
      <w:r>
        <w:rPr>
          <w:spacing w:val="-4"/>
        </w:rPr>
        <w:t xml:space="preserve"> </w:t>
      </w:r>
      <w:r>
        <w:t>physician</w:t>
      </w:r>
      <w:r>
        <w:rPr>
          <w:spacing w:val="-5"/>
        </w:rPr>
        <w:t xml:space="preserve"> </w:t>
      </w:r>
      <w:r>
        <w:t>trainees</w:t>
      </w:r>
      <w:r>
        <w:rPr>
          <w:spacing w:val="-5"/>
        </w:rPr>
        <w:t xml:space="preserve"> </w:t>
      </w:r>
      <w:r>
        <w:t>and</w:t>
      </w:r>
      <w:r>
        <w:rPr>
          <w:spacing w:val="-5"/>
        </w:rPr>
        <w:t xml:space="preserve"> </w:t>
      </w:r>
      <w:r>
        <w:t>LLMs</w:t>
      </w:r>
      <w:r>
        <w:rPr>
          <w:spacing w:val="-4"/>
        </w:rPr>
        <w:t xml:space="preserve"> </w:t>
      </w:r>
      <w:del w:id="75" w:author="Saleh Kalantari" w:date="2026-04-28T12:46:00Z" w16du:dateUtc="2026-04-28T10:46:00Z">
        <w:r>
          <w:delText>interpret</w:delText>
        </w:r>
      </w:del>
      <w:ins w:id="76" w:author="Saleh Kalantari" w:date="2026-04-28T12:46:00Z" w16du:dateUtc="2026-04-28T10:46:00Z">
        <w:r w:rsidR="00B8351D">
          <w:t>rate</w:t>
        </w:r>
      </w:ins>
      <w:r>
        <w:rPr>
          <w:spacing w:val="-5"/>
        </w:rPr>
        <w:t xml:space="preserve"> </w:t>
      </w:r>
      <w:r>
        <w:t>the</w:t>
      </w:r>
      <w:r>
        <w:rPr>
          <w:spacing w:val="-5"/>
        </w:rPr>
        <w:t xml:space="preserve"> </w:t>
      </w:r>
      <w:r>
        <w:t>relevance</w:t>
      </w:r>
      <w:r>
        <w:rPr>
          <w:spacing w:val="-5"/>
        </w:rPr>
        <w:t xml:space="preserve"> </w:t>
      </w:r>
      <w:r>
        <w:t>of</w:t>
      </w:r>
      <w:r>
        <w:rPr>
          <w:spacing w:val="-5"/>
        </w:rPr>
        <w:t xml:space="preserve"> </w:t>
      </w:r>
      <w:ins w:id="77" w:author="Saleh Kalantari" w:date="2026-04-28T12:46:00Z" w16du:dateUtc="2026-04-28T10:46:00Z">
        <w:r>
          <w:t>context</w:t>
        </w:r>
        <w:r w:rsidR="00B8351D">
          <w:t xml:space="preserve">ual </w:t>
        </w:r>
      </w:ins>
      <w:r w:rsidR="00B8351D">
        <w:t>input</w:t>
      </w:r>
      <w:r w:rsidR="00B8351D">
        <w:rPr>
          <w:rPrChange w:id="78" w:author="Saleh Kalantari" w:date="2026-04-28T12:46:00Z" w16du:dateUtc="2026-04-28T10:46:00Z">
            <w:rPr>
              <w:spacing w:val="-4"/>
            </w:rPr>
          </w:rPrChange>
        </w:rPr>
        <w:t xml:space="preserve"> </w:t>
      </w:r>
      <w:ins w:id="79" w:author="Saleh Kalantari" w:date="2026-04-28T12:46:00Z" w16du:dateUtc="2026-04-28T10:46:00Z">
        <w:r w:rsidR="00B8351D">
          <w:t xml:space="preserve">in </w:t>
        </w:r>
      </w:ins>
      <w:r w:rsidR="00B8351D">
        <w:t>patient</w:t>
      </w:r>
      <w:r w:rsidR="00B8351D">
        <w:rPr>
          <w:rPrChange w:id="80" w:author="Saleh Kalantari" w:date="2026-04-28T12:46:00Z" w16du:dateUtc="2026-04-28T10:46:00Z">
            <w:rPr>
              <w:spacing w:val="-5"/>
            </w:rPr>
          </w:rPrChange>
        </w:rPr>
        <w:t xml:space="preserve"> </w:t>
      </w:r>
      <w:del w:id="81" w:author="Saleh Kalantari" w:date="2026-04-28T12:46:00Z" w16du:dateUtc="2026-04-28T10:46:00Z">
        <w:r>
          <w:delText>context</w:delText>
        </w:r>
      </w:del>
      <w:ins w:id="82" w:author="Saleh Kalantari" w:date="2026-04-28T12:46:00Z" w16du:dateUtc="2026-04-28T10:46:00Z">
        <w:r w:rsidR="00B8351D">
          <w:t>cases</w:t>
        </w:r>
      </w:ins>
      <w:r>
        <w:t>,</w:t>
      </w:r>
      <w:r>
        <w:rPr>
          <w:spacing w:val="-5"/>
        </w:rPr>
        <w:t xml:space="preserve"> </w:t>
      </w:r>
      <w:r>
        <w:t>we</w:t>
      </w:r>
      <w:r>
        <w:rPr>
          <w:spacing w:val="-4"/>
        </w:rPr>
        <w:t xml:space="preserve"> </w:t>
      </w:r>
      <w:del w:id="83" w:author="Saleh Kalantari" w:date="2026-04-28T12:46:00Z" w16du:dateUtc="2026-04-28T10:46:00Z">
        <w:r>
          <w:delText>curate</w:delText>
        </w:r>
      </w:del>
      <w:ins w:id="84" w:author="Saleh Kalantari" w:date="2026-04-28T12:46:00Z" w16du:dateUtc="2026-04-28T10:46:00Z">
        <w:r>
          <w:t>curate</w:t>
        </w:r>
        <w:r w:rsidR="00F40CBE">
          <w:t>d a novel dataset called</w:t>
        </w:r>
      </w:ins>
      <w:r>
        <w:rPr>
          <w:spacing w:val="-5"/>
        </w:rPr>
        <w:t xml:space="preserve"> </w:t>
      </w:r>
      <w:r>
        <w:rPr>
          <w:i/>
        </w:rPr>
        <w:t>MedPAIR</w:t>
      </w:r>
      <w:r>
        <w:rPr>
          <w:i/>
          <w:spacing w:val="-5"/>
        </w:rPr>
        <w:t xml:space="preserve"> </w:t>
      </w:r>
      <w:r>
        <w:t>(</w:t>
      </w:r>
      <w:r>
        <w:rPr>
          <w:u w:val="single"/>
        </w:rPr>
        <w:t>Med</w:t>
      </w:r>
      <w:r>
        <w:t xml:space="preserve">ical </w:t>
      </w:r>
      <w:r>
        <w:rPr>
          <w:spacing w:val="-2"/>
          <w:u w:val="single"/>
        </w:rPr>
        <w:t>P</w:t>
      </w:r>
      <w:r>
        <w:rPr>
          <w:spacing w:val="-2"/>
        </w:rPr>
        <w:t>hysician</w:t>
      </w:r>
      <w:r>
        <w:rPr>
          <w:spacing w:val="-7"/>
        </w:rPr>
        <w:t xml:space="preserve"> </w:t>
      </w:r>
      <w:r>
        <w:rPr>
          <w:spacing w:val="-2"/>
        </w:rPr>
        <w:t>trainee</w:t>
      </w:r>
      <w:r>
        <w:rPr>
          <w:spacing w:val="-7"/>
        </w:rPr>
        <w:t xml:space="preserve"> </w:t>
      </w:r>
      <w:r>
        <w:rPr>
          <w:spacing w:val="-2"/>
        </w:rPr>
        <w:t>and</w:t>
      </w:r>
      <w:r>
        <w:rPr>
          <w:spacing w:val="-7"/>
        </w:rPr>
        <w:t xml:space="preserve"> </w:t>
      </w:r>
      <w:r>
        <w:rPr>
          <w:spacing w:val="-2"/>
          <w:u w:val="single"/>
        </w:rPr>
        <w:t>AI</w:t>
      </w:r>
      <w:r>
        <w:rPr>
          <w:spacing w:val="-7"/>
          <w:u w:val="single"/>
        </w:rPr>
        <w:t xml:space="preserve"> </w:t>
      </w:r>
      <w:r>
        <w:rPr>
          <w:spacing w:val="-2"/>
          <w:u w:val="single"/>
        </w:rPr>
        <w:t>R</w:t>
      </w:r>
      <w:r>
        <w:rPr>
          <w:spacing w:val="-2"/>
        </w:rPr>
        <w:t>elevance),</w:t>
      </w:r>
      <w:r>
        <w:rPr>
          <w:spacing w:val="-7"/>
        </w:rPr>
        <w:t xml:space="preserve"> </w:t>
      </w:r>
      <w:del w:id="85" w:author="Saleh Kalantari" w:date="2026-04-28T12:46:00Z" w16du:dateUtc="2026-04-28T10:46:00Z">
        <w:r>
          <w:rPr>
            <w:spacing w:val="-2"/>
          </w:rPr>
          <w:delText>a</w:delText>
        </w:r>
        <w:r>
          <w:rPr>
            <w:spacing w:val="-7"/>
          </w:rPr>
          <w:delText xml:space="preserve"> </w:delText>
        </w:r>
        <w:r>
          <w:rPr>
            <w:spacing w:val="-2"/>
          </w:rPr>
          <w:delText>dataset</w:delText>
        </w:r>
        <w:r>
          <w:rPr>
            <w:spacing w:val="-7"/>
          </w:rPr>
          <w:delText xml:space="preserve"> </w:delText>
        </w:r>
        <w:r>
          <w:rPr>
            <w:spacing w:val="-2"/>
          </w:rPr>
          <w:delText>that</w:delText>
        </w:r>
        <w:r>
          <w:rPr>
            <w:spacing w:val="-7"/>
          </w:rPr>
          <w:delText xml:space="preserve"> </w:delText>
        </w:r>
      </w:del>
      <w:ins w:id="86" w:author="Saleh Kalantari" w:date="2026-04-28T12:46:00Z" w16du:dateUtc="2026-04-28T10:46:00Z">
        <w:r w:rsidR="00F40CBE">
          <w:rPr>
            <w:spacing w:val="-2"/>
          </w:rPr>
          <w:t>which</w:t>
        </w:r>
        <w:r>
          <w:rPr>
            <w:spacing w:val="-7"/>
          </w:rPr>
          <w:t xml:space="preserve"> </w:t>
        </w:r>
      </w:ins>
      <w:r>
        <w:rPr>
          <w:spacing w:val="-2"/>
        </w:rPr>
        <w:t>pairs</w:t>
      </w:r>
      <w:r>
        <w:rPr>
          <w:spacing w:val="-7"/>
        </w:rPr>
        <w:t xml:space="preserve"> </w:t>
      </w:r>
      <w:r>
        <w:rPr>
          <w:spacing w:val="-2"/>
        </w:rPr>
        <w:t>sentence</w:t>
      </w:r>
      <w:del w:id="87" w:author="Saleh Kalantari" w:date="2026-04-28T12:46:00Z" w16du:dateUtc="2026-04-28T10:46:00Z">
        <w:r>
          <w:rPr>
            <w:spacing w:val="-7"/>
          </w:rPr>
          <w:delText xml:space="preserve"> </w:delText>
        </w:r>
      </w:del>
      <w:ins w:id="88" w:author="Saleh Kalantari" w:date="2026-04-28T12:46:00Z" w16du:dateUtc="2026-04-28T10:46:00Z">
        <w:r w:rsidR="00F40CBE">
          <w:rPr>
            <w:spacing w:val="-7"/>
          </w:rPr>
          <w:t>-</w:t>
        </w:r>
      </w:ins>
      <w:r>
        <w:rPr>
          <w:spacing w:val="-2"/>
        </w:rPr>
        <w:t>level</w:t>
      </w:r>
      <w:r>
        <w:rPr>
          <w:spacing w:val="-7"/>
        </w:rPr>
        <w:t xml:space="preserve"> </w:t>
      </w:r>
      <w:r>
        <w:rPr>
          <w:spacing w:val="-2"/>
        </w:rPr>
        <w:t>relevance</w:t>
      </w:r>
      <w:r>
        <w:rPr>
          <w:spacing w:val="-7"/>
        </w:rPr>
        <w:t xml:space="preserve"> </w:t>
      </w:r>
      <w:r>
        <w:rPr>
          <w:spacing w:val="-2"/>
        </w:rPr>
        <w:t>annotations</w:t>
      </w:r>
      <w:r>
        <w:rPr>
          <w:spacing w:val="-7"/>
        </w:rPr>
        <w:t xml:space="preserve"> </w:t>
      </w:r>
      <w:r>
        <w:rPr>
          <w:spacing w:val="-2"/>
        </w:rPr>
        <w:t>from</w:t>
      </w:r>
      <w:r>
        <w:rPr>
          <w:spacing w:val="-7"/>
        </w:rPr>
        <w:t xml:space="preserve"> </w:t>
      </w:r>
      <w:r>
        <w:rPr>
          <w:spacing w:val="-2"/>
        </w:rPr>
        <w:t>physician</w:t>
      </w:r>
      <w:r>
        <w:rPr>
          <w:spacing w:val="-7"/>
        </w:rPr>
        <w:t xml:space="preserve"> </w:t>
      </w:r>
      <w:r>
        <w:rPr>
          <w:spacing w:val="-2"/>
        </w:rPr>
        <w:t>trainees</w:t>
      </w:r>
      <w:r>
        <w:rPr>
          <w:spacing w:val="-7"/>
        </w:rPr>
        <w:t xml:space="preserve"> </w:t>
      </w:r>
      <w:r>
        <w:rPr>
          <w:spacing w:val="-2"/>
        </w:rPr>
        <w:t>with</w:t>
      </w:r>
      <w:r>
        <w:rPr>
          <w:spacing w:val="-7"/>
        </w:rPr>
        <w:t xml:space="preserve"> </w:t>
      </w:r>
      <w:r>
        <w:rPr>
          <w:spacing w:val="-2"/>
        </w:rPr>
        <w:t>LLM</w:t>
      </w:r>
      <w:del w:id="89" w:author="Saleh Kalantari" w:date="2026-04-28T12:46:00Z" w16du:dateUtc="2026-04-28T10:46:00Z">
        <w:r>
          <w:rPr>
            <w:spacing w:val="-2"/>
          </w:rPr>
          <w:delText xml:space="preserve"> </w:delText>
        </w:r>
      </w:del>
      <w:ins w:id="90" w:author="Saleh Kalantari" w:date="2026-04-28T12:46:00Z" w16du:dateUtc="2026-04-28T10:46:00Z">
        <w:r w:rsidR="00F40CBE">
          <w:rPr>
            <w:spacing w:val="-2"/>
          </w:rPr>
          <w:t>-</w:t>
        </w:r>
      </w:ins>
      <w:r>
        <w:t>derived</w:t>
      </w:r>
      <w:r>
        <w:rPr>
          <w:spacing w:val="-13"/>
        </w:rPr>
        <w:t xml:space="preserve"> </w:t>
      </w:r>
      <w:r>
        <w:t>relevance</w:t>
      </w:r>
      <w:r>
        <w:rPr>
          <w:spacing w:val="-12"/>
        </w:rPr>
        <w:t xml:space="preserve"> </w:t>
      </w:r>
      <w:r>
        <w:t>labels</w:t>
      </w:r>
      <w:r>
        <w:rPr>
          <w:spacing w:val="-13"/>
        </w:rPr>
        <w:t xml:space="preserve"> </w:t>
      </w:r>
      <w:r>
        <w:t>on</w:t>
      </w:r>
      <w:r>
        <w:rPr>
          <w:spacing w:val="-12"/>
        </w:rPr>
        <w:t xml:space="preserve"> </w:t>
      </w:r>
      <w:r>
        <w:t>the</w:t>
      </w:r>
      <w:r>
        <w:rPr>
          <w:spacing w:val="-13"/>
        </w:rPr>
        <w:t xml:space="preserve"> </w:t>
      </w:r>
      <w:r>
        <w:t>same</w:t>
      </w:r>
      <w:r>
        <w:rPr>
          <w:spacing w:val="-12"/>
        </w:rPr>
        <w:t xml:space="preserve"> </w:t>
      </w:r>
      <w:r>
        <w:t>QA</w:t>
      </w:r>
      <w:r>
        <w:rPr>
          <w:spacing w:val="-13"/>
        </w:rPr>
        <w:t xml:space="preserve"> </w:t>
      </w:r>
      <w:r>
        <w:t>items.</w:t>
      </w:r>
      <w:r>
        <w:rPr>
          <w:spacing w:val="-12"/>
        </w:rPr>
        <w:t xml:space="preserve"> </w:t>
      </w:r>
      <w:r>
        <w:t>We</w:t>
      </w:r>
      <w:r>
        <w:rPr>
          <w:spacing w:val="-13"/>
        </w:rPr>
        <w:t xml:space="preserve"> </w:t>
      </w:r>
      <w:del w:id="91" w:author="Saleh Kalantari" w:date="2026-04-28T12:46:00Z" w16du:dateUtc="2026-04-28T10:46:00Z">
        <w:r>
          <w:delText>use</w:delText>
        </w:r>
      </w:del>
      <w:ins w:id="92" w:author="Saleh Kalantari" w:date="2026-04-28T12:46:00Z" w16du:dateUtc="2026-04-28T10:46:00Z">
        <w:r w:rsidR="00F40CBE">
          <w:t>then used</w:t>
        </w:r>
      </w:ins>
      <w:r>
        <w:rPr>
          <w:spacing w:val="-12"/>
        </w:rPr>
        <w:t xml:space="preserve"> </w:t>
      </w:r>
      <w:r>
        <w:t>this</w:t>
      </w:r>
      <w:r>
        <w:rPr>
          <w:spacing w:val="-13"/>
        </w:rPr>
        <w:t xml:space="preserve"> </w:t>
      </w:r>
      <w:r>
        <w:t>dataset</w:t>
      </w:r>
      <w:r>
        <w:rPr>
          <w:spacing w:val="-12"/>
        </w:rPr>
        <w:t xml:space="preserve"> </w:t>
      </w:r>
      <w:r>
        <w:t>to</w:t>
      </w:r>
      <w:r>
        <w:rPr>
          <w:spacing w:val="-13"/>
        </w:rPr>
        <w:t xml:space="preserve"> </w:t>
      </w:r>
      <w:r>
        <w:t>run</w:t>
      </w:r>
      <w:r>
        <w:rPr>
          <w:spacing w:val="-12"/>
        </w:rPr>
        <w:t xml:space="preserve"> </w:t>
      </w:r>
      <w:r>
        <w:t>an</w:t>
      </w:r>
      <w:r>
        <w:rPr>
          <w:spacing w:val="-13"/>
        </w:rPr>
        <w:t xml:space="preserve"> </w:t>
      </w:r>
      <w:r>
        <w:t>empirical</w:t>
      </w:r>
      <w:r>
        <w:rPr>
          <w:spacing w:val="-12"/>
        </w:rPr>
        <w:t xml:space="preserve"> </w:t>
      </w:r>
      <w:r>
        <w:t>study</w:t>
      </w:r>
      <w:r>
        <w:rPr>
          <w:spacing w:val="-13"/>
        </w:rPr>
        <w:t xml:space="preserve"> </w:t>
      </w:r>
      <w:r>
        <w:t>of</w:t>
      </w:r>
      <w:r>
        <w:rPr>
          <w:spacing w:val="-12"/>
        </w:rPr>
        <w:t xml:space="preserve"> </w:t>
      </w:r>
      <w:r>
        <w:t>relevance</w:t>
      </w:r>
      <w:r>
        <w:rPr>
          <w:spacing w:val="-13"/>
        </w:rPr>
        <w:t xml:space="preserve"> </w:t>
      </w:r>
      <w:r>
        <w:t>misalignment.</w:t>
      </w:r>
      <w:r>
        <w:rPr>
          <w:spacing w:val="-12"/>
        </w:rPr>
        <w:t xml:space="preserve"> </w:t>
      </w:r>
      <w:r>
        <w:t xml:space="preserve">Three research questions </w:t>
      </w:r>
      <w:del w:id="93" w:author="Saleh Kalantari" w:date="2026-04-28T12:46:00Z" w16du:dateUtc="2026-04-28T10:46:00Z">
        <w:r>
          <w:delText>organize</w:delText>
        </w:r>
      </w:del>
      <w:ins w:id="94" w:author="Saleh Kalantari" w:date="2026-04-28T12:46:00Z" w16du:dateUtc="2026-04-28T10:46:00Z">
        <w:r>
          <w:t>organize</w:t>
        </w:r>
        <w:r w:rsidR="00F40CBE">
          <w:t>d</w:t>
        </w:r>
      </w:ins>
      <w:r>
        <w:t xml:space="preserve"> the study</w:t>
      </w:r>
      <w:del w:id="95" w:author="Saleh Kalantari" w:date="2026-04-28T12:46:00Z" w16du:dateUtc="2026-04-28T10:46:00Z">
        <w:r>
          <w:delText>.</w:delText>
        </w:r>
        <w:r>
          <w:rPr>
            <w:spacing w:val="33"/>
          </w:rPr>
          <w:delText xml:space="preserve"> </w:delText>
        </w:r>
        <w:r w:rsidR="00F40CBE">
          <w:delText>First, to</w:delText>
        </w:r>
      </w:del>
      <w:ins w:id="96" w:author="Saleh Kalantari" w:date="2026-04-28T12:46:00Z" w16du:dateUtc="2026-04-28T10:46:00Z">
        <w:r w:rsidR="00F40CBE">
          <w:t>:</w:t>
        </w:r>
        <w:r>
          <w:rPr>
            <w:spacing w:val="33"/>
          </w:rPr>
          <w:t xml:space="preserve"> </w:t>
        </w:r>
      </w:ins>
    </w:p>
    <w:p w14:paraId="0743B9D1" w14:textId="0B353FD9" w:rsidR="00F40CBE" w:rsidRDefault="00F40CBE" w:rsidP="00E0605C">
      <w:pPr>
        <w:pStyle w:val="BodyText"/>
        <w:spacing w:before="17" w:line="249" w:lineRule="auto"/>
        <w:ind w:left="540" w:right="411" w:hanging="180"/>
        <w:jc w:val="both"/>
        <w:rPr>
          <w:ins w:id="97" w:author="Saleh Kalantari" w:date="2026-04-28T12:46:00Z" w16du:dateUtc="2026-04-28T10:46:00Z"/>
        </w:rPr>
      </w:pPr>
      <w:ins w:id="98" w:author="Saleh Kalantari" w:date="2026-04-28T12:46:00Z" w16du:dateUtc="2026-04-28T10:46:00Z">
        <w:r>
          <w:t>RQ1: To</w:t>
        </w:r>
      </w:ins>
      <w:r>
        <w:t xml:space="preserve"> what extent do physician trainees and </w:t>
      </w:r>
      <w:del w:id="99" w:author="Saleh Kalantari" w:date="2026-04-28T12:46:00Z" w16du:dateUtc="2026-04-28T10:46:00Z">
        <w:r>
          <w:delText>contemporary</w:delText>
        </w:r>
      </w:del>
      <w:ins w:id="100" w:author="Saleh Kalantari" w:date="2026-04-28T12:46:00Z" w16du:dateUtc="2026-04-28T10:46:00Z">
        <w:r>
          <w:t>c</w:t>
        </w:r>
        <w:r w:rsidR="00156215">
          <w:t>urrent</w:t>
        </w:r>
      </w:ins>
      <w:r>
        <w:t xml:space="preserve"> LLMs agree on which sentences of a clinical vignette matter for </w:t>
      </w:r>
      <w:ins w:id="101" w:author="Saleh Kalantari" w:date="2026-04-28T12:46:00Z" w16du:dateUtc="2026-04-28T10:46:00Z">
        <w:r w:rsidR="00156215">
          <w:t xml:space="preserve">answering </w:t>
        </w:r>
      </w:ins>
      <w:r>
        <w:t>its question?</w:t>
      </w:r>
      <w:del w:id="102" w:author="Saleh Kalantari" w:date="2026-04-28T12:46:00Z" w16du:dateUtc="2026-04-28T10:46:00Z">
        <w:r>
          <w:delText xml:space="preserve"> Second, does</w:delText>
        </w:r>
      </w:del>
    </w:p>
    <w:p w14:paraId="32099B9C" w14:textId="50779CBB" w:rsidR="00F40CBE" w:rsidRDefault="00F40CBE" w:rsidP="00E0605C">
      <w:pPr>
        <w:pStyle w:val="BodyText"/>
        <w:spacing w:before="17" w:line="249" w:lineRule="auto"/>
        <w:ind w:left="540" w:right="411" w:hanging="180"/>
        <w:jc w:val="both"/>
        <w:rPr>
          <w:ins w:id="103" w:author="Saleh Kalantari" w:date="2026-04-28T12:46:00Z" w16du:dateUtc="2026-04-28T10:46:00Z"/>
        </w:rPr>
      </w:pPr>
      <w:ins w:id="104" w:author="Saleh Kalantari" w:date="2026-04-28T12:46:00Z" w16du:dateUtc="2026-04-28T10:46:00Z">
        <w:r>
          <w:t>RQ2: Does</w:t>
        </w:r>
      </w:ins>
      <w:r>
        <w:t xml:space="preserve"> restricting an LLM’s input to sentences that physician </w:t>
      </w:r>
      <w:r>
        <w:rPr>
          <w:spacing w:val="-2"/>
        </w:rPr>
        <w:t>trainees</w:t>
      </w:r>
      <w:r>
        <w:rPr>
          <w:spacing w:val="-4"/>
        </w:rPr>
        <w:t xml:space="preserve"> </w:t>
      </w:r>
      <w:del w:id="105" w:author="Saleh Kalantari" w:date="2026-04-28T12:46:00Z" w16du:dateUtc="2026-04-28T10:46:00Z">
        <w:r>
          <w:rPr>
            <w:spacing w:val="-2"/>
          </w:rPr>
          <w:delText>label</w:delText>
        </w:r>
      </w:del>
      <w:ins w:id="106" w:author="Saleh Kalantari" w:date="2026-04-28T12:46:00Z" w16du:dateUtc="2026-04-28T10:46:00Z">
        <w:r>
          <w:rPr>
            <w:spacing w:val="-2"/>
          </w:rPr>
          <w:t>label</w:t>
        </w:r>
        <w:r w:rsidR="00156215">
          <w:rPr>
            <w:spacing w:val="-2"/>
          </w:rPr>
          <w:t>ed as</w:t>
        </w:r>
      </w:ins>
      <w:r>
        <w:rPr>
          <w:spacing w:val="-4"/>
        </w:rPr>
        <w:t xml:space="preserve"> </w:t>
      </w:r>
      <w:r>
        <w:rPr>
          <w:spacing w:val="-2"/>
        </w:rPr>
        <w:t>highly</w:t>
      </w:r>
      <w:r>
        <w:rPr>
          <w:spacing w:val="-4"/>
        </w:rPr>
        <w:t xml:space="preserve"> </w:t>
      </w:r>
      <w:r>
        <w:rPr>
          <w:spacing w:val="-2"/>
        </w:rPr>
        <w:t>relevant</w:t>
      </w:r>
      <w:r>
        <w:rPr>
          <w:spacing w:val="-4"/>
        </w:rPr>
        <w:t xml:space="preserve"> </w:t>
      </w:r>
      <w:r>
        <w:rPr>
          <w:spacing w:val="-2"/>
        </w:rPr>
        <w:t>change</w:t>
      </w:r>
      <w:r>
        <w:rPr>
          <w:spacing w:val="-4"/>
        </w:rPr>
        <w:t xml:space="preserve"> </w:t>
      </w:r>
      <w:r>
        <w:rPr>
          <w:spacing w:val="-2"/>
        </w:rPr>
        <w:t>downstream</w:t>
      </w:r>
      <w:r>
        <w:rPr>
          <w:spacing w:val="-4"/>
        </w:rPr>
        <w:t xml:space="preserve"> </w:t>
      </w:r>
      <w:r>
        <w:rPr>
          <w:spacing w:val="-2"/>
        </w:rPr>
        <w:t>answer</w:t>
      </w:r>
      <w:r>
        <w:rPr>
          <w:spacing w:val="-4"/>
        </w:rPr>
        <w:t xml:space="preserve"> </w:t>
      </w:r>
      <w:r>
        <w:rPr>
          <w:spacing w:val="-2"/>
        </w:rPr>
        <w:t>accuracy,</w:t>
      </w:r>
      <w:r>
        <w:rPr>
          <w:spacing w:val="-4"/>
        </w:rPr>
        <w:t xml:space="preserve"> </w:t>
      </w:r>
      <w:r>
        <w:rPr>
          <w:spacing w:val="-2"/>
        </w:rPr>
        <w:t>and</w:t>
      </w:r>
      <w:r>
        <w:rPr>
          <w:spacing w:val="-4"/>
        </w:rPr>
        <w:t xml:space="preserve"> </w:t>
      </w:r>
      <w:r>
        <w:rPr>
          <w:spacing w:val="-2"/>
        </w:rPr>
        <w:t>how</w:t>
      </w:r>
      <w:r>
        <w:rPr>
          <w:spacing w:val="-4"/>
        </w:rPr>
        <w:t xml:space="preserve"> </w:t>
      </w:r>
      <w:r>
        <w:rPr>
          <w:spacing w:val="-2"/>
        </w:rPr>
        <w:t>should</w:t>
      </w:r>
      <w:r>
        <w:rPr>
          <w:spacing w:val="-4"/>
        </w:rPr>
        <w:t xml:space="preserve"> </w:t>
      </w:r>
      <w:r>
        <w:rPr>
          <w:spacing w:val="-2"/>
        </w:rPr>
        <w:t>such</w:t>
      </w:r>
      <w:r>
        <w:rPr>
          <w:spacing w:val="-4"/>
        </w:rPr>
        <w:t xml:space="preserve"> </w:t>
      </w:r>
      <w:r>
        <w:rPr>
          <w:spacing w:val="-2"/>
        </w:rPr>
        <w:t>changes</w:t>
      </w:r>
      <w:r>
        <w:rPr>
          <w:spacing w:val="-4"/>
        </w:rPr>
        <w:t xml:space="preserve"> </w:t>
      </w:r>
      <w:r>
        <w:rPr>
          <w:spacing w:val="-2"/>
        </w:rPr>
        <w:t>be</w:t>
      </w:r>
      <w:r>
        <w:rPr>
          <w:spacing w:val="-4"/>
        </w:rPr>
        <w:t xml:space="preserve"> </w:t>
      </w:r>
      <w:r>
        <w:rPr>
          <w:spacing w:val="-2"/>
        </w:rPr>
        <w:t>interpreted</w:t>
      </w:r>
      <w:r>
        <w:rPr>
          <w:spacing w:val="-4"/>
        </w:rPr>
        <w:t xml:space="preserve"> </w:t>
      </w:r>
      <w:r>
        <w:rPr>
          <w:spacing w:val="-2"/>
        </w:rPr>
        <w:t>given</w:t>
      </w:r>
      <w:r>
        <w:rPr>
          <w:spacing w:val="-4"/>
        </w:rPr>
        <w:t xml:space="preserve"> </w:t>
      </w:r>
      <w:r>
        <w:rPr>
          <w:spacing w:val="-2"/>
        </w:rPr>
        <w:t xml:space="preserve">potential </w:t>
      </w:r>
      <w:r>
        <w:t>confounds?</w:t>
      </w:r>
      <w:del w:id="107" w:author="Saleh Kalantari" w:date="2026-04-28T12:46:00Z" w16du:dateUtc="2026-04-28T10:46:00Z">
        <w:r>
          <w:delText xml:space="preserve"> Third,</w:delText>
        </w:r>
        <w:r>
          <w:rPr>
            <w:spacing w:val="-6"/>
          </w:rPr>
          <w:delText xml:space="preserve"> </w:delText>
        </w:r>
        <w:r>
          <w:delText>can</w:delText>
        </w:r>
      </w:del>
    </w:p>
    <w:p w14:paraId="221C91B6" w14:textId="2A8A82C8" w:rsidR="00F40CBE" w:rsidRDefault="00F40CBE" w:rsidP="00E0605C">
      <w:pPr>
        <w:pStyle w:val="BodyText"/>
        <w:spacing w:before="17" w:line="249" w:lineRule="auto"/>
        <w:ind w:left="540" w:right="411" w:hanging="180"/>
        <w:jc w:val="both"/>
        <w:rPr>
          <w:ins w:id="108" w:author="Saleh Kalantari" w:date="2026-04-28T12:46:00Z" w16du:dateUtc="2026-04-28T10:46:00Z"/>
          <w:spacing w:val="40"/>
        </w:rPr>
      </w:pPr>
      <w:ins w:id="109" w:author="Saleh Kalantari" w:date="2026-04-28T12:46:00Z" w16du:dateUtc="2026-04-28T10:46:00Z">
        <w:r>
          <w:t>RQ3:</w:t>
        </w:r>
        <w:r>
          <w:rPr>
            <w:spacing w:val="-6"/>
          </w:rPr>
          <w:t xml:space="preserve"> </w:t>
        </w:r>
        <w:r>
          <w:t>Can</w:t>
        </w:r>
      </w:ins>
      <w:r>
        <w:rPr>
          <w:spacing w:val="-6"/>
        </w:rPr>
        <w:t xml:space="preserve"> </w:t>
      </w:r>
      <w:r>
        <w:t>an</w:t>
      </w:r>
      <w:r>
        <w:rPr>
          <w:spacing w:val="-6"/>
        </w:rPr>
        <w:t xml:space="preserve"> </w:t>
      </w:r>
      <w:r>
        <w:t>LLM’s</w:t>
      </w:r>
      <w:r>
        <w:rPr>
          <w:spacing w:val="-6"/>
        </w:rPr>
        <w:t xml:space="preserve"> </w:t>
      </w:r>
      <w:r>
        <w:t>own</w:t>
      </w:r>
      <w:r>
        <w:rPr>
          <w:spacing w:val="-6"/>
        </w:rPr>
        <w:t xml:space="preserve"> </w:t>
      </w:r>
      <w:r>
        <w:t>sentence</w:t>
      </w:r>
      <w:del w:id="110" w:author="Saleh Kalantari" w:date="2026-04-28T12:46:00Z" w16du:dateUtc="2026-04-28T10:46:00Z">
        <w:r>
          <w:rPr>
            <w:spacing w:val="-6"/>
          </w:rPr>
          <w:delText xml:space="preserve"> </w:delText>
        </w:r>
      </w:del>
      <w:ins w:id="111" w:author="Saleh Kalantari" w:date="2026-04-28T12:46:00Z" w16du:dateUtc="2026-04-28T10:46:00Z">
        <w:r w:rsidR="00156215">
          <w:rPr>
            <w:spacing w:val="-6"/>
          </w:rPr>
          <w:t>-</w:t>
        </w:r>
      </w:ins>
      <w:r>
        <w:t>level</w:t>
      </w:r>
      <w:r>
        <w:rPr>
          <w:spacing w:val="-6"/>
        </w:rPr>
        <w:t xml:space="preserve"> </w:t>
      </w:r>
      <w:r>
        <w:t>relevance</w:t>
      </w:r>
      <w:r>
        <w:rPr>
          <w:spacing w:val="-6"/>
        </w:rPr>
        <w:t xml:space="preserve"> </w:t>
      </w:r>
      <w:r>
        <w:t>scores</w:t>
      </w:r>
      <w:r>
        <w:rPr>
          <w:spacing w:val="-6"/>
        </w:rPr>
        <w:t xml:space="preserve"> </w:t>
      </w:r>
      <w:r>
        <w:t>drive</w:t>
      </w:r>
      <w:r>
        <w:rPr>
          <w:spacing w:val="-6"/>
        </w:rPr>
        <w:t xml:space="preserve"> </w:t>
      </w:r>
      <w:r>
        <w:t>comparable</w:t>
      </w:r>
      <w:r>
        <w:rPr>
          <w:spacing w:val="-6"/>
        </w:rPr>
        <w:t xml:space="preserve"> </w:t>
      </w:r>
      <w:r>
        <w:t>filtering</w:t>
      </w:r>
      <w:r>
        <w:rPr>
          <w:spacing w:val="-6"/>
        </w:rPr>
        <w:t xml:space="preserve"> </w:t>
      </w:r>
      <w:r>
        <w:t>effects</w:t>
      </w:r>
      <w:ins w:id="112" w:author="Saleh Kalantari" w:date="2026-04-28T12:46:00Z" w16du:dateUtc="2026-04-28T10:46:00Z">
        <w:r w:rsidR="004A2607">
          <w:t xml:space="preserve"> using a two-stage process</w:t>
        </w:r>
      </w:ins>
      <w:r>
        <w:t>,</w:t>
      </w:r>
      <w:r>
        <w:rPr>
          <w:spacing w:val="-6"/>
        </w:rPr>
        <w:t xml:space="preserve"> </w:t>
      </w:r>
      <w:r>
        <w:t>so</w:t>
      </w:r>
      <w:r>
        <w:rPr>
          <w:spacing w:val="-6"/>
        </w:rPr>
        <w:t xml:space="preserve"> </w:t>
      </w:r>
      <w:r>
        <w:t>that</w:t>
      </w:r>
      <w:r>
        <w:rPr>
          <w:spacing w:val="-6"/>
        </w:rPr>
        <w:t xml:space="preserve"> </w:t>
      </w:r>
      <w:r>
        <w:t>the</w:t>
      </w:r>
      <w:r>
        <w:rPr>
          <w:spacing w:val="-6"/>
        </w:rPr>
        <w:t xml:space="preserve"> </w:t>
      </w:r>
      <w:r>
        <w:t>approach does not depend on human annotation</w:t>
      </w:r>
      <w:del w:id="113" w:author="Saleh Kalantari" w:date="2026-04-28T12:46:00Z" w16du:dateUtc="2026-04-28T10:46:00Z">
        <w:r>
          <w:delText xml:space="preserve"> at inference time?</w:delText>
        </w:r>
        <w:r>
          <w:rPr>
            <w:spacing w:val="40"/>
          </w:rPr>
          <w:delText xml:space="preserve"> </w:delText>
        </w:r>
      </w:del>
      <w:ins w:id="114" w:author="Saleh Kalantari" w:date="2026-04-28T12:46:00Z" w16du:dateUtc="2026-04-28T10:46:00Z">
        <w:r>
          <w:t>?</w:t>
        </w:r>
        <w:r>
          <w:rPr>
            <w:spacing w:val="40"/>
          </w:rPr>
          <w:t xml:space="preserve"> </w:t>
        </w:r>
      </w:ins>
    </w:p>
    <w:p w14:paraId="3ACCD34F" w14:textId="779D8375" w:rsidR="00A40DB8" w:rsidRDefault="00096600">
      <w:pPr>
        <w:pStyle w:val="BodyText"/>
        <w:spacing w:before="17" w:line="249" w:lineRule="auto"/>
        <w:ind w:left="53" w:right="411"/>
        <w:jc w:val="both"/>
        <w:pPrChange w:id="115" w:author="Saleh Kalantari" w:date="2026-04-28T12:46:00Z" w16du:dateUtc="2026-04-28T10:46:00Z">
          <w:pPr>
            <w:pStyle w:val="BodyText"/>
            <w:spacing w:before="17" w:line="249" w:lineRule="auto"/>
            <w:ind w:left="53" w:right="411" w:firstLine="298"/>
            <w:jc w:val="both"/>
          </w:pPr>
        </w:pPrChange>
      </w:pPr>
      <w:r>
        <w:t>Medical QA datasets are a primary method of evaluating LLM performance</w:t>
      </w:r>
      <w:r>
        <w:rPr>
          <w:spacing w:val="-7"/>
        </w:rPr>
        <w:t xml:space="preserve"> </w:t>
      </w:r>
      <w:r>
        <w:t>in</w:t>
      </w:r>
      <w:r>
        <w:rPr>
          <w:spacing w:val="-7"/>
        </w:rPr>
        <w:t xml:space="preserve"> </w:t>
      </w:r>
      <w:r>
        <w:t>clinical</w:t>
      </w:r>
      <w:r>
        <w:rPr>
          <w:spacing w:val="-7"/>
        </w:rPr>
        <w:t xml:space="preserve"> </w:t>
      </w:r>
      <w:r>
        <w:t>tasks</w:t>
      </w:r>
      <w:r>
        <w:fldChar w:fldCharType="begin"/>
      </w:r>
      <w:r>
        <w:instrText>HYPERLINK \l "_bookmark35"</w:instrText>
      </w:r>
      <w:r>
        <w:fldChar w:fldCharType="separate"/>
      </w:r>
      <w:r>
        <w:rPr>
          <w:color w:val="0000FF"/>
          <w:vertAlign w:val="superscript"/>
        </w:rPr>
        <w:t>40</w:t>
      </w:r>
      <w:r>
        <w:fldChar w:fldCharType="end"/>
      </w:r>
      <w:r>
        <w:rPr>
          <w:vertAlign w:val="superscript"/>
        </w:rPr>
        <w:t>–</w:t>
      </w:r>
      <w:r>
        <w:fldChar w:fldCharType="begin"/>
      </w:r>
      <w:r>
        <w:instrText>HYPERLINK \l "_bookmark36"</w:instrText>
      </w:r>
      <w:r>
        <w:fldChar w:fldCharType="separate"/>
      </w:r>
      <w:r>
        <w:rPr>
          <w:color w:val="0000FF"/>
          <w:vertAlign w:val="superscript"/>
        </w:rPr>
        <w:t>43</w:t>
      </w:r>
      <w:r>
        <w:fldChar w:fldCharType="end"/>
      </w:r>
      <w:r>
        <w:t>,</w:t>
      </w:r>
      <w:r>
        <w:rPr>
          <w:spacing w:val="-7"/>
        </w:rPr>
        <w:t xml:space="preserve"> </w:t>
      </w:r>
      <w:r>
        <w:t>yet</w:t>
      </w:r>
      <w:r>
        <w:rPr>
          <w:spacing w:val="-7"/>
        </w:rPr>
        <w:t xml:space="preserve"> </w:t>
      </w:r>
      <w:r>
        <w:t>existing</w:t>
      </w:r>
      <w:r>
        <w:rPr>
          <w:spacing w:val="-7"/>
        </w:rPr>
        <w:t xml:space="preserve"> </w:t>
      </w:r>
      <w:r>
        <w:t>resources</w:t>
      </w:r>
      <w:r>
        <w:rPr>
          <w:spacing w:val="-7"/>
        </w:rPr>
        <w:t xml:space="preserve"> </w:t>
      </w:r>
      <w:r>
        <w:t>primarily</w:t>
      </w:r>
      <w:r>
        <w:rPr>
          <w:spacing w:val="-7"/>
        </w:rPr>
        <w:t xml:space="preserve"> </w:t>
      </w:r>
      <w:r>
        <w:t>score</w:t>
      </w:r>
      <w:r>
        <w:rPr>
          <w:spacing w:val="-7"/>
        </w:rPr>
        <w:t xml:space="preserve"> </w:t>
      </w:r>
      <w:r>
        <w:t>final</w:t>
      </w:r>
      <w:r>
        <w:rPr>
          <w:spacing w:val="-7"/>
        </w:rPr>
        <w:t xml:space="preserve"> </w:t>
      </w:r>
      <w:r>
        <w:t>answers</w:t>
      </w:r>
      <w:r>
        <w:rPr>
          <w:spacing w:val="-7"/>
        </w:rPr>
        <w:t xml:space="preserve"> </w:t>
      </w:r>
      <w:r>
        <w:t>and</w:t>
      </w:r>
      <w:r>
        <w:rPr>
          <w:spacing w:val="-7"/>
        </w:rPr>
        <w:t xml:space="preserve"> </w:t>
      </w:r>
      <w:r>
        <w:t>do</w:t>
      </w:r>
      <w:r>
        <w:rPr>
          <w:spacing w:val="-7"/>
        </w:rPr>
        <w:t xml:space="preserve"> </w:t>
      </w:r>
      <w:r>
        <w:t>not</w:t>
      </w:r>
      <w:r>
        <w:rPr>
          <w:spacing w:val="-7"/>
        </w:rPr>
        <w:t xml:space="preserve"> </w:t>
      </w:r>
      <w:r>
        <w:t>track</w:t>
      </w:r>
      <w:r>
        <w:rPr>
          <w:spacing w:val="-7"/>
        </w:rPr>
        <w:t xml:space="preserve"> </w:t>
      </w:r>
      <w:r>
        <w:t>which</w:t>
      </w:r>
      <w:r>
        <w:rPr>
          <w:spacing w:val="-7"/>
        </w:rPr>
        <w:t xml:space="preserve"> </w:t>
      </w:r>
      <w:r>
        <w:t>parts</w:t>
      </w:r>
      <w:r>
        <w:rPr>
          <w:spacing w:val="-7"/>
        </w:rPr>
        <w:t xml:space="preserve"> </w:t>
      </w:r>
      <w:r>
        <w:t>of</w:t>
      </w:r>
      <w:r>
        <w:rPr>
          <w:spacing w:val="-7"/>
        </w:rPr>
        <w:t xml:space="preserve"> </w:t>
      </w:r>
      <w:r>
        <w:t>the</w:t>
      </w:r>
      <w:r>
        <w:rPr>
          <w:spacing w:val="-7"/>
        </w:rPr>
        <w:t xml:space="preserve"> </w:t>
      </w:r>
      <w:r>
        <w:t>case the model or the human relied on</w:t>
      </w:r>
      <w:ins w:id="116" w:author="Saleh Kalantari" w:date="2026-04-28T12:46:00Z" w16du:dateUtc="2026-04-28T10:46:00Z">
        <w:r w:rsidR="003A02EB">
          <w:t xml:space="preserve"> for obtaining that answer</w:t>
        </w:r>
      </w:ins>
      <w:r>
        <w:fldChar w:fldCharType="begin"/>
      </w:r>
      <w:r>
        <w:instrText>HYPERLINK \l "_bookmark37"</w:instrText>
      </w:r>
      <w:r>
        <w:fldChar w:fldCharType="separate"/>
      </w:r>
      <w:r>
        <w:rPr>
          <w:color w:val="0000FF"/>
          <w:vertAlign w:val="superscript"/>
        </w:rPr>
        <w:t>44</w:t>
      </w:r>
      <w:r>
        <w:fldChar w:fldCharType="end"/>
      </w:r>
      <w:r>
        <w:rPr>
          <w:vertAlign w:val="superscript"/>
        </w:rPr>
        <w:t>–</w:t>
      </w:r>
      <w:r>
        <w:fldChar w:fldCharType="begin"/>
      </w:r>
      <w:r>
        <w:instrText>HYPERLINK \l "_bookmark38"</w:instrText>
      </w:r>
      <w:r>
        <w:fldChar w:fldCharType="separate"/>
      </w:r>
      <w:r>
        <w:rPr>
          <w:color w:val="0000FF"/>
          <w:vertAlign w:val="superscript"/>
        </w:rPr>
        <w:t>46</w:t>
      </w:r>
      <w:r>
        <w:fldChar w:fldCharType="end"/>
      </w:r>
      <w:r>
        <w:t>. Recent work on explanation</w:t>
      </w:r>
      <w:del w:id="117" w:author="Saleh Kalantari" w:date="2026-04-28T12:46:00Z" w16du:dateUtc="2026-04-28T10:46:00Z">
        <w:r>
          <w:delText xml:space="preserve"> </w:delText>
        </w:r>
      </w:del>
      <w:ins w:id="118" w:author="Saleh Kalantari" w:date="2026-04-28T12:46:00Z" w16du:dateUtc="2026-04-28T10:46:00Z">
        <w:r w:rsidR="003A02EB">
          <w:t>-</w:t>
        </w:r>
      </w:ins>
      <w:r>
        <w:t xml:space="preserve">generation and qualitative reasoning analyses </w:t>
      </w:r>
      <w:del w:id="119" w:author="Saleh Kalantari" w:date="2026-04-28T12:46:00Z" w16du:dateUtc="2026-04-28T10:46:00Z">
        <w:r>
          <w:delText>focuses</w:delText>
        </w:r>
      </w:del>
      <w:ins w:id="120" w:author="Saleh Kalantari" w:date="2026-04-28T12:46:00Z" w16du:dateUtc="2026-04-28T10:46:00Z">
        <w:r w:rsidR="003A02EB">
          <w:t>has</w:t>
        </w:r>
        <w:r w:rsidR="00AE73A3">
          <w:t xml:space="preserve"> instead</w:t>
        </w:r>
        <w:r w:rsidR="003A02EB">
          <w:t xml:space="preserve"> </w:t>
        </w:r>
        <w:r>
          <w:t>focuse</w:t>
        </w:r>
        <w:r w:rsidR="003A02EB">
          <w:t>d</w:t>
        </w:r>
      </w:ins>
      <w:r>
        <w:t xml:space="preserve"> on the reasoning produced after the input context has already been interpreted</w:t>
      </w:r>
      <w:r>
        <w:fldChar w:fldCharType="begin"/>
      </w:r>
      <w:r>
        <w:instrText>HYPERLINK \l "_bookmark39"</w:instrText>
      </w:r>
      <w:r>
        <w:fldChar w:fldCharType="separate"/>
      </w:r>
      <w:r>
        <w:rPr>
          <w:color w:val="0000FF"/>
          <w:vertAlign w:val="superscript"/>
        </w:rPr>
        <w:t>47</w:t>
      </w:r>
      <w:r>
        <w:fldChar w:fldCharType="end"/>
      </w:r>
      <w:r>
        <w:t>.</w:t>
      </w:r>
    </w:p>
    <w:p w14:paraId="5ED35DFB" w14:textId="7A9BAF74" w:rsidR="00A40DB8" w:rsidRDefault="00096600">
      <w:pPr>
        <w:pStyle w:val="BodyText"/>
        <w:spacing w:before="17" w:line="249" w:lineRule="auto"/>
        <w:ind w:left="46" w:right="411" w:firstLine="306"/>
        <w:jc w:val="both"/>
      </w:pPr>
      <w:r>
        <w:t>We</w:t>
      </w:r>
      <w:r>
        <w:rPr>
          <w:spacing w:val="-10"/>
        </w:rPr>
        <w:t xml:space="preserve"> </w:t>
      </w:r>
      <w:del w:id="121" w:author="Saleh Kalantari" w:date="2026-04-28T12:46:00Z" w16du:dateUtc="2026-04-28T10:46:00Z">
        <w:r>
          <w:delText>collect</w:delText>
        </w:r>
      </w:del>
      <w:ins w:id="122" w:author="Saleh Kalantari" w:date="2026-04-28T12:46:00Z" w16du:dateUtc="2026-04-28T10:46:00Z">
        <w:r>
          <w:t>collect</w:t>
        </w:r>
        <w:r w:rsidR="009B1292">
          <w:t>ed</w:t>
        </w:r>
      </w:ins>
      <w:r>
        <w:rPr>
          <w:spacing w:val="-10"/>
        </w:rPr>
        <w:t xml:space="preserve"> </w:t>
      </w:r>
      <w:r>
        <w:t>sentence-level</w:t>
      </w:r>
      <w:r>
        <w:rPr>
          <w:spacing w:val="-10"/>
        </w:rPr>
        <w:t xml:space="preserve"> </w:t>
      </w:r>
      <w:r>
        <w:t>relevance</w:t>
      </w:r>
      <w:r>
        <w:rPr>
          <w:spacing w:val="-10"/>
        </w:rPr>
        <w:t xml:space="preserve"> </w:t>
      </w:r>
      <w:r>
        <w:t>labels</w:t>
      </w:r>
      <w:r>
        <w:rPr>
          <w:spacing w:val="-10"/>
        </w:rPr>
        <w:t xml:space="preserve"> </w:t>
      </w:r>
      <w:r>
        <w:t>on</w:t>
      </w:r>
      <w:r>
        <w:rPr>
          <w:spacing w:val="-10"/>
        </w:rPr>
        <w:t xml:space="preserve"> </w:t>
      </w:r>
      <w:r>
        <w:t>933</w:t>
      </w:r>
      <w:r>
        <w:rPr>
          <w:spacing w:val="-10"/>
        </w:rPr>
        <w:t xml:space="preserve"> </w:t>
      </w:r>
      <w:r>
        <w:t>samples</w:t>
      </w:r>
      <w:r>
        <w:rPr>
          <w:spacing w:val="-10"/>
        </w:rPr>
        <w:t xml:space="preserve"> </w:t>
      </w:r>
      <w:r>
        <w:t>drawn</w:t>
      </w:r>
      <w:r>
        <w:rPr>
          <w:spacing w:val="-10"/>
        </w:rPr>
        <w:t xml:space="preserve"> </w:t>
      </w:r>
      <w:r>
        <w:t>from</w:t>
      </w:r>
      <w:r>
        <w:rPr>
          <w:spacing w:val="-10"/>
        </w:rPr>
        <w:t xml:space="preserve"> </w:t>
      </w:r>
      <w:r>
        <w:t>four</w:t>
      </w:r>
      <w:r>
        <w:rPr>
          <w:spacing w:val="-9"/>
        </w:rPr>
        <w:t xml:space="preserve"> </w:t>
      </w:r>
      <w:r>
        <w:t>source</w:t>
      </w:r>
      <w:r>
        <w:rPr>
          <w:spacing w:val="-10"/>
        </w:rPr>
        <w:t xml:space="preserve"> </w:t>
      </w:r>
      <w:r>
        <w:t>datasets</w:t>
      </w:r>
      <w:del w:id="123" w:author="Saleh Kalantari" w:date="2026-04-28T12:46:00Z" w16du:dateUtc="2026-04-28T10:46:00Z">
        <w:r>
          <w:rPr>
            <w:spacing w:val="-10"/>
          </w:rPr>
          <w:delText xml:space="preserve"> </w:delText>
        </w:r>
        <w:r>
          <w:delText>-</w:delText>
        </w:r>
      </w:del>
      <w:ins w:id="124" w:author="Saleh Kalantari" w:date="2026-04-28T12:46:00Z" w16du:dateUtc="2026-04-28T10:46:00Z">
        <w:r w:rsidR="009B1292">
          <w:t>:</w:t>
        </w:r>
      </w:ins>
      <w:r>
        <w:rPr>
          <w:spacing w:val="-10"/>
        </w:rPr>
        <w:t xml:space="preserve"> </w:t>
      </w:r>
      <w:r>
        <w:rPr>
          <w:i/>
        </w:rPr>
        <w:t>Massive</w:t>
      </w:r>
      <w:r>
        <w:rPr>
          <w:i/>
          <w:spacing w:val="-10"/>
        </w:rPr>
        <w:t xml:space="preserve"> </w:t>
      </w:r>
      <w:r>
        <w:rPr>
          <w:i/>
        </w:rPr>
        <w:t>Multitask</w:t>
      </w:r>
      <w:r>
        <w:rPr>
          <w:i/>
          <w:spacing w:val="-10"/>
        </w:rPr>
        <w:t xml:space="preserve"> </w:t>
      </w:r>
      <w:r>
        <w:rPr>
          <w:i/>
        </w:rPr>
        <w:t xml:space="preserve">Language Understanding </w:t>
      </w:r>
      <w:r>
        <w:t>(MMLU)-precision medicine (192 QAs)</w:t>
      </w:r>
      <w:hyperlink w:anchor="_bookmark40" w:history="1">
        <w:r w:rsidR="00A40DB8">
          <w:rPr>
            <w:color w:val="0000FF"/>
            <w:vertAlign w:val="superscript"/>
          </w:rPr>
          <w:t>48</w:t>
        </w:r>
      </w:hyperlink>
      <w:r>
        <w:t xml:space="preserve">, </w:t>
      </w:r>
      <w:r>
        <w:rPr>
          <w:i/>
        </w:rPr>
        <w:t xml:space="preserve">Medbullets </w:t>
      </w:r>
      <w:r>
        <w:t xml:space="preserve">(160 QAs), </w:t>
      </w:r>
      <w:r>
        <w:rPr>
          <w:i/>
        </w:rPr>
        <w:t xml:space="preserve">JAMA Clinical Challenge </w:t>
      </w:r>
      <w:del w:id="125" w:author="Saleh Kalantari" w:date="2026-04-28T12:46:00Z" w16du:dateUtc="2026-04-28T10:46:00Z">
        <w:r>
          <w:rPr>
            <w:i/>
          </w:rPr>
          <w:delText>dataset</w:delText>
        </w:r>
      </w:del>
      <w:ins w:id="126" w:author="Saleh Kalantari" w:date="2026-04-28T12:46:00Z" w16du:dateUtc="2026-04-28T10:46:00Z">
        <w:r w:rsidR="009B1292">
          <w:rPr>
            <w:i/>
          </w:rPr>
          <w:t>D</w:t>
        </w:r>
        <w:r>
          <w:rPr>
            <w:i/>
          </w:rPr>
          <w:t>ataset</w:t>
        </w:r>
      </w:ins>
      <w:r>
        <w:rPr>
          <w:i/>
        </w:rPr>
        <w:t xml:space="preserve"> </w:t>
      </w:r>
      <w:r>
        <w:t>(295 QAs)</w:t>
      </w:r>
      <w:hyperlink w:anchor="_bookmark41" w:history="1">
        <w:r w:rsidR="00A40DB8">
          <w:rPr>
            <w:color w:val="0000FF"/>
            <w:vertAlign w:val="superscript"/>
          </w:rPr>
          <w:t>49</w:t>
        </w:r>
      </w:hyperlink>
      <w:r>
        <w:t xml:space="preserve">, and </w:t>
      </w:r>
      <w:r>
        <w:rPr>
          <w:i/>
        </w:rPr>
        <w:t xml:space="preserve">MedXpertQA </w:t>
      </w:r>
      <w:r>
        <w:t>(286 QAs)</w:t>
      </w:r>
      <w:hyperlink w:anchor="_bookmark42" w:history="1">
        <w:r w:rsidR="00A40DB8">
          <w:rPr>
            <w:color w:val="0000FF"/>
            <w:vertAlign w:val="superscript"/>
          </w:rPr>
          <w:t>50</w:t>
        </w:r>
      </w:hyperlink>
      <w:del w:id="127" w:author="Saleh Kalantari" w:date="2026-04-28T12:46:00Z" w16du:dateUtc="2026-04-28T10:46:00Z">
        <w:r>
          <w:rPr>
            <w:color w:val="0000FF"/>
            <w:spacing w:val="19"/>
          </w:rPr>
          <w:delText xml:space="preserve"> </w:delText>
        </w:r>
        <w:r>
          <w:delText xml:space="preserve">- from </w:delText>
        </w:r>
      </w:del>
      <w:ins w:id="128" w:author="Saleh Kalantari" w:date="2026-04-28T12:46:00Z" w16du:dateUtc="2026-04-28T10:46:00Z">
        <w:r w:rsidR="009B1292">
          <w:t>. These labels were produced by</w:t>
        </w:r>
        <w:r>
          <w:t xml:space="preserve"> </w:t>
        </w:r>
      </w:ins>
      <w:r>
        <w:t>53 physician trainees</w:t>
      </w:r>
      <w:del w:id="129" w:author="Saleh Kalantari" w:date="2026-04-28T12:46:00Z" w16du:dateUtc="2026-04-28T10:46:00Z">
        <w:r>
          <w:delText>.</w:delText>
        </w:r>
        <w:r>
          <w:rPr>
            <w:spacing w:val="21"/>
          </w:rPr>
          <w:delText xml:space="preserve"> </w:delText>
        </w:r>
        <w:r>
          <w:delText>Physician trainees annotations are verified by a group of</w:delText>
        </w:r>
        <w:r>
          <w:rPr>
            <w:spacing w:val="15"/>
          </w:rPr>
          <w:delText xml:space="preserve"> </w:delText>
        </w:r>
        <w:r>
          <w:delText>seven</w:delText>
        </w:r>
      </w:del>
      <w:ins w:id="130" w:author="Saleh Kalantari" w:date="2026-04-28T12:46:00Z" w16du:dateUtc="2026-04-28T10:46:00Z">
        <w:r w:rsidR="009B1292">
          <w:t>, and an additional 7</w:t>
        </w:r>
      </w:ins>
      <w:r w:rsidR="009B1292">
        <w:rPr>
          <w:rPrChange w:id="131" w:author="Saleh Kalantari" w:date="2026-04-28T12:46:00Z" w16du:dateUtc="2026-04-28T10:46:00Z">
            <w:rPr>
              <w:spacing w:val="15"/>
            </w:rPr>
          </w:rPrChange>
        </w:rPr>
        <w:t xml:space="preserve"> </w:t>
      </w:r>
      <w:r w:rsidR="009B1292">
        <w:t>physician</w:t>
      </w:r>
      <w:r w:rsidR="009B1292">
        <w:rPr>
          <w:rPrChange w:id="132" w:author="Saleh Kalantari" w:date="2026-04-28T12:46:00Z" w16du:dateUtc="2026-04-28T10:46:00Z">
            <w:rPr>
              <w:spacing w:val="15"/>
            </w:rPr>
          </w:rPrChange>
        </w:rPr>
        <w:t xml:space="preserve"> </w:t>
      </w:r>
      <w:r w:rsidR="009B1292">
        <w:t>experts</w:t>
      </w:r>
      <w:r w:rsidR="009B1292">
        <w:rPr>
          <w:rPrChange w:id="133" w:author="Saleh Kalantari" w:date="2026-04-28T12:46:00Z" w16du:dateUtc="2026-04-28T10:46:00Z">
            <w:rPr>
              <w:spacing w:val="15"/>
            </w:rPr>
          </w:rPrChange>
        </w:rPr>
        <w:t xml:space="preserve"> </w:t>
      </w:r>
      <w:ins w:id="134" w:author="Saleh Kalantari" w:date="2026-04-28T12:46:00Z" w16du:dateUtc="2026-04-28T10:46:00Z">
        <w:r w:rsidR="009B1292">
          <w:t xml:space="preserve">were asked </w:t>
        </w:r>
      </w:ins>
      <w:r w:rsidR="009B1292">
        <w:t>to</w:t>
      </w:r>
      <w:r w:rsidR="009B1292">
        <w:rPr>
          <w:rPrChange w:id="135" w:author="Saleh Kalantari" w:date="2026-04-28T12:46:00Z" w16du:dateUtc="2026-04-28T10:46:00Z">
            <w:rPr>
              <w:spacing w:val="15"/>
            </w:rPr>
          </w:rPrChange>
        </w:rPr>
        <w:t xml:space="preserve"> </w:t>
      </w:r>
      <w:del w:id="136" w:author="Saleh Kalantari" w:date="2026-04-28T12:46:00Z" w16du:dateUtc="2026-04-28T10:46:00Z">
        <w:r>
          <w:delText>ensure</w:delText>
        </w:r>
      </w:del>
      <w:ins w:id="137" w:author="Saleh Kalantari" w:date="2026-04-28T12:46:00Z" w16du:dateUtc="2026-04-28T10:46:00Z">
        <w:r w:rsidR="009B1292">
          <w:t>spot-check</w:t>
        </w:r>
      </w:ins>
      <w:r w:rsidR="009B1292">
        <w:rPr>
          <w:rPrChange w:id="138" w:author="Saleh Kalantari" w:date="2026-04-28T12:46:00Z" w16du:dateUtc="2026-04-28T10:46:00Z">
            <w:rPr>
              <w:spacing w:val="15"/>
            </w:rPr>
          </w:rPrChange>
        </w:rPr>
        <w:t xml:space="preserve"> </w:t>
      </w:r>
      <w:r w:rsidR="009B1292">
        <w:t>the</w:t>
      </w:r>
      <w:r w:rsidR="009B1292">
        <w:rPr>
          <w:rPrChange w:id="139" w:author="Saleh Kalantari" w:date="2026-04-28T12:46:00Z" w16du:dateUtc="2026-04-28T10:46:00Z">
            <w:rPr>
              <w:spacing w:val="15"/>
            </w:rPr>
          </w:rPrChange>
        </w:rPr>
        <w:t xml:space="preserve"> </w:t>
      </w:r>
      <w:ins w:id="140" w:author="Saleh Kalantari" w:date="2026-04-28T12:46:00Z" w16du:dateUtc="2026-04-28T10:46:00Z">
        <w:r w:rsidR="009B1292">
          <w:t>labels to confirm their</w:t>
        </w:r>
        <w:r>
          <w:rPr>
            <w:spacing w:val="15"/>
          </w:rPr>
          <w:t xml:space="preserve"> </w:t>
        </w:r>
      </w:ins>
      <w:r>
        <w:t>reliability</w:t>
      </w:r>
      <w:del w:id="141" w:author="Saleh Kalantari" w:date="2026-04-28T12:46:00Z" w16du:dateUtc="2026-04-28T10:46:00Z">
        <w:r>
          <w:rPr>
            <w:spacing w:val="15"/>
          </w:rPr>
          <w:delText xml:space="preserve"> </w:delText>
        </w:r>
        <w:r>
          <w:delText>of</w:delText>
        </w:r>
        <w:r>
          <w:rPr>
            <w:spacing w:val="15"/>
          </w:rPr>
          <w:delText xml:space="preserve"> </w:delText>
        </w:r>
        <w:r>
          <w:delText>their</w:delText>
        </w:r>
        <w:r>
          <w:rPr>
            <w:spacing w:val="15"/>
          </w:rPr>
          <w:delText xml:space="preserve"> </w:delText>
        </w:r>
        <w:r>
          <w:delText>labels.</w:delText>
        </w:r>
        <w:r>
          <w:rPr>
            <w:spacing w:val="40"/>
          </w:rPr>
          <w:delText xml:space="preserve"> </w:delText>
        </w:r>
        <w:r>
          <w:delText>We</w:delText>
        </w:r>
        <w:r>
          <w:rPr>
            <w:spacing w:val="15"/>
          </w:rPr>
          <w:delText xml:space="preserve"> </w:delText>
        </w:r>
        <w:r>
          <w:delText>generate</w:delText>
        </w:r>
      </w:del>
      <w:ins w:id="142" w:author="Saleh Kalantari" w:date="2026-04-28T12:46:00Z" w16du:dateUtc="2026-04-28T10:46:00Z">
        <w:r>
          <w:t>.</w:t>
        </w:r>
        <w:r>
          <w:rPr>
            <w:spacing w:val="40"/>
          </w:rPr>
          <w:t xml:space="preserve"> </w:t>
        </w:r>
        <w:r w:rsidR="009B1292">
          <w:t>For the</w:t>
        </w:r>
      </w:ins>
      <w:r>
        <w:rPr>
          <w:spacing w:val="15"/>
        </w:rPr>
        <w:t xml:space="preserve"> </w:t>
      </w:r>
      <w:r>
        <w:t>LLM</w:t>
      </w:r>
      <w:ins w:id="143" w:author="Saleh Kalantari" w:date="2026-04-28T12:46:00Z" w16du:dateUtc="2026-04-28T10:46:00Z">
        <w:r w:rsidR="009B1292">
          <w:t>-generated</w:t>
        </w:r>
      </w:ins>
      <w:r>
        <w:rPr>
          <w:spacing w:val="15"/>
        </w:rPr>
        <w:t xml:space="preserve"> </w:t>
      </w:r>
      <w:r>
        <w:t>relevancy</w:t>
      </w:r>
      <w:r>
        <w:rPr>
          <w:spacing w:val="15"/>
        </w:rPr>
        <w:t xml:space="preserve"> </w:t>
      </w:r>
      <w:r>
        <w:t>labels</w:t>
      </w:r>
      <w:del w:id="144" w:author="Saleh Kalantari" w:date="2026-04-28T12:46:00Z" w16du:dateUtc="2026-04-28T10:46:00Z">
        <w:r>
          <w:rPr>
            <w:spacing w:val="15"/>
          </w:rPr>
          <w:delText xml:space="preserve"> </w:delText>
        </w:r>
        <w:r>
          <w:delText>in</w:delText>
        </w:r>
      </w:del>
      <w:ins w:id="145" w:author="Saleh Kalantari" w:date="2026-04-28T12:46:00Z" w16du:dateUtc="2026-04-28T10:46:00Z">
        <w:r w:rsidR="009B1292">
          <w:t>,</w:t>
        </w:r>
      </w:ins>
      <w:r>
        <w:rPr>
          <w:spacing w:val="15"/>
        </w:rPr>
        <w:t xml:space="preserve"> </w:t>
      </w:r>
      <w:r>
        <w:t>two</w:t>
      </w:r>
      <w:r w:rsidR="009B1292">
        <w:rPr>
          <w:rPrChange w:id="146" w:author="Saleh Kalantari" w:date="2026-04-28T12:46:00Z" w16du:dateUtc="2026-04-28T10:46:00Z">
            <w:rPr>
              <w:spacing w:val="15"/>
            </w:rPr>
          </w:rPrChange>
        </w:rPr>
        <w:t xml:space="preserve"> </w:t>
      </w:r>
      <w:del w:id="147" w:author="Saleh Kalantari" w:date="2026-04-28T12:46:00Z" w16du:dateUtc="2026-04-28T10:46:00Z">
        <w:r>
          <w:delText>ways.</w:delText>
        </w:r>
      </w:del>
      <w:ins w:id="148" w:author="Saleh Kalantari" w:date="2026-04-28T12:46:00Z" w16du:dateUtc="2026-04-28T10:46:00Z">
        <w:r w:rsidR="009B1292">
          <w:t>distinct approaches were used</w:t>
        </w:r>
        <w:r>
          <w:t>.</w:t>
        </w:r>
      </w:ins>
      <w:r>
        <w:rPr>
          <w:spacing w:val="40"/>
        </w:rPr>
        <w:t xml:space="preserve"> </w:t>
      </w:r>
      <w:r>
        <w:t>First</w:t>
      </w:r>
      <w:del w:id="149" w:author="Saleh Kalantari" w:date="2026-04-28T12:46:00Z" w16du:dateUtc="2026-04-28T10:46:00Z">
        <w:r>
          <w:delText xml:space="preserve"> by prompting</w:delText>
        </w:r>
      </w:del>
      <w:ins w:id="150" w:author="Saleh Kalantari" w:date="2026-04-28T12:46:00Z" w16du:dateUtc="2026-04-28T10:46:00Z">
        <w:r w:rsidR="009B1292">
          <w:t>,</w:t>
        </w:r>
        <w:r>
          <w:t xml:space="preserve"> </w:t>
        </w:r>
        <w:r w:rsidR="009B1292">
          <w:t>we</w:t>
        </w:r>
        <w:r>
          <w:t xml:space="preserve"> prompt</w:t>
        </w:r>
        <w:r w:rsidR="009B1292">
          <w:t>ed</w:t>
        </w:r>
      </w:ins>
      <w:r>
        <w:t xml:space="preserve"> all</w:t>
      </w:r>
      <w:r w:rsidR="009B1292">
        <w:t xml:space="preserve"> </w:t>
      </w:r>
      <w:ins w:id="151" w:author="Saleh Kalantari" w:date="2026-04-28T12:46:00Z" w16du:dateUtc="2026-04-28T10:46:00Z">
        <w:r w:rsidR="009B1292">
          <w:t>of the studied</w:t>
        </w:r>
        <w:r>
          <w:t xml:space="preserve"> </w:t>
        </w:r>
      </w:ins>
      <w:r>
        <w:t>LLMs (GPT-4o</w:t>
      </w:r>
      <w:hyperlink w:anchor="_bookmark43" w:history="1">
        <w:r w:rsidR="00A40DB8">
          <w:rPr>
            <w:color w:val="0000FF"/>
            <w:vertAlign w:val="superscript"/>
          </w:rPr>
          <w:t>51</w:t>
        </w:r>
      </w:hyperlink>
      <w:del w:id="152" w:author="Saleh Kalantari" w:date="2026-04-28T12:46:00Z" w16du:dateUtc="2026-04-28T10:46:00Z">
        <w:r>
          <w:rPr>
            <w:color w:val="0000FF"/>
          </w:rPr>
          <w:delText xml:space="preserve"> </w:delText>
        </w:r>
        <w:r>
          <w:delText>and</w:delText>
        </w:r>
      </w:del>
      <w:ins w:id="153" w:author="Saleh Kalantari" w:date="2026-04-28T12:46:00Z" w16du:dateUtc="2026-04-28T10:46:00Z">
        <w:r w:rsidR="009B1292">
          <w:t>,</w:t>
        </w:r>
      </w:ins>
      <w:r>
        <w:t xml:space="preserve"> GPT-5</w:t>
      </w:r>
      <w:hyperlink w:anchor="_bookmark44" w:history="1">
        <w:r w:rsidR="00A40DB8">
          <w:rPr>
            <w:color w:val="0000FF"/>
            <w:vertAlign w:val="superscript"/>
          </w:rPr>
          <w:t>52</w:t>
        </w:r>
      </w:hyperlink>
      <w:r>
        <w:t>, MedGemma-27B</w:t>
      </w:r>
      <w:hyperlink w:anchor="_bookmark45" w:history="1">
        <w:r w:rsidR="00A40DB8">
          <w:rPr>
            <w:color w:val="0000FF"/>
            <w:vertAlign w:val="superscript"/>
          </w:rPr>
          <w:t>53</w:t>
        </w:r>
      </w:hyperlink>
      <w:r>
        <w:t>, Qwen2.5-14B-Instruct, Qwen2.5-72B-Instruct</w:t>
      </w:r>
      <w:hyperlink w:anchor="_bookmark46" w:history="1">
        <w:r w:rsidR="00A40DB8">
          <w:rPr>
            <w:color w:val="0000FF"/>
            <w:vertAlign w:val="superscript"/>
          </w:rPr>
          <w:t>54</w:t>
        </w:r>
      </w:hyperlink>
      <w:r>
        <w:t xml:space="preserve">, and </w:t>
      </w:r>
      <w:r>
        <w:rPr>
          <w:spacing w:val="-2"/>
        </w:rPr>
        <w:t>Llama-3.1</w:t>
      </w:r>
      <w:r>
        <w:rPr>
          <w:spacing w:val="-5"/>
        </w:rPr>
        <w:t xml:space="preserve"> </w:t>
      </w:r>
      <w:r>
        <w:rPr>
          <w:spacing w:val="-2"/>
        </w:rPr>
        <w:t>70B-Instruct</w:t>
      </w:r>
      <w:hyperlink w:anchor="_bookmark47" w:history="1">
        <w:r w:rsidR="00A40DB8">
          <w:rPr>
            <w:color w:val="0000FF"/>
            <w:spacing w:val="-2"/>
            <w:vertAlign w:val="superscript"/>
          </w:rPr>
          <w:t>55</w:t>
        </w:r>
      </w:hyperlink>
      <w:r>
        <w:rPr>
          <w:spacing w:val="-2"/>
        </w:rPr>
        <w:t>)</w:t>
      </w:r>
      <w:r>
        <w:rPr>
          <w:spacing w:val="-5"/>
        </w:rPr>
        <w:t xml:space="preserve"> </w:t>
      </w:r>
      <w:r>
        <w:rPr>
          <w:spacing w:val="-2"/>
        </w:rPr>
        <w:t>to</w:t>
      </w:r>
      <w:r>
        <w:rPr>
          <w:spacing w:val="-5"/>
        </w:rPr>
        <w:t xml:space="preserve"> </w:t>
      </w:r>
      <w:r>
        <w:rPr>
          <w:spacing w:val="-2"/>
        </w:rPr>
        <w:t>self-report</w:t>
      </w:r>
      <w:r>
        <w:rPr>
          <w:spacing w:val="-5"/>
        </w:rPr>
        <w:t xml:space="preserve"> </w:t>
      </w:r>
      <w:r>
        <w:rPr>
          <w:spacing w:val="-2"/>
        </w:rPr>
        <w:t>sentence-level</w:t>
      </w:r>
      <w:r>
        <w:rPr>
          <w:spacing w:val="-5"/>
        </w:rPr>
        <w:t xml:space="preserve"> </w:t>
      </w:r>
      <w:r>
        <w:rPr>
          <w:spacing w:val="-2"/>
        </w:rPr>
        <w:t>input</w:t>
      </w:r>
      <w:r>
        <w:rPr>
          <w:spacing w:val="-5"/>
        </w:rPr>
        <w:t xml:space="preserve"> </w:t>
      </w:r>
      <w:r>
        <w:rPr>
          <w:spacing w:val="-2"/>
        </w:rPr>
        <w:t>relevance</w:t>
      </w:r>
      <w:hyperlink w:anchor="_bookmark48" w:history="1">
        <w:r w:rsidR="00A40DB8">
          <w:rPr>
            <w:color w:val="0000FF"/>
            <w:spacing w:val="-2"/>
            <w:vertAlign w:val="superscript"/>
          </w:rPr>
          <w:t>56</w:t>
        </w:r>
      </w:hyperlink>
      <w:r>
        <w:rPr>
          <w:spacing w:val="-2"/>
          <w:vertAlign w:val="superscript"/>
        </w:rPr>
        <w:t>,</w:t>
      </w:r>
      <w:hyperlink w:anchor="_bookmark49" w:history="1">
        <w:r w:rsidR="00A40DB8">
          <w:rPr>
            <w:color w:val="0000FF"/>
            <w:spacing w:val="-2"/>
            <w:vertAlign w:val="superscript"/>
          </w:rPr>
          <w:t>57</w:t>
        </w:r>
      </w:hyperlink>
      <w:r>
        <w:rPr>
          <w:spacing w:val="-2"/>
        </w:rPr>
        <w:t>.</w:t>
      </w:r>
      <w:r>
        <w:rPr>
          <w:spacing w:val="13"/>
        </w:rPr>
        <w:t xml:space="preserve"> </w:t>
      </w:r>
      <w:del w:id="154" w:author="Saleh Kalantari" w:date="2026-04-28T12:46:00Z" w16du:dateUtc="2026-04-28T10:46:00Z">
        <w:r>
          <w:rPr>
            <w:spacing w:val="-2"/>
          </w:rPr>
          <w:delText>We</w:delText>
        </w:r>
        <w:r>
          <w:rPr>
            <w:spacing w:val="-5"/>
          </w:rPr>
          <w:delText xml:space="preserve"> </w:delText>
        </w:r>
        <w:r>
          <w:rPr>
            <w:spacing w:val="-2"/>
          </w:rPr>
          <w:delText>also</w:delText>
        </w:r>
        <w:r>
          <w:rPr>
            <w:spacing w:val="-5"/>
          </w:rPr>
          <w:delText xml:space="preserve"> </w:delText>
        </w:r>
        <w:r>
          <w:rPr>
            <w:spacing w:val="-2"/>
          </w:rPr>
          <w:delText>use</w:delText>
        </w:r>
      </w:del>
      <w:ins w:id="155" w:author="Saleh Kalantari" w:date="2026-04-28T12:46:00Z" w16du:dateUtc="2026-04-28T10:46:00Z">
        <w:r w:rsidR="009B1292">
          <w:rPr>
            <w:spacing w:val="-5"/>
          </w:rPr>
          <w:t xml:space="preserve">Second, we </w:t>
        </w:r>
        <w:r>
          <w:rPr>
            <w:spacing w:val="-2"/>
          </w:rPr>
          <w:t>use</w:t>
        </w:r>
        <w:r w:rsidR="009B1292">
          <w:rPr>
            <w:spacing w:val="-2"/>
          </w:rPr>
          <w:t>d</w:t>
        </w:r>
      </w:ins>
      <w:r>
        <w:rPr>
          <w:spacing w:val="-5"/>
        </w:rPr>
        <w:t xml:space="preserve"> </w:t>
      </w:r>
      <w:r>
        <w:rPr>
          <w:spacing w:val="-2"/>
        </w:rPr>
        <w:t>ContextCite</w:t>
      </w:r>
      <w:hyperlink w:anchor="_bookmark50" w:history="1">
        <w:r w:rsidR="00A40DB8">
          <w:rPr>
            <w:color w:val="0000FF"/>
            <w:spacing w:val="-2"/>
            <w:vertAlign w:val="superscript"/>
          </w:rPr>
          <w:t>58</w:t>
        </w:r>
      </w:hyperlink>
      <w:r>
        <w:rPr>
          <w:color w:val="0000FF"/>
          <w:spacing w:val="-2"/>
        </w:rPr>
        <w:t xml:space="preserve"> </w:t>
      </w:r>
      <w:r>
        <w:rPr>
          <w:spacing w:val="-2"/>
        </w:rPr>
        <w:t>to</w:t>
      </w:r>
      <w:r>
        <w:rPr>
          <w:spacing w:val="-5"/>
        </w:rPr>
        <w:t xml:space="preserve"> </w:t>
      </w:r>
      <w:r>
        <w:rPr>
          <w:spacing w:val="-2"/>
        </w:rPr>
        <w:t>retrieve</w:t>
      </w:r>
      <w:r>
        <w:rPr>
          <w:spacing w:val="-5"/>
        </w:rPr>
        <w:t xml:space="preserve"> </w:t>
      </w:r>
      <w:r>
        <w:rPr>
          <w:spacing w:val="-2"/>
        </w:rPr>
        <w:t xml:space="preserve">sentence-level </w:t>
      </w:r>
      <w:r>
        <w:t>relevancy from the four open-source LLMs tested.</w:t>
      </w:r>
    </w:p>
    <w:p w14:paraId="6DC94FAE" w14:textId="5180CA1C" w:rsidR="00A40DB8" w:rsidRDefault="00000000">
      <w:pPr>
        <w:pStyle w:val="BodyText"/>
        <w:spacing w:before="17" w:line="247" w:lineRule="auto"/>
        <w:ind w:left="53" w:right="387" w:firstLine="298"/>
        <w:jc w:val="both"/>
      </w:pPr>
      <w:del w:id="156" w:author="Saleh Kalantari" w:date="2026-04-28T12:46:00Z" w16du:dateUtc="2026-04-28T10:46:00Z">
        <w:r>
          <w:delText>Our empirical study addresses these</w:delText>
        </w:r>
      </w:del>
      <w:ins w:id="157" w:author="Saleh Kalantari" w:date="2026-04-28T12:46:00Z" w16du:dateUtc="2026-04-28T10:46:00Z">
        <w:r w:rsidR="001E5C53">
          <w:t>To address the research</w:t>
        </w:r>
      </w:ins>
      <w:r w:rsidR="001E5C53">
        <w:t xml:space="preserve"> questions </w:t>
      </w:r>
      <w:del w:id="158" w:author="Saleh Kalantari" w:date="2026-04-28T12:46:00Z" w16du:dateUtc="2026-04-28T10:46:00Z">
        <w:r>
          <w:delText>along three axes.</w:delText>
        </w:r>
        <w:r>
          <w:rPr>
            <w:spacing w:val="40"/>
          </w:rPr>
          <w:delText xml:space="preserve"> </w:delText>
        </w:r>
        <w:r>
          <w:delText xml:space="preserve">First, </w:delText>
        </w:r>
      </w:del>
      <w:r w:rsidR="00096600">
        <w:t xml:space="preserve">we </w:t>
      </w:r>
      <w:del w:id="159" w:author="Saleh Kalantari" w:date="2026-04-28T12:46:00Z" w16du:dateUtc="2026-04-28T10:46:00Z">
        <w:r>
          <w:delText>measure</w:delText>
        </w:r>
      </w:del>
      <w:ins w:id="160" w:author="Saleh Kalantari" w:date="2026-04-28T12:46:00Z" w16du:dateUtc="2026-04-28T10:46:00Z">
        <w:r w:rsidR="001E5C53">
          <w:t xml:space="preserve">first </w:t>
        </w:r>
        <w:r w:rsidR="00096600">
          <w:t>measure</w:t>
        </w:r>
        <w:r w:rsidR="001E5C53">
          <w:t>d</w:t>
        </w:r>
      </w:ins>
      <w:r w:rsidR="00096600">
        <w:t xml:space="preserve"> sentence</w:t>
      </w:r>
      <w:del w:id="161" w:author="Saleh Kalantari" w:date="2026-04-28T12:46:00Z" w16du:dateUtc="2026-04-28T10:46:00Z">
        <w:r>
          <w:delText xml:space="preserve"> </w:delText>
        </w:r>
      </w:del>
      <w:ins w:id="162" w:author="Saleh Kalantari" w:date="2026-04-28T12:46:00Z" w16du:dateUtc="2026-04-28T10:46:00Z">
        <w:r w:rsidR="001E5C53">
          <w:t>-</w:t>
        </w:r>
      </w:ins>
      <w:r w:rsidR="00096600">
        <w:t xml:space="preserve">level </w:t>
      </w:r>
      <w:ins w:id="163" w:author="Saleh Kalantari" w:date="2026-04-28T12:46:00Z" w16du:dateUtc="2026-04-28T10:46:00Z">
        <w:r w:rsidR="001E5C53">
          <w:t xml:space="preserve">rating </w:t>
        </w:r>
      </w:ins>
      <w:r w:rsidR="00096600">
        <w:t>concordance</w:t>
      </w:r>
      <w:del w:id="164" w:author="Saleh Kalantari" w:date="2026-04-28T12:46:00Z" w16du:dateUtc="2026-04-28T10:46:00Z">
        <w:r>
          <w:delText>.</w:delText>
        </w:r>
        <w:r>
          <w:rPr>
            <w:spacing w:val="40"/>
          </w:rPr>
          <w:delText xml:space="preserve"> </w:delText>
        </w:r>
        <w:r>
          <w:delText>Board certified</w:delText>
        </w:r>
        <w:r>
          <w:rPr>
            <w:spacing w:val="-7"/>
          </w:rPr>
          <w:delText xml:space="preserve"> </w:delText>
        </w:r>
        <w:r>
          <w:delText>physicians</w:delText>
        </w:r>
        <w:r>
          <w:rPr>
            <w:spacing w:val="-7"/>
          </w:rPr>
          <w:delText xml:space="preserve"> </w:delText>
        </w:r>
      </w:del>
      <w:ins w:id="165" w:author="Saleh Kalantari" w:date="2026-04-28T12:46:00Z" w16du:dateUtc="2026-04-28T10:46:00Z">
        <w:r w:rsidR="001E5C53">
          <w:t xml:space="preserve"> (see the Methods section for more details)</w:t>
        </w:r>
        <w:r w:rsidR="00096600">
          <w:t>.</w:t>
        </w:r>
        <w:r w:rsidR="00096600">
          <w:rPr>
            <w:spacing w:val="40"/>
          </w:rPr>
          <w:t xml:space="preserve"> </w:t>
        </w:r>
        <w:r w:rsidR="001E5C53">
          <w:t xml:space="preserve">The </w:t>
        </w:r>
        <w:r w:rsidR="00096600">
          <w:t>physician</w:t>
        </w:r>
        <w:r w:rsidR="001E5C53">
          <w:t xml:space="preserve"> experts</w:t>
        </w:r>
        <w:r w:rsidR="00096600">
          <w:rPr>
            <w:spacing w:val="-7"/>
          </w:rPr>
          <w:t xml:space="preserve"> </w:t>
        </w:r>
        <w:r w:rsidR="001E5C53">
          <w:rPr>
            <w:spacing w:val="-7"/>
          </w:rPr>
          <w:t xml:space="preserve">were found to </w:t>
        </w:r>
      </w:ins>
      <w:r w:rsidR="00096600">
        <w:t>agree</w:t>
      </w:r>
      <w:r w:rsidR="00096600">
        <w:rPr>
          <w:spacing w:val="-7"/>
        </w:rPr>
        <w:t xml:space="preserve"> </w:t>
      </w:r>
      <w:r w:rsidR="00096600">
        <w:t>with</w:t>
      </w:r>
      <w:r w:rsidR="00096600">
        <w:rPr>
          <w:spacing w:val="-7"/>
        </w:rPr>
        <w:t xml:space="preserve"> </w:t>
      </w:r>
      <w:r w:rsidR="00096600">
        <w:t>the</w:t>
      </w:r>
      <w:r w:rsidR="00096600">
        <w:rPr>
          <w:spacing w:val="-6"/>
        </w:rPr>
        <w:t xml:space="preserve"> </w:t>
      </w:r>
      <w:r w:rsidR="00096600">
        <w:t>physician</w:t>
      </w:r>
      <w:r w:rsidR="00096600">
        <w:rPr>
          <w:spacing w:val="-6"/>
        </w:rPr>
        <w:t xml:space="preserve"> </w:t>
      </w:r>
      <w:del w:id="166" w:author="Saleh Kalantari" w:date="2026-04-28T12:46:00Z" w16du:dateUtc="2026-04-28T10:46:00Z">
        <w:r>
          <w:delText>trainee</w:delText>
        </w:r>
      </w:del>
      <w:ins w:id="167" w:author="Saleh Kalantari" w:date="2026-04-28T12:46:00Z" w16du:dateUtc="2026-04-28T10:46:00Z">
        <w:r w:rsidR="00096600">
          <w:t>trainee</w:t>
        </w:r>
        <w:r w:rsidR="001E5C53">
          <w:t>s’</w:t>
        </w:r>
      </w:ins>
      <w:r w:rsidR="00096600">
        <w:rPr>
          <w:spacing w:val="-7"/>
        </w:rPr>
        <w:t xml:space="preserve"> </w:t>
      </w:r>
      <w:r w:rsidR="00096600">
        <w:t>majority</w:t>
      </w:r>
      <w:r w:rsidR="00096600">
        <w:rPr>
          <w:spacing w:val="-7"/>
        </w:rPr>
        <w:t xml:space="preserve"> </w:t>
      </w:r>
      <w:r w:rsidR="00096600">
        <w:t>vote</w:t>
      </w:r>
      <w:r w:rsidR="00096600">
        <w:rPr>
          <w:spacing w:val="-7"/>
        </w:rPr>
        <w:t xml:space="preserve"> </w:t>
      </w:r>
      <w:r w:rsidR="00096600">
        <w:t>at</w:t>
      </w:r>
      <w:r w:rsidR="00096600">
        <w:rPr>
          <w:spacing w:val="-7"/>
        </w:rPr>
        <w:t xml:space="preserve"> </w:t>
      </w:r>
      <w:r w:rsidR="00096600">
        <w:t>72.4%,</w:t>
      </w:r>
      <w:r w:rsidR="00096600">
        <w:rPr>
          <w:spacing w:val="-7"/>
        </w:rPr>
        <w:t xml:space="preserve"> </w:t>
      </w:r>
      <w:r w:rsidR="00096600">
        <w:t>while</w:t>
      </w:r>
      <w:r w:rsidR="00096600">
        <w:rPr>
          <w:spacing w:val="-7"/>
        </w:rPr>
        <w:t xml:space="preserve"> </w:t>
      </w:r>
      <w:r w:rsidR="00096600">
        <w:t>LLM</w:t>
      </w:r>
      <w:r w:rsidR="00096600">
        <w:rPr>
          <w:spacing w:val="-6"/>
        </w:rPr>
        <w:t xml:space="preserve"> </w:t>
      </w:r>
      <w:r w:rsidR="00096600">
        <w:t>concordance</w:t>
      </w:r>
      <w:r w:rsidR="00096600">
        <w:rPr>
          <w:spacing w:val="-7"/>
        </w:rPr>
        <w:t xml:space="preserve"> </w:t>
      </w:r>
      <w:r w:rsidR="00096600">
        <w:t>with</w:t>
      </w:r>
      <w:r w:rsidR="00096600">
        <w:rPr>
          <w:spacing w:val="-7"/>
        </w:rPr>
        <w:t xml:space="preserve"> </w:t>
      </w:r>
      <w:r w:rsidR="00096600">
        <w:t>t</w:t>
      </w:r>
      <w:r w:rsidR="001E5C53">
        <w:t>he</w:t>
      </w:r>
      <w:r w:rsidR="001E5C53">
        <w:rPr>
          <w:rPrChange w:id="168" w:author="Saleh Kalantari" w:date="2026-04-28T12:46:00Z" w16du:dateUtc="2026-04-28T10:46:00Z">
            <w:rPr>
              <w:spacing w:val="-7"/>
            </w:rPr>
          </w:rPrChange>
        </w:rPr>
        <w:t xml:space="preserve"> </w:t>
      </w:r>
      <w:del w:id="169" w:author="Saleh Kalantari" w:date="2026-04-28T12:46:00Z" w16du:dateUtc="2026-04-28T10:46:00Z">
        <w:r>
          <w:delText>same</w:delText>
        </w:r>
        <w:r>
          <w:rPr>
            <w:spacing w:val="-7"/>
          </w:rPr>
          <w:delText xml:space="preserve"> </w:delText>
        </w:r>
        <w:r>
          <w:delText>reference ranges</w:delText>
        </w:r>
      </w:del>
      <w:ins w:id="170" w:author="Saleh Kalantari" w:date="2026-04-28T12:46:00Z" w16du:dateUtc="2026-04-28T10:46:00Z">
        <w:r w:rsidR="001E5C53">
          <w:t>physician</w:t>
        </w:r>
        <w:r w:rsidR="001E5C53">
          <w:rPr>
            <w:spacing w:val="-6"/>
          </w:rPr>
          <w:t xml:space="preserve"> </w:t>
        </w:r>
        <w:r w:rsidR="001E5C53">
          <w:t>trainees’</w:t>
        </w:r>
        <w:r w:rsidR="001E5C53">
          <w:rPr>
            <w:spacing w:val="-7"/>
          </w:rPr>
          <w:t xml:space="preserve"> </w:t>
        </w:r>
        <w:r w:rsidR="001E5C53">
          <w:t>majority</w:t>
        </w:r>
        <w:r w:rsidR="001E5C53">
          <w:rPr>
            <w:spacing w:val="-7"/>
          </w:rPr>
          <w:t xml:space="preserve"> </w:t>
        </w:r>
        <w:r w:rsidR="001E5C53">
          <w:t>vote ranged</w:t>
        </w:r>
      </w:ins>
      <w:r w:rsidR="00096600">
        <w:t xml:space="preserve"> from 44.9% to 65.9%. </w:t>
      </w:r>
      <w:del w:id="171" w:author="Saleh Kalantari" w:date="2026-04-28T12:46:00Z" w16du:dateUtc="2026-04-28T10:46:00Z">
        <w:r>
          <w:delText>Second, we examine</w:delText>
        </w:r>
      </w:del>
      <w:ins w:id="172" w:author="Saleh Kalantari" w:date="2026-04-28T12:46:00Z" w16du:dateUtc="2026-04-28T10:46:00Z">
        <w:r w:rsidR="001E5C53">
          <w:t>W</w:t>
        </w:r>
        <w:r w:rsidR="00096600">
          <w:t>e</w:t>
        </w:r>
        <w:r w:rsidR="001E5C53">
          <w:t xml:space="preserve"> then</w:t>
        </w:r>
        <w:r w:rsidR="00096600">
          <w:t xml:space="preserve"> examine</w:t>
        </w:r>
        <w:r w:rsidR="001E5C53">
          <w:t>d</w:t>
        </w:r>
      </w:ins>
      <w:r w:rsidR="00096600">
        <w:t xml:space="preserve"> how restricting the input to the sentences </w:t>
      </w:r>
      <w:del w:id="173" w:author="Saleh Kalantari" w:date="2026-04-28T12:46:00Z" w16du:dateUtc="2026-04-28T10:46:00Z">
        <w:r>
          <w:delText xml:space="preserve">each labeller </w:delText>
        </w:r>
      </w:del>
      <w:r w:rsidR="00096600">
        <w:t>marked as highly relevant</w:t>
      </w:r>
      <w:r w:rsidR="00096600">
        <w:rPr>
          <w:spacing w:val="-4"/>
        </w:rPr>
        <w:t xml:space="preserve"> </w:t>
      </w:r>
      <w:del w:id="174" w:author="Saleh Kalantari" w:date="2026-04-28T12:46:00Z" w16du:dateUtc="2026-04-28T10:46:00Z">
        <w:r>
          <w:delText>affects</w:delText>
        </w:r>
      </w:del>
      <w:ins w:id="175" w:author="Saleh Kalantari" w:date="2026-04-28T12:46:00Z" w16du:dateUtc="2026-04-28T10:46:00Z">
        <w:r w:rsidR="00096600">
          <w:t>affect</w:t>
        </w:r>
        <w:r w:rsidR="001E5C53">
          <w:t>ed</w:t>
        </w:r>
      </w:ins>
      <w:r w:rsidR="00096600">
        <w:rPr>
          <w:spacing w:val="-3"/>
        </w:rPr>
        <w:t xml:space="preserve"> </w:t>
      </w:r>
      <w:r w:rsidR="00096600">
        <w:t>downstream</w:t>
      </w:r>
      <w:r w:rsidR="00096600">
        <w:rPr>
          <w:spacing w:val="-4"/>
        </w:rPr>
        <w:t xml:space="preserve"> </w:t>
      </w:r>
      <w:del w:id="176" w:author="Saleh Kalantari" w:date="2026-04-28T12:46:00Z" w16du:dateUtc="2026-04-28T10:46:00Z">
        <w:r>
          <w:delText>QA</w:delText>
        </w:r>
      </w:del>
      <w:ins w:id="177" w:author="Saleh Kalantari" w:date="2026-04-28T12:46:00Z" w16du:dateUtc="2026-04-28T10:46:00Z">
        <w:r w:rsidR="001E5C53">
          <w:t>LLM</w:t>
        </w:r>
      </w:ins>
      <w:r w:rsidR="00096600">
        <w:rPr>
          <w:spacing w:val="-4"/>
        </w:rPr>
        <w:t xml:space="preserve"> </w:t>
      </w:r>
      <w:r w:rsidR="00096600">
        <w:t>performance</w:t>
      </w:r>
      <w:del w:id="178" w:author="Saleh Kalantari" w:date="2026-04-28T12:46:00Z" w16du:dateUtc="2026-04-28T10:46:00Z">
        <w:r>
          <w:delText>,</w:delText>
        </w:r>
        <w:r>
          <w:rPr>
            <w:spacing w:val="-4"/>
          </w:rPr>
          <w:delText xml:space="preserve"> </w:delText>
        </w:r>
        <w:r>
          <w:delText>and</w:delText>
        </w:r>
        <w:r>
          <w:rPr>
            <w:spacing w:val="-4"/>
          </w:rPr>
          <w:delText xml:space="preserve"> </w:delText>
        </w:r>
        <w:r>
          <w:delText>find</w:delText>
        </w:r>
      </w:del>
      <w:ins w:id="179" w:author="Saleh Kalantari" w:date="2026-04-28T12:46:00Z" w16du:dateUtc="2026-04-28T10:46:00Z">
        <w:r w:rsidR="001E5C53">
          <w:t>. The results indicated</w:t>
        </w:r>
      </w:ins>
      <w:r w:rsidR="00096600">
        <w:rPr>
          <w:spacing w:val="-3"/>
        </w:rPr>
        <w:t xml:space="preserve"> </w:t>
      </w:r>
      <w:r w:rsidR="00096600">
        <w:t>that</w:t>
      </w:r>
      <w:r w:rsidR="00096600">
        <w:rPr>
          <w:spacing w:val="-4"/>
        </w:rPr>
        <w:t xml:space="preserve"> </w:t>
      </w:r>
      <w:r w:rsidR="00096600">
        <w:t>most</w:t>
      </w:r>
      <w:r w:rsidR="00096600">
        <w:rPr>
          <w:spacing w:val="-4"/>
        </w:rPr>
        <w:t xml:space="preserve"> </w:t>
      </w:r>
      <w:ins w:id="180" w:author="Saleh Kalantari" w:date="2026-04-28T12:46:00Z" w16du:dateUtc="2026-04-28T10:46:00Z">
        <w:r w:rsidR="001E5C53">
          <w:rPr>
            <w:spacing w:val="-4"/>
          </w:rPr>
          <w:t xml:space="preserve">of the </w:t>
        </w:r>
      </w:ins>
      <w:r w:rsidR="00096600">
        <w:t>LLMs</w:t>
      </w:r>
      <w:r w:rsidR="00096600">
        <w:rPr>
          <w:spacing w:val="-4"/>
        </w:rPr>
        <w:t xml:space="preserve"> </w:t>
      </w:r>
      <w:del w:id="181" w:author="Saleh Kalantari" w:date="2026-04-28T12:46:00Z" w16du:dateUtc="2026-04-28T10:46:00Z">
        <w:r>
          <w:delText>gain</w:delText>
        </w:r>
      </w:del>
      <w:ins w:id="182" w:author="Saleh Kalantari" w:date="2026-04-28T12:46:00Z" w16du:dateUtc="2026-04-28T10:46:00Z">
        <w:r w:rsidR="00096600">
          <w:t>gain</w:t>
        </w:r>
        <w:r w:rsidR="001E5C53">
          <w:t>ed</w:t>
        </w:r>
      </w:ins>
      <w:r w:rsidR="00096600">
        <w:rPr>
          <w:spacing w:val="-4"/>
        </w:rPr>
        <w:t xml:space="preserve"> </w:t>
      </w:r>
      <w:r w:rsidR="00096600">
        <w:t>accuracy</w:t>
      </w:r>
      <w:r w:rsidR="00096600">
        <w:rPr>
          <w:spacing w:val="-3"/>
        </w:rPr>
        <w:t xml:space="preserve"> </w:t>
      </w:r>
      <w:r w:rsidR="00096600">
        <w:t>after</w:t>
      </w:r>
      <w:r w:rsidR="00096600">
        <w:rPr>
          <w:spacing w:val="-4"/>
        </w:rPr>
        <w:t xml:space="preserve"> </w:t>
      </w:r>
      <w:r w:rsidR="00096600">
        <w:t>this</w:t>
      </w:r>
      <w:r w:rsidR="00096600">
        <w:rPr>
          <w:spacing w:val="-4"/>
        </w:rPr>
        <w:t xml:space="preserve"> </w:t>
      </w:r>
      <w:r w:rsidR="00096600">
        <w:t>filtering,</w:t>
      </w:r>
      <w:r w:rsidR="00096600">
        <w:rPr>
          <w:spacing w:val="-4"/>
        </w:rPr>
        <w:t xml:space="preserve"> </w:t>
      </w:r>
      <w:del w:id="183" w:author="Saleh Kalantari" w:date="2026-04-28T12:46:00Z" w16du:dateUtc="2026-04-28T10:46:00Z">
        <w:r>
          <w:delText>whether</w:delText>
        </w:r>
      </w:del>
      <w:ins w:id="184" w:author="Saleh Kalantari" w:date="2026-04-28T12:46:00Z" w16du:dateUtc="2026-04-28T10:46:00Z">
        <w:r w:rsidR="001E5C53">
          <w:t>both when</w:t>
        </w:r>
      </w:ins>
      <w:r w:rsidR="001E5C53">
        <w:rPr>
          <w:rPrChange w:id="185" w:author="Saleh Kalantari" w:date="2026-04-28T12:46:00Z" w16du:dateUtc="2026-04-28T10:46:00Z">
            <w:rPr>
              <w:spacing w:val="-4"/>
            </w:rPr>
          </w:rPrChange>
        </w:rPr>
        <w:t xml:space="preserve"> </w:t>
      </w:r>
      <w:r w:rsidR="001E5C53">
        <w:t>the</w:t>
      </w:r>
      <w:r w:rsidR="00096600">
        <w:rPr>
          <w:spacing w:val="-4"/>
        </w:rPr>
        <w:t xml:space="preserve"> </w:t>
      </w:r>
      <w:r w:rsidR="00096600">
        <w:t>filter</w:t>
      </w:r>
      <w:r w:rsidR="00096600">
        <w:rPr>
          <w:spacing w:val="-3"/>
        </w:rPr>
        <w:t xml:space="preserve"> </w:t>
      </w:r>
      <w:del w:id="186" w:author="Saleh Kalantari" w:date="2026-04-28T12:46:00Z" w16du:dateUtc="2026-04-28T10:46:00Z">
        <w:r>
          <w:delText>is</w:delText>
        </w:r>
      </w:del>
      <w:ins w:id="187" w:author="Saleh Kalantari" w:date="2026-04-28T12:46:00Z" w16du:dateUtc="2026-04-28T10:46:00Z">
        <w:r w:rsidR="001E5C53">
          <w:t>was</w:t>
        </w:r>
      </w:ins>
      <w:r w:rsidR="00096600">
        <w:t xml:space="preserve"> derived</w:t>
      </w:r>
      <w:r w:rsidR="00096600">
        <w:rPr>
          <w:spacing w:val="-13"/>
        </w:rPr>
        <w:t xml:space="preserve"> </w:t>
      </w:r>
      <w:r w:rsidR="00096600">
        <w:t>from</w:t>
      </w:r>
      <w:r w:rsidR="00096600">
        <w:rPr>
          <w:spacing w:val="-11"/>
        </w:rPr>
        <w:t xml:space="preserve"> </w:t>
      </w:r>
      <w:r w:rsidR="00096600">
        <w:t xml:space="preserve">physician trainee labels </w:t>
      </w:r>
      <w:del w:id="188" w:author="Saleh Kalantari" w:date="2026-04-28T12:46:00Z" w16du:dateUtc="2026-04-28T10:46:00Z">
        <w:r>
          <w:delText>or</w:delText>
        </w:r>
      </w:del>
      <w:ins w:id="189" w:author="Saleh Kalantari" w:date="2026-04-28T12:46:00Z" w16du:dateUtc="2026-04-28T10:46:00Z">
        <w:r w:rsidR="001E5C53">
          <w:t>and when it was derive</w:t>
        </w:r>
        <w:commentRangeStart w:id="190"/>
        <w:r w:rsidR="001E5C53">
          <w:t>d</w:t>
        </w:r>
      </w:ins>
      <w:r w:rsidR="00096600">
        <w:t xml:space="preserve"> </w:t>
      </w:r>
      <w:r w:rsidR="00DF61A7">
        <w:t xml:space="preserve">from </w:t>
      </w:r>
      <w:del w:id="191" w:author="Saleh Kalantari" w:date="2026-04-28T12:46:00Z" w16du:dateUtc="2026-04-28T10:46:00Z">
        <w:r>
          <w:delText>another</w:delText>
        </w:r>
      </w:del>
      <w:ins w:id="192" w:author="Saleh Kalantari" w:date="2026-04-28T12:46:00Z" w16du:dateUtc="2026-04-28T10:46:00Z">
        <w:r w:rsidR="00986E97">
          <w:t>an</w:t>
        </w:r>
      </w:ins>
      <w:r w:rsidR="00096600">
        <w:t xml:space="preserve"> LLM</w:t>
      </w:r>
      <w:commentRangeEnd w:id="190"/>
      <w:r w:rsidR="00986E97">
        <w:rPr>
          <w:rStyle w:val="CommentReference"/>
          <w:sz w:val="20"/>
          <w:szCs w:val="20"/>
        </w:rPr>
        <w:commentReference w:id="190"/>
      </w:r>
      <w:r w:rsidR="00096600">
        <w:t xml:space="preserve">. </w:t>
      </w:r>
      <w:del w:id="193" w:author="Saleh Kalantari" w:date="2026-04-28T12:46:00Z" w16du:dateUtc="2026-04-28T10:46:00Z">
        <w:r>
          <w:delText>Third</w:delText>
        </w:r>
      </w:del>
      <w:ins w:id="194" w:author="Saleh Kalantari" w:date="2026-04-28T12:46:00Z" w16du:dateUtc="2026-04-28T10:46:00Z">
        <w:r w:rsidR="00C54EA5">
          <w:t>Finally</w:t>
        </w:r>
      </w:ins>
      <w:r w:rsidR="00096600">
        <w:t xml:space="preserve">, we </w:t>
      </w:r>
      <w:del w:id="195" w:author="Saleh Kalantari" w:date="2026-04-28T12:46:00Z" w16du:dateUtc="2026-04-28T10:46:00Z">
        <w:r>
          <w:delText>quantify</w:delText>
        </w:r>
      </w:del>
      <w:ins w:id="196" w:author="Saleh Kalantari" w:date="2026-04-28T12:46:00Z" w16du:dateUtc="2026-04-28T10:46:00Z">
        <w:r w:rsidR="00096600">
          <w:t>quantif</w:t>
        </w:r>
        <w:r w:rsidR="00C54EA5">
          <w:t>ied</w:t>
        </w:r>
      </w:ins>
      <w:r w:rsidR="00096600">
        <w:t xml:space="preserve"> a </w:t>
      </w:r>
      <w:r w:rsidR="00096600">
        <w:rPr>
          <w:rFonts w:ascii="Courier New"/>
        </w:rPr>
        <w:t>Spurious Rate</w:t>
      </w:r>
      <w:r w:rsidR="00096600">
        <w:rPr>
          <w:rFonts w:ascii="Courier New"/>
          <w:spacing w:val="-30"/>
        </w:rPr>
        <w:t xml:space="preserve"> </w:t>
      </w:r>
      <w:r w:rsidR="00096600">
        <w:t>per model, defined as the fraction of originally correct answers that become incorrect once</w:t>
      </w:r>
      <w:r w:rsidR="00C54EA5">
        <w:t xml:space="preserve"> </w:t>
      </w:r>
      <w:del w:id="197" w:author="Saleh Kalantari" w:date="2026-04-28T12:46:00Z" w16du:dateUtc="2026-04-28T10:46:00Z">
        <w:r>
          <w:delText xml:space="preserve">physician trainee </w:delText>
        </w:r>
      </w:del>
      <w:ins w:id="198" w:author="Saleh Kalantari" w:date="2026-04-28T12:46:00Z" w16du:dateUtc="2026-04-28T10:46:00Z">
        <w:r w:rsidR="00C54EA5">
          <w:t xml:space="preserve">sentences </w:t>
        </w:r>
      </w:ins>
      <w:r w:rsidR="00C54EA5">
        <w:t xml:space="preserve">identified </w:t>
      </w:r>
      <w:ins w:id="199" w:author="Saleh Kalantari" w:date="2026-04-28T12:46:00Z" w16du:dateUtc="2026-04-28T10:46:00Z">
        <w:r w:rsidR="00C54EA5">
          <w:t>by</w:t>
        </w:r>
        <w:r w:rsidR="00096600">
          <w:t xml:space="preserve"> physician trainee</w:t>
        </w:r>
        <w:r w:rsidR="00C54EA5">
          <w:t>s as</w:t>
        </w:r>
        <w:r w:rsidR="00096600">
          <w:t xml:space="preserve"> </w:t>
        </w:r>
      </w:ins>
      <w:r w:rsidR="00096600">
        <w:t>low</w:t>
      </w:r>
      <w:ins w:id="200" w:author="Saleh Kalantari" w:date="2026-04-28T12:46:00Z" w16du:dateUtc="2026-04-28T10:46:00Z">
        <w:r w:rsidR="00C54EA5">
          <w:t>-relevance</w:t>
        </w:r>
      </w:ins>
      <w:r w:rsidR="00096600">
        <w:t xml:space="preserve"> or irrelevant</w:t>
      </w:r>
      <w:r w:rsidR="00C54EA5">
        <w:t xml:space="preserve"> </w:t>
      </w:r>
      <w:del w:id="201" w:author="Saleh Kalantari" w:date="2026-04-28T12:46:00Z" w16du:dateUtc="2026-04-28T10:46:00Z">
        <w:r>
          <w:delText>sentences are</w:delText>
        </w:r>
      </w:del>
      <w:ins w:id="202" w:author="Saleh Kalantari" w:date="2026-04-28T12:46:00Z" w16du:dateUtc="2026-04-28T10:46:00Z">
        <w:r w:rsidR="00C54EA5">
          <w:t>were</w:t>
        </w:r>
      </w:ins>
      <w:r w:rsidR="00096600">
        <w:t xml:space="preserve"> removed.</w:t>
      </w:r>
      <w:r w:rsidR="00096600">
        <w:rPr>
          <w:spacing w:val="40"/>
        </w:rPr>
        <w:t xml:space="preserve"> </w:t>
      </w:r>
      <w:r w:rsidR="00096600">
        <w:t xml:space="preserve">This rate </w:t>
      </w:r>
      <w:del w:id="203" w:author="Saleh Kalantari" w:date="2026-04-28T12:46:00Z" w16du:dateUtc="2026-04-28T10:46:00Z">
        <w:r>
          <w:delText>ranges</w:delText>
        </w:r>
      </w:del>
      <w:ins w:id="204" w:author="Saleh Kalantari" w:date="2026-04-28T12:46:00Z" w16du:dateUtc="2026-04-28T10:46:00Z">
        <w:r w:rsidR="00096600">
          <w:t>range</w:t>
        </w:r>
        <w:r w:rsidR="00C54EA5">
          <w:t>d</w:t>
        </w:r>
      </w:ins>
      <w:r w:rsidR="00096600">
        <w:t xml:space="preserve"> from 5.8% to 24.8% in our sample</w:t>
      </w:r>
      <w:del w:id="205" w:author="Saleh Kalantari" w:date="2026-04-28T12:46:00Z" w16du:dateUtc="2026-04-28T10:46:00Z">
        <w:r>
          <w:delText xml:space="preserve"> and</w:delText>
        </w:r>
      </w:del>
      <w:ins w:id="206" w:author="Saleh Kalantari" w:date="2026-04-28T12:46:00Z" w16du:dateUtc="2026-04-28T10:46:00Z">
        <w:r w:rsidR="00C54EA5">
          <w:t>; it</w:t>
        </w:r>
      </w:ins>
      <w:r w:rsidR="00096600">
        <w:t xml:space="preserve"> is best </w:t>
      </w:r>
      <w:del w:id="207" w:author="Saleh Kalantari" w:date="2026-04-28T12:46:00Z" w16du:dateUtc="2026-04-28T10:46:00Z">
        <w:r>
          <w:delText>read</w:delText>
        </w:r>
      </w:del>
      <w:ins w:id="208" w:author="Saleh Kalantari" w:date="2026-04-28T12:46:00Z" w16du:dateUtc="2026-04-28T10:46:00Z">
        <w:r w:rsidR="00C54EA5">
          <w:t>interpreted</w:t>
        </w:r>
      </w:ins>
      <w:r w:rsidR="00096600">
        <w:t xml:space="preserve"> as a proxy for</w:t>
      </w:r>
      <w:ins w:id="209" w:author="Saleh Kalantari" w:date="2026-04-28T12:46:00Z" w16du:dateUtc="2026-04-28T10:46:00Z">
        <w:r w:rsidR="00C54EA5">
          <w:t xml:space="preserve"> the LLMs’</w:t>
        </w:r>
      </w:ins>
      <w:r w:rsidR="00096600">
        <w:t xml:space="preserve"> reliance on content that physician</w:t>
      </w:r>
      <w:r w:rsidR="00096600">
        <w:rPr>
          <w:spacing w:val="-13"/>
        </w:rPr>
        <w:t xml:space="preserve"> </w:t>
      </w:r>
      <w:r w:rsidR="00096600">
        <w:t>trainees</w:t>
      </w:r>
      <w:r w:rsidR="00096600">
        <w:rPr>
          <w:spacing w:val="-12"/>
        </w:rPr>
        <w:t xml:space="preserve"> </w:t>
      </w:r>
      <w:r w:rsidR="00096600">
        <w:t>did</w:t>
      </w:r>
      <w:r w:rsidR="00096600">
        <w:rPr>
          <w:spacing w:val="-13"/>
        </w:rPr>
        <w:t xml:space="preserve"> </w:t>
      </w:r>
      <w:r w:rsidR="00096600">
        <w:t>not</w:t>
      </w:r>
      <w:r w:rsidR="00096600">
        <w:rPr>
          <w:spacing w:val="-12"/>
        </w:rPr>
        <w:t xml:space="preserve"> </w:t>
      </w:r>
      <w:r w:rsidR="00096600">
        <w:t>consider</w:t>
      </w:r>
      <w:r w:rsidR="00096600">
        <w:rPr>
          <w:spacing w:val="-13"/>
        </w:rPr>
        <w:t xml:space="preserve"> </w:t>
      </w:r>
      <w:r w:rsidR="00096600">
        <w:t>decisive,</w:t>
      </w:r>
      <w:r w:rsidR="00096600">
        <w:rPr>
          <w:spacing w:val="-12"/>
        </w:rPr>
        <w:t xml:space="preserve"> </w:t>
      </w:r>
      <w:r w:rsidR="00096600">
        <w:t>rather</w:t>
      </w:r>
      <w:r w:rsidR="00096600">
        <w:rPr>
          <w:spacing w:val="-13"/>
        </w:rPr>
        <w:t xml:space="preserve"> </w:t>
      </w:r>
      <w:r w:rsidR="00096600">
        <w:t>than</w:t>
      </w:r>
      <w:r w:rsidR="00096600">
        <w:rPr>
          <w:spacing w:val="-12"/>
        </w:rPr>
        <w:t xml:space="preserve"> </w:t>
      </w:r>
      <w:r w:rsidR="00096600">
        <w:t>as</w:t>
      </w:r>
      <w:r w:rsidR="00096600">
        <w:rPr>
          <w:spacing w:val="-13"/>
        </w:rPr>
        <w:t xml:space="preserve"> </w:t>
      </w:r>
      <w:r w:rsidR="00096600">
        <w:t>a</w:t>
      </w:r>
      <w:r w:rsidR="00096600">
        <w:rPr>
          <w:spacing w:val="-12"/>
        </w:rPr>
        <w:t xml:space="preserve"> </w:t>
      </w:r>
      <w:r w:rsidR="00096600">
        <w:t>direct</w:t>
      </w:r>
      <w:r w:rsidR="00096600">
        <w:rPr>
          <w:spacing w:val="-13"/>
        </w:rPr>
        <w:t xml:space="preserve"> </w:t>
      </w:r>
      <w:r w:rsidR="00096600">
        <w:t>measure</w:t>
      </w:r>
      <w:r w:rsidR="00096600">
        <w:rPr>
          <w:spacing w:val="-12"/>
        </w:rPr>
        <w:t xml:space="preserve"> </w:t>
      </w:r>
      <w:r w:rsidR="00096600">
        <w:t>of</w:t>
      </w:r>
      <w:r w:rsidR="00096600">
        <w:rPr>
          <w:spacing w:val="-13"/>
        </w:rPr>
        <w:t xml:space="preserve"> </w:t>
      </w:r>
      <w:r w:rsidR="00096600">
        <w:t>spurious</w:t>
      </w:r>
      <w:r w:rsidR="00096600">
        <w:rPr>
          <w:spacing w:val="-12"/>
        </w:rPr>
        <w:t xml:space="preserve"> </w:t>
      </w:r>
      <w:r w:rsidR="00096600">
        <w:t>reasoning.</w:t>
      </w:r>
      <w:r w:rsidR="00096600">
        <w:rPr>
          <w:spacing w:val="-13"/>
        </w:rPr>
        <w:t xml:space="preserve"> </w:t>
      </w:r>
      <w:del w:id="210" w:author="Saleh Kalantari" w:date="2026-04-28T12:46:00Z" w16du:dateUtc="2026-04-28T10:46:00Z">
        <w:r>
          <w:delText>Our</w:delText>
        </w:r>
        <w:r>
          <w:rPr>
            <w:spacing w:val="-12"/>
          </w:rPr>
          <w:delText xml:space="preserve"> </w:delText>
        </w:r>
        <w:r>
          <w:delText>contribution</w:delText>
        </w:r>
        <w:r>
          <w:rPr>
            <w:spacing w:val="-13"/>
          </w:rPr>
          <w:delText xml:space="preserve"> </w:delText>
        </w:r>
        <w:r>
          <w:delText>is</w:delText>
        </w:r>
        <w:r>
          <w:rPr>
            <w:spacing w:val="-12"/>
          </w:rPr>
          <w:delText xml:space="preserve"> </w:delText>
        </w:r>
        <w:r>
          <w:delText>therefore</w:delText>
        </w:r>
      </w:del>
      <w:ins w:id="211" w:author="Saleh Kalantari" w:date="2026-04-28T12:46:00Z" w16du:dateUtc="2026-04-28T10:46:00Z">
        <w:r w:rsidR="00096600">
          <w:t>O</w:t>
        </w:r>
        <w:r w:rsidR="00B95616">
          <w:t>verall, the study contributes</w:t>
        </w:r>
      </w:ins>
      <w:r w:rsidR="00096600">
        <w:t xml:space="preserve"> an</w:t>
      </w:r>
      <w:r w:rsidR="00096600">
        <w:rPr>
          <w:spacing w:val="-5"/>
        </w:rPr>
        <w:t xml:space="preserve"> </w:t>
      </w:r>
      <w:r w:rsidR="00096600">
        <w:t>empirical</w:t>
      </w:r>
      <w:r w:rsidR="00096600">
        <w:rPr>
          <w:spacing w:val="-5"/>
        </w:rPr>
        <w:t xml:space="preserve"> </w:t>
      </w:r>
      <w:del w:id="212" w:author="Saleh Kalantari" w:date="2026-04-28T12:46:00Z" w16du:dateUtc="2026-04-28T10:46:00Z">
        <w:r>
          <w:delText>characterisation</w:delText>
        </w:r>
      </w:del>
      <w:ins w:id="213" w:author="Saleh Kalantari" w:date="2026-04-28T12:46:00Z" w16du:dateUtc="2026-04-28T10:46:00Z">
        <w:r w:rsidR="00096600">
          <w:t>characteri</w:t>
        </w:r>
        <w:r w:rsidR="00B95616">
          <w:t>z</w:t>
        </w:r>
        <w:r w:rsidR="00096600">
          <w:t>ation</w:t>
        </w:r>
      </w:ins>
      <w:r w:rsidR="00096600">
        <w:rPr>
          <w:spacing w:val="-5"/>
        </w:rPr>
        <w:t xml:space="preserve"> </w:t>
      </w:r>
      <w:r w:rsidR="00096600">
        <w:t>of</w:t>
      </w:r>
      <w:r w:rsidR="00096600">
        <w:rPr>
          <w:spacing w:val="-5"/>
        </w:rPr>
        <w:t xml:space="preserve"> </w:t>
      </w:r>
      <w:r w:rsidR="00096600">
        <w:t>how</w:t>
      </w:r>
      <w:r w:rsidR="00096600">
        <w:rPr>
          <w:spacing w:val="-5"/>
        </w:rPr>
        <w:t xml:space="preserve"> </w:t>
      </w:r>
      <w:r w:rsidR="00096600">
        <w:t>current</w:t>
      </w:r>
      <w:r w:rsidR="00096600">
        <w:rPr>
          <w:spacing w:val="-5"/>
        </w:rPr>
        <w:t xml:space="preserve"> </w:t>
      </w:r>
      <w:r w:rsidR="00096600">
        <w:t>LLMs</w:t>
      </w:r>
      <w:r w:rsidR="00096600">
        <w:rPr>
          <w:spacing w:val="-5"/>
        </w:rPr>
        <w:t xml:space="preserve"> </w:t>
      </w:r>
      <w:r w:rsidR="00096600">
        <w:t>and</w:t>
      </w:r>
      <w:r w:rsidR="00096600">
        <w:rPr>
          <w:spacing w:val="-5"/>
        </w:rPr>
        <w:t xml:space="preserve"> </w:t>
      </w:r>
      <w:r w:rsidR="00096600">
        <w:t>physician</w:t>
      </w:r>
      <w:r w:rsidR="00096600">
        <w:rPr>
          <w:spacing w:val="-5"/>
        </w:rPr>
        <w:t xml:space="preserve"> </w:t>
      </w:r>
      <w:r w:rsidR="00096600">
        <w:t>trainees</w:t>
      </w:r>
      <w:r w:rsidR="00096600">
        <w:rPr>
          <w:spacing w:val="-5"/>
        </w:rPr>
        <w:t xml:space="preserve"> </w:t>
      </w:r>
      <w:r w:rsidR="00096600">
        <w:t>diverge</w:t>
      </w:r>
      <w:r w:rsidR="00096600">
        <w:rPr>
          <w:spacing w:val="-5"/>
        </w:rPr>
        <w:t xml:space="preserve"> </w:t>
      </w:r>
      <w:r w:rsidR="00096600">
        <w:t>on</w:t>
      </w:r>
      <w:r w:rsidR="00096600">
        <w:rPr>
          <w:spacing w:val="-5"/>
        </w:rPr>
        <w:t xml:space="preserve"> </w:t>
      </w:r>
      <w:r w:rsidR="00096600">
        <w:t>sentence</w:t>
      </w:r>
      <w:r w:rsidR="00096600">
        <w:rPr>
          <w:spacing w:val="-5"/>
        </w:rPr>
        <w:t xml:space="preserve"> </w:t>
      </w:r>
      <w:r w:rsidR="00096600">
        <w:t>level</w:t>
      </w:r>
      <w:r w:rsidR="00096600">
        <w:rPr>
          <w:spacing w:val="-5"/>
        </w:rPr>
        <w:t xml:space="preserve"> </w:t>
      </w:r>
      <w:r w:rsidR="00096600">
        <w:t>relevance</w:t>
      </w:r>
      <w:r w:rsidR="00096600">
        <w:rPr>
          <w:spacing w:val="-5"/>
        </w:rPr>
        <w:t xml:space="preserve"> </w:t>
      </w:r>
      <w:r w:rsidR="00096600">
        <w:t>in</w:t>
      </w:r>
      <w:r w:rsidR="00096600">
        <w:rPr>
          <w:spacing w:val="-5"/>
        </w:rPr>
        <w:t xml:space="preserve"> </w:t>
      </w:r>
      <w:r w:rsidR="00096600">
        <w:t>clinical</w:t>
      </w:r>
      <w:r w:rsidR="00096600">
        <w:rPr>
          <w:spacing w:val="-5"/>
        </w:rPr>
        <w:t xml:space="preserve"> </w:t>
      </w:r>
      <w:r w:rsidR="00096600">
        <w:t xml:space="preserve">QA, </w:t>
      </w:r>
      <w:bookmarkStart w:id="214" w:name="Results"/>
      <w:bookmarkEnd w:id="214"/>
      <w:r w:rsidR="00096600">
        <w:t xml:space="preserve">alongside the release of </w:t>
      </w:r>
      <w:r w:rsidR="00096600">
        <w:rPr>
          <w:i/>
        </w:rPr>
        <w:t xml:space="preserve">MedPAIR </w:t>
      </w:r>
      <w:r w:rsidR="00096600">
        <w:t>as</w:t>
      </w:r>
      <w:r w:rsidR="00B95616">
        <w:t xml:space="preserve"> </w:t>
      </w:r>
      <w:del w:id="215" w:author="Saleh Kalantari" w:date="2026-04-28T12:46:00Z" w16du:dateUtc="2026-04-28T10:46:00Z">
        <w:r>
          <w:delText>the</w:delText>
        </w:r>
      </w:del>
      <w:ins w:id="216" w:author="Saleh Kalantari" w:date="2026-04-28T12:46:00Z" w16du:dateUtc="2026-04-28T10:46:00Z">
        <w:r w:rsidR="00B95616">
          <w:t>a</w:t>
        </w:r>
      </w:ins>
      <w:r w:rsidR="00096600">
        <w:t xml:space="preserve"> paired</w:t>
      </w:r>
      <w:del w:id="217" w:author="Saleh Kalantari" w:date="2026-04-28T12:46:00Z" w16du:dateUtc="2026-04-28T10:46:00Z">
        <w:r>
          <w:delText xml:space="preserve"> </w:delText>
        </w:r>
      </w:del>
      <w:ins w:id="218" w:author="Saleh Kalantari" w:date="2026-04-28T12:46:00Z" w16du:dateUtc="2026-04-28T10:46:00Z">
        <w:r w:rsidR="00B95616">
          <w:t>-</w:t>
        </w:r>
      </w:ins>
      <w:r w:rsidR="00096600">
        <w:t>annotation dataset that enables this</w:t>
      </w:r>
      <w:r w:rsidR="00235EB5">
        <w:t xml:space="preserve"> </w:t>
      </w:r>
      <w:del w:id="219" w:author="Saleh Kalantari" w:date="2026-04-28T12:46:00Z" w16du:dateUtc="2026-04-28T10:46:00Z">
        <w:r>
          <w:delText>and subsequent analyses</w:delText>
        </w:r>
      </w:del>
      <w:ins w:id="220" w:author="Saleh Kalantari" w:date="2026-04-28T12:46:00Z" w16du:dateUtc="2026-04-28T10:46:00Z">
        <w:r w:rsidR="00235EB5">
          <w:t>analysis as well as</w:t>
        </w:r>
        <w:r w:rsidR="005368CC">
          <w:t xml:space="preserve"> potential</w:t>
        </w:r>
        <w:r w:rsidR="00235EB5">
          <w:t xml:space="preserve"> related work</w:t>
        </w:r>
        <w:r w:rsidR="005368CC">
          <w:t xml:space="preserve"> in future studies</w:t>
        </w:r>
      </w:ins>
      <w:r w:rsidR="00096600">
        <w:t>.</w:t>
      </w:r>
    </w:p>
    <w:p w14:paraId="5F02BCD2" w14:textId="77777777" w:rsidR="00A40DB8" w:rsidRDefault="00A40DB8">
      <w:pPr>
        <w:pStyle w:val="BodyText"/>
        <w:spacing w:before="133"/>
      </w:pPr>
    </w:p>
    <w:p w14:paraId="0712B2D0" w14:textId="77777777" w:rsidR="00A40DB8" w:rsidRDefault="00096600">
      <w:pPr>
        <w:pStyle w:val="Heading1"/>
        <w:numPr>
          <w:ilvl w:val="0"/>
          <w:numId w:val="6"/>
        </w:numPr>
        <w:tabs>
          <w:tab w:val="left" w:pos="305"/>
        </w:tabs>
        <w:ind w:left="305" w:hanging="252"/>
        <w:jc w:val="both"/>
      </w:pPr>
      <w:r>
        <w:rPr>
          <w:spacing w:val="-2"/>
        </w:rPr>
        <w:t>Results</w:t>
      </w:r>
    </w:p>
    <w:p w14:paraId="736285F7" w14:textId="5A2AC70E" w:rsidR="00A40DB8" w:rsidRDefault="00096600">
      <w:pPr>
        <w:pStyle w:val="Heading2"/>
        <w:numPr>
          <w:ilvl w:val="1"/>
          <w:numId w:val="6"/>
        </w:numPr>
        <w:tabs>
          <w:tab w:val="left" w:pos="429"/>
        </w:tabs>
        <w:spacing w:before="150"/>
        <w:ind w:left="429" w:hanging="376"/>
      </w:pPr>
      <w:bookmarkStart w:id="221" w:name="The_MedPAIR_dataset_and_study_design"/>
      <w:bookmarkEnd w:id="221"/>
      <w:r>
        <w:t>The</w:t>
      </w:r>
      <w:r>
        <w:rPr>
          <w:spacing w:val="-12"/>
        </w:rPr>
        <w:t xml:space="preserve"> </w:t>
      </w:r>
      <w:r>
        <w:t>Med</w:t>
      </w:r>
      <w:commentRangeStart w:id="222"/>
      <w:r>
        <w:t>PAIR</w:t>
      </w:r>
      <w:r>
        <w:rPr>
          <w:spacing w:val="-11"/>
        </w:rPr>
        <w:t xml:space="preserve"> </w:t>
      </w:r>
      <w:del w:id="223" w:author="Saleh Kalantari" w:date="2026-04-28T12:46:00Z" w16du:dateUtc="2026-04-28T10:46:00Z">
        <w:r>
          <w:delText>dataset</w:delText>
        </w:r>
      </w:del>
      <w:ins w:id="224" w:author="Saleh Kalantari" w:date="2026-04-28T12:46:00Z" w16du:dateUtc="2026-04-28T10:46:00Z">
        <w:r w:rsidR="00C63261">
          <w:t>D</w:t>
        </w:r>
        <w:r>
          <w:t>ataset</w:t>
        </w:r>
      </w:ins>
      <w:r>
        <w:rPr>
          <w:spacing w:val="-11"/>
        </w:rPr>
        <w:t xml:space="preserve"> </w:t>
      </w:r>
      <w:r>
        <w:t>and</w:t>
      </w:r>
      <w:r>
        <w:rPr>
          <w:spacing w:val="-11"/>
        </w:rPr>
        <w:t xml:space="preserve"> </w:t>
      </w:r>
      <w:del w:id="225" w:author="Saleh Kalantari" w:date="2026-04-28T12:46:00Z" w16du:dateUtc="2026-04-28T10:46:00Z">
        <w:r>
          <w:delText>study</w:delText>
        </w:r>
        <w:r>
          <w:rPr>
            <w:spacing w:val="-12"/>
          </w:rPr>
          <w:delText xml:space="preserve"> </w:delText>
        </w:r>
        <w:r>
          <w:rPr>
            <w:spacing w:val="-2"/>
          </w:rPr>
          <w:delText>design</w:delText>
        </w:r>
      </w:del>
      <w:ins w:id="226" w:author="Saleh Kalantari" w:date="2026-04-28T12:46:00Z" w16du:dateUtc="2026-04-28T10:46:00Z">
        <w:r w:rsidR="00C63261">
          <w:t>S</w:t>
        </w:r>
        <w:r>
          <w:t>tudy</w:t>
        </w:r>
        <w:r>
          <w:rPr>
            <w:spacing w:val="-12"/>
          </w:rPr>
          <w:t xml:space="preserve"> </w:t>
        </w:r>
        <w:r w:rsidR="00C63261">
          <w:rPr>
            <w:spacing w:val="-2"/>
          </w:rPr>
          <w:t>D</w:t>
        </w:r>
        <w:r>
          <w:rPr>
            <w:spacing w:val="-2"/>
          </w:rPr>
          <w:t>esign</w:t>
        </w:r>
        <w:commentRangeEnd w:id="222"/>
        <w:r w:rsidR="00C63261">
          <w:rPr>
            <w:rStyle w:val="CommentReference"/>
            <w:sz w:val="20"/>
            <w:szCs w:val="20"/>
          </w:rPr>
          <w:commentReference w:id="222"/>
        </w:r>
      </w:ins>
    </w:p>
    <w:p w14:paraId="25BA3B9C" w14:textId="77777777" w:rsidR="00A40DB8" w:rsidRDefault="00096600">
      <w:pPr>
        <w:pStyle w:val="ListParagraph"/>
        <w:numPr>
          <w:ilvl w:val="2"/>
          <w:numId w:val="6"/>
        </w:numPr>
        <w:tabs>
          <w:tab w:val="left" w:pos="540"/>
        </w:tabs>
        <w:spacing w:before="51"/>
        <w:ind w:left="540" w:hanging="487"/>
        <w:rPr>
          <w:rFonts w:ascii="Arial"/>
          <w:b/>
          <w:i/>
          <w:sz w:val="18"/>
        </w:rPr>
      </w:pPr>
      <w:bookmarkStart w:id="227" w:name="Medical_QA_Dataset_Construction"/>
      <w:bookmarkEnd w:id="227"/>
      <w:r>
        <w:rPr>
          <w:rFonts w:ascii="Arial"/>
          <w:b/>
          <w:i/>
          <w:sz w:val="18"/>
        </w:rPr>
        <w:t>Medical</w:t>
      </w:r>
      <w:r>
        <w:rPr>
          <w:rFonts w:ascii="Arial"/>
          <w:b/>
          <w:i/>
          <w:spacing w:val="-7"/>
          <w:sz w:val="18"/>
        </w:rPr>
        <w:t xml:space="preserve"> </w:t>
      </w:r>
      <w:r>
        <w:rPr>
          <w:rFonts w:ascii="Arial"/>
          <w:b/>
          <w:i/>
          <w:sz w:val="18"/>
        </w:rPr>
        <w:t>QA</w:t>
      </w:r>
      <w:r>
        <w:rPr>
          <w:rFonts w:ascii="Arial"/>
          <w:b/>
          <w:i/>
          <w:spacing w:val="-6"/>
          <w:sz w:val="18"/>
        </w:rPr>
        <w:t xml:space="preserve"> </w:t>
      </w:r>
      <w:r>
        <w:rPr>
          <w:rFonts w:ascii="Arial"/>
          <w:b/>
          <w:i/>
          <w:sz w:val="18"/>
        </w:rPr>
        <w:t>Dataset</w:t>
      </w:r>
      <w:r>
        <w:rPr>
          <w:rFonts w:ascii="Arial"/>
          <w:b/>
          <w:i/>
          <w:spacing w:val="-6"/>
          <w:sz w:val="18"/>
        </w:rPr>
        <w:t xml:space="preserve"> </w:t>
      </w:r>
      <w:r>
        <w:rPr>
          <w:rFonts w:ascii="Arial"/>
          <w:b/>
          <w:i/>
          <w:spacing w:val="-2"/>
          <w:sz w:val="18"/>
        </w:rPr>
        <w:t>Construction</w:t>
      </w:r>
    </w:p>
    <w:p w14:paraId="748D9248" w14:textId="458EE5CC" w:rsidR="00A40DB8" w:rsidRDefault="00096600">
      <w:pPr>
        <w:pStyle w:val="BodyText"/>
        <w:spacing w:before="32" w:line="249" w:lineRule="auto"/>
        <w:ind w:left="44" w:right="378" w:firstLine="3"/>
        <w:jc w:val="both"/>
      </w:pPr>
      <w:r>
        <w:t xml:space="preserve">To examine the alignment between physician trainees’ and LLMs’ assessments of relevance, we </w:t>
      </w:r>
      <w:del w:id="228" w:author="Saleh Kalantari" w:date="2026-04-28T12:46:00Z" w16du:dateUtc="2026-04-28T10:46:00Z">
        <w:r>
          <w:delText>concentrate</w:delText>
        </w:r>
      </w:del>
      <w:ins w:id="229" w:author="Saleh Kalantari" w:date="2026-04-28T12:46:00Z" w16du:dateUtc="2026-04-28T10:46:00Z">
        <w:r>
          <w:t>concentrate</w:t>
        </w:r>
        <w:r w:rsidR="005F229F">
          <w:t>d</w:t>
        </w:r>
      </w:ins>
      <w:r>
        <w:t xml:space="preserve"> on existing QA </w:t>
      </w:r>
      <w:r>
        <w:rPr>
          <w:spacing w:val="-2"/>
        </w:rPr>
        <w:t>pairs</w:t>
      </w:r>
      <w:r>
        <w:rPr>
          <w:spacing w:val="-8"/>
        </w:rPr>
        <w:t xml:space="preserve"> </w:t>
      </w:r>
      <w:r>
        <w:rPr>
          <w:spacing w:val="-2"/>
        </w:rPr>
        <w:t>grounded</w:t>
      </w:r>
      <w:r>
        <w:rPr>
          <w:spacing w:val="-8"/>
        </w:rPr>
        <w:t xml:space="preserve"> </w:t>
      </w:r>
      <w:r>
        <w:rPr>
          <w:spacing w:val="-2"/>
        </w:rPr>
        <w:t>in</w:t>
      </w:r>
      <w:r>
        <w:rPr>
          <w:spacing w:val="-8"/>
        </w:rPr>
        <w:t xml:space="preserve"> </w:t>
      </w:r>
      <w:r>
        <w:rPr>
          <w:spacing w:val="-2"/>
        </w:rPr>
        <w:t>specific</w:t>
      </w:r>
      <w:r>
        <w:rPr>
          <w:spacing w:val="-8"/>
        </w:rPr>
        <w:t xml:space="preserve"> </w:t>
      </w:r>
      <w:r>
        <w:rPr>
          <w:spacing w:val="-2"/>
        </w:rPr>
        <w:t>patient</w:t>
      </w:r>
      <w:r>
        <w:rPr>
          <w:spacing w:val="-8"/>
        </w:rPr>
        <w:t xml:space="preserve"> </w:t>
      </w:r>
      <w:r>
        <w:rPr>
          <w:spacing w:val="-2"/>
        </w:rPr>
        <w:t>case</w:t>
      </w:r>
      <w:r>
        <w:rPr>
          <w:spacing w:val="-8"/>
        </w:rPr>
        <w:t xml:space="preserve"> </w:t>
      </w:r>
      <w:r>
        <w:rPr>
          <w:spacing w:val="-2"/>
        </w:rPr>
        <w:t>scenarios,</w:t>
      </w:r>
      <w:r>
        <w:rPr>
          <w:spacing w:val="-7"/>
        </w:rPr>
        <w:t xml:space="preserve"> </w:t>
      </w:r>
      <w:r>
        <w:rPr>
          <w:spacing w:val="-2"/>
        </w:rPr>
        <w:t>rather</w:t>
      </w:r>
      <w:r>
        <w:rPr>
          <w:spacing w:val="-8"/>
        </w:rPr>
        <w:t xml:space="preserve"> </w:t>
      </w:r>
      <w:r>
        <w:rPr>
          <w:spacing w:val="-2"/>
        </w:rPr>
        <w:t>than</w:t>
      </w:r>
      <w:r>
        <w:rPr>
          <w:spacing w:val="-8"/>
        </w:rPr>
        <w:t xml:space="preserve"> </w:t>
      </w:r>
      <w:r>
        <w:rPr>
          <w:spacing w:val="-2"/>
        </w:rPr>
        <w:t>general</w:t>
      </w:r>
      <w:r>
        <w:rPr>
          <w:spacing w:val="-8"/>
        </w:rPr>
        <w:t xml:space="preserve"> </w:t>
      </w:r>
      <w:r>
        <w:rPr>
          <w:spacing w:val="-2"/>
        </w:rPr>
        <w:t>evidence-based</w:t>
      </w:r>
      <w:r>
        <w:rPr>
          <w:spacing w:val="-8"/>
        </w:rPr>
        <w:t xml:space="preserve"> </w:t>
      </w:r>
      <w:r>
        <w:rPr>
          <w:spacing w:val="-2"/>
        </w:rPr>
        <w:t>questions.</w:t>
      </w:r>
      <w:r>
        <w:rPr>
          <w:spacing w:val="6"/>
        </w:rPr>
        <w:t xml:space="preserve"> </w:t>
      </w:r>
      <w:r>
        <w:rPr>
          <w:spacing w:val="-2"/>
        </w:rPr>
        <w:t>We</w:t>
      </w:r>
      <w:r>
        <w:rPr>
          <w:spacing w:val="-8"/>
        </w:rPr>
        <w:t xml:space="preserve"> </w:t>
      </w:r>
      <w:del w:id="230" w:author="Saleh Kalantari" w:date="2026-04-28T12:46:00Z" w16du:dateUtc="2026-04-28T10:46:00Z">
        <w:r>
          <w:rPr>
            <w:spacing w:val="-2"/>
          </w:rPr>
          <w:delText>draw</w:delText>
        </w:r>
      </w:del>
      <w:ins w:id="231" w:author="Saleh Kalantari" w:date="2026-04-28T12:46:00Z" w16du:dateUtc="2026-04-28T10:46:00Z">
        <w:r>
          <w:rPr>
            <w:spacing w:val="-2"/>
          </w:rPr>
          <w:t>dr</w:t>
        </w:r>
        <w:r w:rsidR="005F229F">
          <w:rPr>
            <w:spacing w:val="-2"/>
          </w:rPr>
          <w:t>e</w:t>
        </w:r>
        <w:r>
          <w:rPr>
            <w:spacing w:val="-2"/>
          </w:rPr>
          <w:t>w</w:t>
        </w:r>
      </w:ins>
      <w:r>
        <w:rPr>
          <w:spacing w:val="-8"/>
        </w:rPr>
        <w:t xml:space="preserve"> </w:t>
      </w:r>
      <w:r>
        <w:rPr>
          <w:spacing w:val="-2"/>
        </w:rPr>
        <w:t>on</w:t>
      </w:r>
      <w:r>
        <w:rPr>
          <w:spacing w:val="-8"/>
        </w:rPr>
        <w:t xml:space="preserve"> </w:t>
      </w:r>
      <w:r>
        <w:rPr>
          <w:spacing w:val="-2"/>
        </w:rPr>
        <w:t>four</w:t>
      </w:r>
      <w:r>
        <w:rPr>
          <w:spacing w:val="-8"/>
        </w:rPr>
        <w:t xml:space="preserve"> </w:t>
      </w:r>
      <w:r>
        <w:rPr>
          <w:spacing w:val="-2"/>
        </w:rPr>
        <w:t>source</w:t>
      </w:r>
      <w:r>
        <w:rPr>
          <w:spacing w:val="-8"/>
        </w:rPr>
        <w:t xml:space="preserve"> </w:t>
      </w:r>
      <w:r>
        <w:rPr>
          <w:spacing w:val="-2"/>
        </w:rPr>
        <w:t>datasets</w:t>
      </w:r>
      <w:ins w:id="232" w:author="Saleh Kalantari" w:date="2026-04-28T12:46:00Z" w16du:dateUtc="2026-04-28T10:46:00Z">
        <w:r w:rsidR="00173A3A">
          <w:rPr>
            <w:spacing w:val="-2"/>
          </w:rPr>
          <w:t xml:space="preserve"> released in different years</w:t>
        </w:r>
      </w:ins>
      <w:r>
        <w:rPr>
          <w:spacing w:val="-2"/>
        </w:rPr>
        <w:t xml:space="preserve">: </w:t>
      </w:r>
      <w:r>
        <w:rPr>
          <w:i/>
        </w:rPr>
        <w:t>Massive</w:t>
      </w:r>
      <w:r>
        <w:rPr>
          <w:i/>
          <w:spacing w:val="-6"/>
        </w:rPr>
        <w:t xml:space="preserve"> </w:t>
      </w:r>
      <w:r>
        <w:rPr>
          <w:i/>
        </w:rPr>
        <w:t>Multitask</w:t>
      </w:r>
      <w:r>
        <w:rPr>
          <w:i/>
          <w:spacing w:val="-6"/>
        </w:rPr>
        <w:t xml:space="preserve"> </w:t>
      </w:r>
      <w:r>
        <w:rPr>
          <w:i/>
        </w:rPr>
        <w:t>Language</w:t>
      </w:r>
      <w:r>
        <w:rPr>
          <w:i/>
          <w:spacing w:val="-6"/>
        </w:rPr>
        <w:t xml:space="preserve"> </w:t>
      </w:r>
      <w:r>
        <w:rPr>
          <w:i/>
        </w:rPr>
        <w:t>Understanding</w:t>
      </w:r>
      <w:r>
        <w:rPr>
          <w:i/>
          <w:spacing w:val="-6"/>
        </w:rPr>
        <w:t xml:space="preserve"> </w:t>
      </w:r>
      <w:r>
        <w:t>(MMLU)-precision</w:t>
      </w:r>
      <w:r>
        <w:rPr>
          <w:spacing w:val="-6"/>
        </w:rPr>
        <w:t xml:space="preserve"> </w:t>
      </w:r>
      <w:r>
        <w:t>medicine</w:t>
      </w:r>
      <w:r>
        <w:rPr>
          <w:spacing w:val="-6"/>
        </w:rPr>
        <w:t xml:space="preserve"> </w:t>
      </w:r>
      <w:r>
        <w:t>(released</w:t>
      </w:r>
      <w:r>
        <w:rPr>
          <w:spacing w:val="-6"/>
        </w:rPr>
        <w:t xml:space="preserve"> </w:t>
      </w:r>
      <w:r>
        <w:t>September</w:t>
      </w:r>
      <w:r>
        <w:rPr>
          <w:spacing w:val="-6"/>
        </w:rPr>
        <w:t xml:space="preserve"> </w:t>
      </w:r>
      <w:r>
        <w:t>2020)</w:t>
      </w:r>
      <w:hyperlink w:anchor="_bookmark40" w:history="1">
        <w:r w:rsidR="00A40DB8">
          <w:rPr>
            <w:color w:val="0000FF"/>
            <w:vertAlign w:val="superscript"/>
          </w:rPr>
          <w:t>48</w:t>
        </w:r>
      </w:hyperlink>
      <w:r>
        <w:t>,</w:t>
      </w:r>
      <w:r>
        <w:rPr>
          <w:spacing w:val="-6"/>
        </w:rPr>
        <w:t xml:space="preserve"> </w:t>
      </w:r>
      <w:r>
        <w:rPr>
          <w:i/>
        </w:rPr>
        <w:t>Medbullets</w:t>
      </w:r>
      <w:r>
        <w:rPr>
          <w:i/>
          <w:spacing w:val="-6"/>
        </w:rPr>
        <w:t xml:space="preserve"> </w:t>
      </w:r>
      <w:r>
        <w:t xml:space="preserve">(released </w:t>
      </w:r>
      <w:r>
        <w:rPr>
          <w:spacing w:val="-2"/>
        </w:rPr>
        <w:t>March</w:t>
      </w:r>
      <w:r>
        <w:rPr>
          <w:spacing w:val="-7"/>
        </w:rPr>
        <w:t xml:space="preserve"> </w:t>
      </w:r>
      <w:r>
        <w:rPr>
          <w:spacing w:val="-2"/>
        </w:rPr>
        <w:t>2021),</w:t>
      </w:r>
      <w:r>
        <w:rPr>
          <w:spacing w:val="-5"/>
        </w:rPr>
        <w:t xml:space="preserve"> </w:t>
      </w:r>
      <w:r>
        <w:rPr>
          <w:i/>
          <w:spacing w:val="-2"/>
        </w:rPr>
        <w:t>JAMA</w:t>
      </w:r>
      <w:r>
        <w:rPr>
          <w:i/>
          <w:spacing w:val="-7"/>
        </w:rPr>
        <w:t xml:space="preserve"> </w:t>
      </w:r>
      <w:r>
        <w:rPr>
          <w:i/>
          <w:spacing w:val="-2"/>
        </w:rPr>
        <w:t>Clinical</w:t>
      </w:r>
      <w:r>
        <w:rPr>
          <w:i/>
          <w:spacing w:val="-7"/>
        </w:rPr>
        <w:t xml:space="preserve"> </w:t>
      </w:r>
      <w:r>
        <w:rPr>
          <w:i/>
          <w:spacing w:val="-2"/>
        </w:rPr>
        <w:t>Challenge</w:t>
      </w:r>
      <w:r>
        <w:rPr>
          <w:i/>
          <w:spacing w:val="-7"/>
        </w:rPr>
        <w:t xml:space="preserve"> </w:t>
      </w:r>
      <w:r>
        <w:rPr>
          <w:spacing w:val="-2"/>
        </w:rPr>
        <w:t>(items</w:t>
      </w:r>
      <w:r>
        <w:rPr>
          <w:spacing w:val="-7"/>
        </w:rPr>
        <w:t xml:space="preserve"> </w:t>
      </w:r>
      <w:r>
        <w:rPr>
          <w:spacing w:val="-2"/>
        </w:rPr>
        <w:t>collected</w:t>
      </w:r>
      <w:r>
        <w:rPr>
          <w:spacing w:val="-7"/>
        </w:rPr>
        <w:t xml:space="preserve"> </w:t>
      </w:r>
      <w:r>
        <w:rPr>
          <w:spacing w:val="-2"/>
        </w:rPr>
        <w:t>from</w:t>
      </w:r>
      <w:r>
        <w:rPr>
          <w:spacing w:val="-7"/>
        </w:rPr>
        <w:t xml:space="preserve"> </w:t>
      </w:r>
      <w:r>
        <w:rPr>
          <w:spacing w:val="-2"/>
        </w:rPr>
        <w:t>July</w:t>
      </w:r>
      <w:r>
        <w:rPr>
          <w:spacing w:val="-7"/>
        </w:rPr>
        <w:t xml:space="preserve"> </w:t>
      </w:r>
      <w:r>
        <w:rPr>
          <w:spacing w:val="-2"/>
        </w:rPr>
        <w:t>2013</w:t>
      </w:r>
      <w:r>
        <w:rPr>
          <w:spacing w:val="-7"/>
        </w:rPr>
        <w:t xml:space="preserve"> </w:t>
      </w:r>
      <w:r>
        <w:rPr>
          <w:spacing w:val="-2"/>
        </w:rPr>
        <w:t>to</w:t>
      </w:r>
      <w:r>
        <w:rPr>
          <w:spacing w:val="-7"/>
        </w:rPr>
        <w:t xml:space="preserve"> </w:t>
      </w:r>
      <w:r>
        <w:rPr>
          <w:spacing w:val="-2"/>
        </w:rPr>
        <w:t>October</w:t>
      </w:r>
      <w:r>
        <w:rPr>
          <w:spacing w:val="-7"/>
        </w:rPr>
        <w:t xml:space="preserve"> </w:t>
      </w:r>
      <w:r>
        <w:rPr>
          <w:spacing w:val="-2"/>
        </w:rPr>
        <w:t>2023)</w:t>
      </w:r>
      <w:hyperlink w:anchor="_bookmark41" w:history="1">
        <w:r w:rsidR="00A40DB8">
          <w:rPr>
            <w:color w:val="0000FF"/>
            <w:spacing w:val="-2"/>
            <w:vertAlign w:val="superscript"/>
          </w:rPr>
          <w:t>49</w:t>
        </w:r>
      </w:hyperlink>
      <w:r>
        <w:rPr>
          <w:spacing w:val="-2"/>
        </w:rPr>
        <w:t>,</w:t>
      </w:r>
      <w:r>
        <w:rPr>
          <w:spacing w:val="-5"/>
        </w:rPr>
        <w:t xml:space="preserve"> </w:t>
      </w:r>
      <w:r>
        <w:rPr>
          <w:spacing w:val="-2"/>
        </w:rPr>
        <w:t>and</w:t>
      </w:r>
      <w:r>
        <w:rPr>
          <w:spacing w:val="-7"/>
        </w:rPr>
        <w:t xml:space="preserve"> </w:t>
      </w:r>
      <w:r>
        <w:rPr>
          <w:i/>
          <w:spacing w:val="-2"/>
        </w:rPr>
        <w:t>MedXpertQA</w:t>
      </w:r>
      <w:r>
        <w:rPr>
          <w:i/>
          <w:spacing w:val="-7"/>
        </w:rPr>
        <w:t xml:space="preserve"> </w:t>
      </w:r>
      <w:r>
        <w:rPr>
          <w:spacing w:val="-2"/>
        </w:rPr>
        <w:t>(released</w:t>
      </w:r>
      <w:r>
        <w:rPr>
          <w:spacing w:val="-7"/>
        </w:rPr>
        <w:t xml:space="preserve"> </w:t>
      </w:r>
      <w:r>
        <w:rPr>
          <w:spacing w:val="-2"/>
        </w:rPr>
        <w:t xml:space="preserve">January </w:t>
      </w:r>
      <w:r>
        <w:t>2025)</w:t>
      </w:r>
      <w:hyperlink w:anchor="_bookmark42" w:history="1">
        <w:r w:rsidR="00A40DB8">
          <w:rPr>
            <w:color w:val="0000FF"/>
            <w:vertAlign w:val="superscript"/>
          </w:rPr>
          <w:t>50</w:t>
        </w:r>
      </w:hyperlink>
      <w:r>
        <w:t>.</w:t>
      </w:r>
      <w:r>
        <w:rPr>
          <w:spacing w:val="40"/>
        </w:rPr>
        <w:t xml:space="preserve"> </w:t>
      </w:r>
      <w:r>
        <w:t>The Medbullets and JAMA papers were preprinted in April 2025, and JAMA items require paywall access.</w:t>
      </w:r>
      <w:r>
        <w:rPr>
          <w:spacing w:val="40"/>
        </w:rPr>
        <w:t xml:space="preserve"> </w:t>
      </w:r>
      <w:del w:id="233" w:author="Saleh Kalantari" w:date="2026-04-28T12:46:00Z" w16du:dateUtc="2026-04-28T10:46:00Z">
        <w:r>
          <w:delText>The</w:delText>
        </w:r>
      </w:del>
      <w:ins w:id="234" w:author="Saleh Kalantari" w:date="2026-04-28T12:46:00Z" w16du:dateUtc="2026-04-28T10:46:00Z">
        <w:r w:rsidR="00E861E6">
          <w:t>The four source datasets had different characteristics; for example, JAMA Clinical Challenge items are usually lengthier and include more extensive details compared to the other three datasets. More extensive</w:t>
        </w:r>
      </w:ins>
      <w:r>
        <w:t xml:space="preserve"> characteristics</w:t>
      </w:r>
      <w:r>
        <w:rPr>
          <w:spacing w:val="-7"/>
        </w:rPr>
        <w:t xml:space="preserve"> </w:t>
      </w:r>
      <w:r>
        <w:lastRenderedPageBreak/>
        <w:t>for</w:t>
      </w:r>
      <w:r>
        <w:rPr>
          <w:spacing w:val="-7"/>
        </w:rPr>
        <w:t xml:space="preserve"> </w:t>
      </w:r>
      <w:r>
        <w:t>each</w:t>
      </w:r>
      <w:r>
        <w:rPr>
          <w:spacing w:val="-7"/>
        </w:rPr>
        <w:t xml:space="preserve"> </w:t>
      </w:r>
      <w:r>
        <w:t>dataset</w:t>
      </w:r>
      <w:r>
        <w:rPr>
          <w:spacing w:val="-7"/>
        </w:rPr>
        <w:t xml:space="preserve"> </w:t>
      </w:r>
      <w:r>
        <w:t>are</w:t>
      </w:r>
      <w:r>
        <w:rPr>
          <w:spacing w:val="-7"/>
        </w:rPr>
        <w:t xml:space="preserve"> </w:t>
      </w:r>
      <w:r>
        <w:t>presented</w:t>
      </w:r>
      <w:r>
        <w:rPr>
          <w:spacing w:val="-7"/>
        </w:rPr>
        <w:t xml:space="preserve"> </w:t>
      </w:r>
      <w:r>
        <w:t>in</w:t>
      </w:r>
      <w:r w:rsidR="00E861E6">
        <w:rPr>
          <w:rPrChange w:id="235" w:author="Saleh Kalantari" w:date="2026-04-28T12:46:00Z" w16du:dateUtc="2026-04-28T10:46:00Z">
            <w:rPr>
              <w:spacing w:val="-7"/>
            </w:rPr>
          </w:rPrChange>
        </w:rPr>
        <w:t xml:space="preserve"> </w:t>
      </w:r>
      <w:ins w:id="236" w:author="Saleh Kalantari" w:date="2026-04-28T12:46:00Z" w16du:dateUtc="2026-04-28T10:46:00Z">
        <w:r w:rsidR="00E861E6">
          <w:t>the</w:t>
        </w:r>
        <w:r>
          <w:rPr>
            <w:spacing w:val="-7"/>
          </w:rPr>
          <w:t xml:space="preserve"> </w:t>
        </w:r>
      </w:ins>
      <w:r>
        <w:t>Supplementary</w:t>
      </w:r>
      <w:r>
        <w:rPr>
          <w:spacing w:val="-7"/>
        </w:rPr>
        <w:t xml:space="preserve"> </w:t>
      </w:r>
      <w:r>
        <w:t>Information. Each</w:t>
      </w:r>
      <w:r>
        <w:rPr>
          <w:spacing w:val="-7"/>
        </w:rPr>
        <w:t xml:space="preserve"> </w:t>
      </w:r>
      <w:r>
        <w:t>source</w:t>
      </w:r>
      <w:r>
        <w:rPr>
          <w:spacing w:val="-7"/>
        </w:rPr>
        <w:t xml:space="preserve"> </w:t>
      </w:r>
      <w:del w:id="237" w:author="Saleh Kalantari" w:date="2026-04-28T12:46:00Z" w16du:dateUtc="2026-04-28T10:46:00Z">
        <w:r>
          <w:delText>provides</w:delText>
        </w:r>
      </w:del>
      <w:ins w:id="238" w:author="Saleh Kalantari" w:date="2026-04-28T12:46:00Z" w16du:dateUtc="2026-04-28T10:46:00Z">
        <w:r>
          <w:t>provide</w:t>
        </w:r>
        <w:r w:rsidR="00F31C50">
          <w:t>d</w:t>
        </w:r>
      </w:ins>
      <w:r>
        <w:rPr>
          <w:spacing w:val="-7"/>
        </w:rPr>
        <w:t xml:space="preserve"> </w:t>
      </w:r>
      <w:r>
        <w:t>multi-sentence</w:t>
      </w:r>
      <w:r>
        <w:rPr>
          <w:spacing w:val="-7"/>
        </w:rPr>
        <w:t xml:space="preserve"> </w:t>
      </w:r>
      <w:r>
        <w:t>patient</w:t>
      </w:r>
      <w:r>
        <w:rPr>
          <w:spacing w:val="-7"/>
        </w:rPr>
        <w:t xml:space="preserve"> </w:t>
      </w:r>
      <w:r>
        <w:t xml:space="preserve">case descriptions paired with questions (4-option or 10-option multiple-choice) and </w:t>
      </w:r>
      <w:ins w:id="239" w:author="Saleh Kalantari" w:date="2026-04-28T12:46:00Z" w16du:dateUtc="2026-04-28T10:46:00Z">
        <w:r w:rsidR="00F31C50">
          <w:t xml:space="preserve">the associated </w:t>
        </w:r>
      </w:ins>
      <w:r>
        <w:t>answers, offering a rich context for relevance annotation. Such</w:t>
      </w:r>
      <w:r>
        <w:rPr>
          <w:spacing w:val="-5"/>
        </w:rPr>
        <w:t xml:space="preserve"> </w:t>
      </w:r>
      <w:r>
        <w:t>patient</w:t>
      </w:r>
      <w:r>
        <w:rPr>
          <w:spacing w:val="-5"/>
        </w:rPr>
        <w:t xml:space="preserve"> </w:t>
      </w:r>
      <w:r>
        <w:t>vignettes</w:t>
      </w:r>
      <w:r>
        <w:rPr>
          <w:spacing w:val="-5"/>
        </w:rPr>
        <w:t xml:space="preserve"> </w:t>
      </w:r>
      <w:r>
        <w:t>are</w:t>
      </w:r>
      <w:r>
        <w:rPr>
          <w:spacing w:val="-5"/>
        </w:rPr>
        <w:t xml:space="preserve"> </w:t>
      </w:r>
      <w:r>
        <w:t>broadly</w:t>
      </w:r>
      <w:r>
        <w:rPr>
          <w:spacing w:val="-5"/>
        </w:rPr>
        <w:t xml:space="preserve"> </w:t>
      </w:r>
      <w:r>
        <w:t>recognized</w:t>
      </w:r>
      <w:r w:rsidR="00DE5768">
        <w:rPr>
          <w:rPrChange w:id="240" w:author="Saleh Kalantari" w:date="2026-04-28T12:46:00Z" w16du:dateUtc="2026-04-28T10:46:00Z">
            <w:rPr>
              <w:spacing w:val="-5"/>
            </w:rPr>
          </w:rPrChange>
        </w:rPr>
        <w:t xml:space="preserve"> </w:t>
      </w:r>
      <w:ins w:id="241" w:author="Saleh Kalantari" w:date="2026-04-28T12:46:00Z" w16du:dateUtc="2026-04-28T10:46:00Z">
        <w:r w:rsidR="00DE5768">
          <w:t>as important training and evaluation documents</w:t>
        </w:r>
        <w:r>
          <w:rPr>
            <w:spacing w:val="-5"/>
          </w:rPr>
          <w:t xml:space="preserve"> </w:t>
        </w:r>
      </w:ins>
      <w:r>
        <w:t>in</w:t>
      </w:r>
      <w:r>
        <w:rPr>
          <w:spacing w:val="-5"/>
        </w:rPr>
        <w:t xml:space="preserve"> </w:t>
      </w:r>
      <w:r>
        <w:t>the</w:t>
      </w:r>
      <w:r>
        <w:rPr>
          <w:spacing w:val="-5"/>
        </w:rPr>
        <w:t xml:space="preserve"> </w:t>
      </w:r>
      <w:r>
        <w:t>medical</w:t>
      </w:r>
      <w:r>
        <w:rPr>
          <w:spacing w:val="-5"/>
        </w:rPr>
        <w:t xml:space="preserve"> </w:t>
      </w:r>
      <w:r>
        <w:t>and</w:t>
      </w:r>
      <w:r>
        <w:rPr>
          <w:spacing w:val="-5"/>
        </w:rPr>
        <w:t xml:space="preserve"> </w:t>
      </w:r>
      <w:r>
        <w:t>social</w:t>
      </w:r>
      <w:r>
        <w:rPr>
          <w:spacing w:val="-5"/>
        </w:rPr>
        <w:t xml:space="preserve"> </w:t>
      </w:r>
      <w:r>
        <w:t>sciences</w:t>
      </w:r>
      <w:del w:id="242" w:author="Saleh Kalantari" w:date="2026-04-28T12:46:00Z" w16du:dateUtc="2026-04-28T10:46:00Z">
        <w:r>
          <w:delText>,</w:delText>
        </w:r>
        <w:r>
          <w:rPr>
            <w:spacing w:val="-5"/>
          </w:rPr>
          <w:delText xml:space="preserve"> </w:delText>
        </w:r>
        <w:r>
          <w:delText>including</w:delText>
        </w:r>
        <w:r>
          <w:rPr>
            <w:spacing w:val="-5"/>
          </w:rPr>
          <w:delText xml:space="preserve"> </w:delText>
        </w:r>
        <w:r>
          <w:delText>health</w:delText>
        </w:r>
        <w:r>
          <w:rPr>
            <w:spacing w:val="-5"/>
          </w:rPr>
          <w:delText xml:space="preserve"> </w:delText>
        </w:r>
        <w:r>
          <w:delText>economics</w:delText>
        </w:r>
      </w:del>
      <w:r>
        <w:t>,</w:t>
      </w:r>
      <w:r>
        <w:rPr>
          <w:spacing w:val="-5"/>
        </w:rPr>
        <w:t xml:space="preserve"> </w:t>
      </w:r>
      <w:r>
        <w:t>and physician responses to clinical vignettes have been shown to predict realized billing behavior in the U.S. Medicare system</w:t>
      </w:r>
      <w:hyperlink w:anchor="_bookmark51" w:history="1">
        <w:r w:rsidR="00A40DB8">
          <w:rPr>
            <w:color w:val="0000FF"/>
            <w:vertAlign w:val="superscript"/>
          </w:rPr>
          <w:t>59</w:t>
        </w:r>
      </w:hyperlink>
      <w:r>
        <w:t xml:space="preserve">. We obtained approval </w:t>
      </w:r>
      <w:commentRangeStart w:id="243"/>
      <w:r>
        <w:t xml:space="preserve">from the MIT Committee on the Use of Humans as Experimental Subjects (IRB: 2504001610) </w:t>
      </w:r>
      <w:commentRangeEnd w:id="243"/>
      <w:r w:rsidR="00DE5768">
        <w:rPr>
          <w:rStyle w:val="CommentReference"/>
          <w:sz w:val="20"/>
          <w:szCs w:val="20"/>
        </w:rPr>
        <w:commentReference w:id="243"/>
      </w:r>
      <w:r>
        <w:t>and preregistered our dataset collection protocol on the Open Science Framework (OSF)</w:t>
      </w:r>
      <w:hyperlink w:anchor="_bookmark52" w:history="1">
        <w:r w:rsidR="00A40DB8">
          <w:rPr>
            <w:color w:val="0000FF"/>
            <w:vertAlign w:val="superscript"/>
          </w:rPr>
          <w:t>60</w:t>
        </w:r>
      </w:hyperlink>
      <w:r>
        <w:t>. No personally identifiable patient information was involved in this study.</w:t>
      </w:r>
    </w:p>
    <w:p w14:paraId="7631C05A" w14:textId="77777777" w:rsidR="00A40DB8" w:rsidRDefault="00A40DB8">
      <w:pPr>
        <w:pStyle w:val="BodyText"/>
        <w:spacing w:line="249" w:lineRule="auto"/>
        <w:jc w:val="both"/>
        <w:sectPr w:rsidR="00A40DB8">
          <w:footerReference w:type="default" r:id="rId14"/>
          <w:pgSz w:w="12240" w:h="15840"/>
          <w:pgMar w:top="1180" w:right="720" w:bottom="840" w:left="1080" w:header="0" w:footer="648" w:gutter="0"/>
          <w:pgNumType w:start="2"/>
          <w:cols w:space="720"/>
        </w:sectPr>
      </w:pPr>
    </w:p>
    <w:p w14:paraId="6DAD219F" w14:textId="77777777" w:rsidR="00A40DB8" w:rsidRDefault="00096600">
      <w:pPr>
        <w:spacing w:line="20" w:lineRule="exact"/>
        <w:ind w:left="53"/>
        <w:rPr>
          <w:sz w:val="2"/>
        </w:rPr>
      </w:pPr>
      <w:r>
        <w:rPr>
          <w:noProof/>
          <w:sz w:val="2"/>
        </w:rPr>
        <w:lastRenderedPageBreak/>
        <mc:AlternateContent>
          <mc:Choice Requires="wps">
            <w:drawing>
              <wp:anchor distT="0" distB="0" distL="0" distR="0" simplePos="0" relativeHeight="15730176" behindDoc="0" locked="0" layoutInCell="1" allowOverlap="1" wp14:anchorId="4BCB48B7" wp14:editId="50B1633B">
                <wp:simplePos x="0" y="0"/>
                <wp:positionH relativeFrom="page">
                  <wp:posOffset>2932393</wp:posOffset>
                </wp:positionH>
                <wp:positionV relativeFrom="page">
                  <wp:posOffset>4882501</wp:posOffset>
                </wp:positionV>
                <wp:extent cx="212725" cy="12858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285875"/>
                        </a:xfrm>
                        <a:prstGeom prst="rect">
                          <a:avLst/>
                        </a:prstGeom>
                      </wps:spPr>
                      <wps:txbx>
                        <w:txbxContent>
                          <w:p w14:paraId="1BC885EC" w14:textId="77777777" w:rsidR="00A40DB8" w:rsidRDefault="00096600">
                            <w:pPr>
                              <w:spacing w:before="19"/>
                              <w:ind w:left="20"/>
                              <w:rPr>
                                <w:rFonts w:ascii="Arial Black"/>
                                <w:sz w:val="21"/>
                              </w:rPr>
                            </w:pPr>
                            <w:r>
                              <w:rPr>
                                <w:rFonts w:ascii="Arial Black"/>
                                <w:w w:val="90"/>
                                <w:sz w:val="21"/>
                              </w:rPr>
                              <w:t>Open-Source</w:t>
                            </w:r>
                            <w:r>
                              <w:rPr>
                                <w:rFonts w:ascii="Arial Black"/>
                                <w:spacing w:val="29"/>
                                <w:sz w:val="21"/>
                              </w:rPr>
                              <w:t xml:space="preserve"> </w:t>
                            </w:r>
                            <w:r>
                              <w:rPr>
                                <w:rFonts w:ascii="Arial Black"/>
                                <w:spacing w:val="-4"/>
                                <w:w w:val="90"/>
                                <w:sz w:val="21"/>
                              </w:rPr>
                              <w:t>LLMs</w:t>
                            </w:r>
                          </w:p>
                        </w:txbxContent>
                      </wps:txbx>
                      <wps:bodyPr vert="vert270" wrap="square" lIns="0" tIns="0" rIns="0" bIns="0" rtlCol="0">
                        <a:noAutofit/>
                      </wps:bodyPr>
                    </wps:wsp>
                  </a:graphicData>
                </a:graphic>
              </wp:anchor>
            </w:drawing>
          </mc:Choice>
          <mc:Fallback>
            <w:pict>
              <v:shapetype w14:anchorId="4BCB48B7" id="_x0000_t202" coordsize="21600,21600" o:spt="202" path="m,l,21600r21600,l21600,xe">
                <v:stroke joinstyle="miter"/>
                <v:path gradientshapeok="t" o:connecttype="rect"/>
              </v:shapetype>
              <v:shape id="Textbox 2" o:spid="_x0000_s1026" type="#_x0000_t202" style="position:absolute;left:0;text-align:left;margin-left:230.9pt;margin-top:384.45pt;width:16.75pt;height:101.2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" filled="f" stroked="f">
                <v:textbox style="layout-flow:vertical;mso-layout-flow-alt:bottom-to-top" inset="0,0,0,0">
                  <w:txbxContent>
                    <w:p w14:paraId="1BC885EC" w14:textId="77777777" w:rsidR="00A40DB8" w:rsidRDefault="00096600">
                      <w:pPr>
                        <w:spacing w:before="19"/>
                        <w:ind w:left="20"/>
                        <w:rPr>
                          <w:rFonts w:ascii="Arial Black"/>
                          <w:sz w:val="21"/>
                        </w:rPr>
                      </w:pPr>
                      <w:r>
                        <w:rPr>
                          <w:rFonts w:ascii="Arial Black"/>
                          <w:w w:val="90"/>
                          <w:sz w:val="21"/>
                        </w:rPr>
                        <w:t>Open-Source</w:t>
                      </w:r>
                      <w:r>
                        <w:rPr>
                          <w:rFonts w:ascii="Arial Black"/>
                          <w:spacing w:val="29"/>
                          <w:sz w:val="21"/>
                        </w:rPr>
                        <w:t xml:space="preserve"> </w:t>
                      </w:r>
                      <w:r>
                        <w:rPr>
                          <w:rFonts w:ascii="Arial Black"/>
                          <w:spacing w:val="-4"/>
                          <w:w w:val="90"/>
                          <w:sz w:val="21"/>
                        </w:rPr>
                        <w:t>LLMs</w:t>
                      </w:r>
                    </w:p>
                  </w:txbxContent>
                </v:textbox>
                <w10:wrap anchorx="page" anchory="page"/>
              </v:shape>
            </w:pict>
          </mc:Fallback>
        </mc:AlternateContent>
      </w:r>
      <w:r>
        <w:rPr>
          <w:noProof/>
          <w:sz w:val="2"/>
        </w:rPr>
        <mc:AlternateContent>
          <mc:Choice Requires="wpg">
            <w:drawing>
              <wp:inline distT="0" distB="0" distL="0" distR="0" wp14:anchorId="4038A49A" wp14:editId="580F7D70">
                <wp:extent cx="645287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2870" cy="10160"/>
                          <a:chOff x="0" y="0"/>
                          <a:chExt cx="6452870" cy="10160"/>
                        </a:xfrm>
                      </wpg:grpSpPr>
                      <wps:wsp>
                        <wps:cNvPr id="4" name="Graphic 4"/>
                        <wps:cNvSpPr/>
                        <wps:spPr>
                          <a:xfrm>
                            <a:off x="0" y="5060"/>
                            <a:ext cx="6452870" cy="1270"/>
                          </a:xfrm>
                          <a:custGeom>
                            <a:avLst/>
                            <a:gdLst/>
                            <a:ahLst/>
                            <a:cxnLst/>
                            <a:rect l="l" t="t" r="r" b="b"/>
                            <a:pathLst>
                              <a:path w="6452870">
                                <a:moveTo>
                                  <a:pt x="0" y="0"/>
                                </a:moveTo>
                                <a:lnTo>
                                  <a:pt x="645279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6C8A2B" id="Group 3" o:spid="_x0000_s1026" style="width:508.1pt;height:.8pt;mso-position-horizontal-relative:char;mso-position-vertical-relative:line" coordsize="6452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">
                <v:shape id="Graphic 4" o:spid="_x0000_s1027" style="position:absolute;top:50;width:64528;height:13;visibility:visible;mso-wrap-style:square;v-text-anchor:top" coordsize="64528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" path="m,l6452793,e" filled="f" strokeweight=".28114mm">
                  <v:path arrowok="t"/>
                </v:shape>
                <w10:anchorlock/>
              </v:group>
            </w:pict>
          </mc:Fallback>
        </mc:AlternateContent>
      </w:r>
    </w:p>
    <w:p w14:paraId="25EFC461" w14:textId="77777777" w:rsidR="00A40DB8" w:rsidRDefault="00A40DB8">
      <w:pPr>
        <w:pStyle w:val="BodyText"/>
        <w:spacing w:before="4"/>
        <w:rPr>
          <w:sz w:val="3"/>
        </w:rPr>
      </w:pPr>
    </w:p>
    <w:tbl>
      <w:tblPr>
        <w:tblW w:w="0" w:type="auto"/>
        <w:tblInd w:w="61"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1978"/>
        <w:gridCol w:w="1881"/>
        <w:gridCol w:w="1191"/>
        <w:gridCol w:w="1082"/>
        <w:gridCol w:w="1159"/>
        <w:gridCol w:w="2871"/>
      </w:tblGrid>
      <w:tr w:rsidR="00A40DB8" w14:paraId="2705C260" w14:textId="77777777">
        <w:trPr>
          <w:trHeight w:val="486"/>
        </w:trPr>
        <w:tc>
          <w:tcPr>
            <w:tcW w:w="1978" w:type="dxa"/>
            <w:tcBorders>
              <w:top w:val="nil"/>
              <w:left w:val="nil"/>
              <w:right w:val="single" w:sz="4" w:space="0" w:color="000000"/>
            </w:tcBorders>
          </w:tcPr>
          <w:p w14:paraId="7A4D7B33" w14:textId="77777777" w:rsidR="00A40DB8" w:rsidRDefault="00096600">
            <w:pPr>
              <w:pStyle w:val="TableParagraph"/>
              <w:spacing w:before="102"/>
              <w:ind w:left="199"/>
              <w:jc w:val="left"/>
              <w:rPr>
                <w:b/>
                <w:sz w:val="20"/>
              </w:rPr>
            </w:pPr>
            <w:r>
              <w:rPr>
                <w:b/>
                <w:spacing w:val="-2"/>
                <w:sz w:val="20"/>
              </w:rPr>
              <w:t>Dataset</w:t>
            </w:r>
          </w:p>
        </w:tc>
        <w:tc>
          <w:tcPr>
            <w:tcW w:w="1881" w:type="dxa"/>
            <w:tcBorders>
              <w:top w:val="nil"/>
              <w:left w:val="single" w:sz="4" w:space="0" w:color="000000"/>
              <w:right w:val="single" w:sz="4" w:space="0" w:color="000000"/>
            </w:tcBorders>
          </w:tcPr>
          <w:p w14:paraId="097C5C0D" w14:textId="77777777" w:rsidR="00A40DB8" w:rsidRDefault="00096600">
            <w:pPr>
              <w:pStyle w:val="TableParagraph"/>
              <w:spacing w:before="102"/>
              <w:ind w:left="198"/>
              <w:jc w:val="left"/>
              <w:rPr>
                <w:b/>
                <w:sz w:val="20"/>
              </w:rPr>
            </w:pPr>
            <w:r>
              <w:rPr>
                <w:b/>
                <w:sz w:val="20"/>
              </w:rPr>
              <w:t>Data</w:t>
            </w:r>
            <w:r>
              <w:rPr>
                <w:b/>
                <w:spacing w:val="-6"/>
                <w:sz w:val="20"/>
              </w:rPr>
              <w:t xml:space="preserve"> </w:t>
            </w:r>
            <w:r>
              <w:rPr>
                <w:b/>
                <w:spacing w:val="-2"/>
                <w:sz w:val="20"/>
              </w:rPr>
              <w:t>Source</w:t>
            </w:r>
          </w:p>
        </w:tc>
        <w:tc>
          <w:tcPr>
            <w:tcW w:w="1191" w:type="dxa"/>
            <w:tcBorders>
              <w:top w:val="nil"/>
              <w:left w:val="single" w:sz="4" w:space="0" w:color="000000"/>
              <w:right w:val="single" w:sz="4" w:space="0" w:color="000000"/>
            </w:tcBorders>
          </w:tcPr>
          <w:p w14:paraId="02E41041" w14:textId="77777777" w:rsidR="00A40DB8" w:rsidRDefault="00096600">
            <w:pPr>
              <w:pStyle w:val="TableParagraph"/>
              <w:spacing w:before="102"/>
              <w:ind w:left="198"/>
              <w:jc w:val="left"/>
              <w:rPr>
                <w:b/>
                <w:sz w:val="20"/>
              </w:rPr>
            </w:pPr>
            <w:r>
              <w:rPr>
                <w:b/>
                <w:spacing w:val="-4"/>
                <w:sz w:val="20"/>
              </w:rPr>
              <w:t>Total</w:t>
            </w:r>
            <w:r>
              <w:rPr>
                <w:b/>
                <w:spacing w:val="-5"/>
                <w:sz w:val="20"/>
              </w:rPr>
              <w:t xml:space="preserve"> QA</w:t>
            </w:r>
          </w:p>
        </w:tc>
        <w:tc>
          <w:tcPr>
            <w:tcW w:w="1082" w:type="dxa"/>
            <w:tcBorders>
              <w:top w:val="nil"/>
              <w:left w:val="single" w:sz="4" w:space="0" w:color="000000"/>
              <w:right w:val="single" w:sz="4" w:space="0" w:color="000000"/>
            </w:tcBorders>
          </w:tcPr>
          <w:p w14:paraId="02504391" w14:textId="2A2A6E43" w:rsidR="00A40DB8" w:rsidRDefault="008F0692" w:rsidP="006942F2">
            <w:pPr>
              <w:pStyle w:val="TableParagraph"/>
              <w:spacing w:line="211" w:lineRule="exact"/>
              <w:ind w:left="318"/>
              <w:jc w:val="left"/>
              <w:rPr>
                <w:del w:id="244" w:author="Saleh Kalantari" w:date="2026-04-28T12:46:00Z" w16du:dateUtc="2026-04-28T10:46:00Z"/>
                <w:b/>
                <w:sz w:val="20"/>
              </w:rPr>
            </w:pPr>
            <w:del w:id="245" w:author="Saleh Kalantari" w:date="2026-04-28T12:46:00Z" w16du:dateUtc="2026-04-28T10:46:00Z">
              <w:r>
                <w:rPr>
                  <w:b/>
                  <w:spacing w:val="-2"/>
                  <w:sz w:val="20"/>
                </w:rPr>
                <w:delText>Total</w:delText>
              </w:r>
            </w:del>
          </w:p>
          <w:p w14:paraId="5C3CBCC3" w14:textId="625870BE" w:rsidR="00A40DB8" w:rsidRDefault="008F0692">
            <w:pPr>
              <w:pStyle w:val="TableParagraph"/>
              <w:spacing w:line="211" w:lineRule="exact"/>
              <w:ind w:left="105"/>
              <w:rPr>
                <w:b/>
                <w:sz w:val="20"/>
              </w:rPr>
              <w:pPrChange w:id="246" w:author="Saleh Kalantari" w:date="2026-04-28T12:46:00Z" w16du:dateUtc="2026-04-28T10:46:00Z">
                <w:pPr>
                  <w:pStyle w:val="TableParagraph"/>
                  <w:spacing w:before="9"/>
                  <w:ind w:left="198"/>
                  <w:jc w:val="left"/>
                </w:pPr>
              </w:pPrChange>
            </w:pPr>
            <w:ins w:id="247" w:author="Saleh Kalantari" w:date="2026-04-28T12:46:00Z" w16du:dateUtc="2026-04-28T10:46:00Z">
              <w:r>
                <w:rPr>
                  <w:b/>
                  <w:spacing w:val="-2"/>
                  <w:sz w:val="20"/>
                </w:rPr>
                <w:t xml:space="preserve">Number of </w:t>
              </w:r>
              <w:r w:rsidR="002414D9">
                <w:rPr>
                  <w:b/>
                  <w:spacing w:val="-2"/>
                  <w:sz w:val="20"/>
                </w:rPr>
                <w:t>Answer</w:t>
              </w:r>
              <w:r>
                <w:rPr>
                  <w:b/>
                  <w:spacing w:val="-2"/>
                  <w:sz w:val="20"/>
                </w:rPr>
                <w:t xml:space="preserve"> </w:t>
              </w:r>
            </w:ins>
            <w:r w:rsidR="00096600">
              <w:rPr>
                <w:b/>
                <w:spacing w:val="-2"/>
                <w:sz w:val="20"/>
              </w:rPr>
              <w:t>Options</w:t>
            </w:r>
          </w:p>
        </w:tc>
        <w:tc>
          <w:tcPr>
            <w:tcW w:w="1159" w:type="dxa"/>
            <w:tcBorders>
              <w:top w:val="nil"/>
              <w:left w:val="single" w:sz="4" w:space="0" w:color="000000"/>
              <w:right w:val="single" w:sz="4" w:space="0" w:color="000000"/>
            </w:tcBorders>
          </w:tcPr>
          <w:p w14:paraId="0B5517D3" w14:textId="77777777" w:rsidR="00A40DB8" w:rsidRDefault="00000000">
            <w:pPr>
              <w:pStyle w:val="TableParagraph"/>
              <w:spacing w:line="211" w:lineRule="exact"/>
              <w:rPr>
                <w:del w:id="248" w:author="Saleh Kalantari" w:date="2026-04-28T12:46:00Z" w16du:dateUtc="2026-04-28T10:46:00Z"/>
                <w:b/>
                <w:sz w:val="20"/>
              </w:rPr>
            </w:pPr>
            <w:del w:id="249" w:author="Saleh Kalantari" w:date="2026-04-28T12:46:00Z" w16du:dateUtc="2026-04-28T10:46:00Z">
              <w:r>
                <w:rPr>
                  <w:b/>
                  <w:spacing w:val="-5"/>
                  <w:sz w:val="20"/>
                </w:rPr>
                <w:delText>Avg</w:delText>
              </w:r>
            </w:del>
          </w:p>
          <w:p w14:paraId="21226053" w14:textId="75EA0E19" w:rsidR="00A40DB8" w:rsidRDefault="00096600">
            <w:pPr>
              <w:pStyle w:val="TableParagraph"/>
              <w:spacing w:line="211" w:lineRule="exact"/>
              <w:rPr>
                <w:ins w:id="250" w:author="Saleh Kalantari" w:date="2026-04-28T12:46:00Z" w16du:dateUtc="2026-04-28T10:46:00Z"/>
                <w:b/>
                <w:sz w:val="20"/>
              </w:rPr>
            </w:pPr>
            <w:ins w:id="251" w:author="Saleh Kalantari" w:date="2026-04-28T12:46:00Z" w16du:dateUtc="2026-04-28T10:46:00Z">
              <w:r>
                <w:rPr>
                  <w:b/>
                  <w:spacing w:val="-5"/>
                  <w:sz w:val="20"/>
                </w:rPr>
                <w:t>Av</w:t>
              </w:r>
              <w:r w:rsidR="008F0692">
                <w:rPr>
                  <w:b/>
                  <w:spacing w:val="-5"/>
                  <w:sz w:val="20"/>
                </w:rPr>
                <w:t>erage</w:t>
              </w:r>
            </w:ins>
          </w:p>
          <w:p w14:paraId="3ED61A08" w14:textId="04CA6F73" w:rsidR="00A40DB8" w:rsidRDefault="00096600">
            <w:pPr>
              <w:pStyle w:val="TableParagraph"/>
              <w:spacing w:before="9"/>
              <w:rPr>
                <w:b/>
                <w:sz w:val="20"/>
              </w:rPr>
            </w:pPr>
            <w:r>
              <w:rPr>
                <w:b/>
                <w:spacing w:val="-2"/>
                <w:sz w:val="20"/>
              </w:rPr>
              <w:t>Sentence</w:t>
            </w:r>
            <w:ins w:id="252" w:author="Saleh Kalantari" w:date="2026-04-28T12:46:00Z" w16du:dateUtc="2026-04-28T10:46:00Z">
              <w:r w:rsidR="008F0692">
                <w:rPr>
                  <w:b/>
                  <w:spacing w:val="-2"/>
                  <w:sz w:val="20"/>
                </w:rPr>
                <w:t xml:space="preserve"> Rati</w:t>
              </w:r>
              <w:commentRangeStart w:id="253"/>
              <w:r w:rsidR="008F0692">
                <w:rPr>
                  <w:b/>
                  <w:spacing w:val="-2"/>
                  <w:sz w:val="20"/>
                </w:rPr>
                <w:t>ng</w:t>
              </w:r>
              <w:commentRangeEnd w:id="253"/>
              <w:r w:rsidR="00FC0597">
                <w:rPr>
                  <w:rStyle w:val="CommentReference"/>
                  <w:b/>
                  <w:sz w:val="20"/>
                  <w:szCs w:val="22"/>
                </w:rPr>
                <w:commentReference w:id="253"/>
              </w:r>
            </w:ins>
          </w:p>
        </w:tc>
        <w:tc>
          <w:tcPr>
            <w:tcW w:w="2871" w:type="dxa"/>
            <w:tcBorders>
              <w:top w:val="nil"/>
              <w:left w:val="single" w:sz="4" w:space="0" w:color="000000"/>
              <w:right w:val="nil"/>
            </w:tcBorders>
          </w:tcPr>
          <w:p w14:paraId="36B1827E" w14:textId="1417D490" w:rsidR="00A40DB8" w:rsidRDefault="00000000" w:rsidP="00ED063D">
            <w:pPr>
              <w:pStyle w:val="TableParagraph"/>
              <w:spacing w:line="211" w:lineRule="exact"/>
              <w:ind w:right="1"/>
              <w:rPr>
                <w:del w:id="254" w:author="Saleh Kalantari" w:date="2026-04-28T12:46:00Z" w16du:dateUtc="2026-04-28T10:46:00Z"/>
                <w:b/>
                <w:sz w:val="20"/>
              </w:rPr>
            </w:pPr>
            <w:del w:id="255" w:author="Saleh Kalantari" w:date="2026-04-28T12:46:00Z" w16du:dateUtc="2026-04-28T10:46:00Z">
              <w:r>
                <w:rPr>
                  <w:b/>
                  <w:spacing w:val="-2"/>
                  <w:sz w:val="20"/>
                </w:rPr>
                <w:delText>Physician-</w:delText>
              </w:r>
            </w:del>
            <w:ins w:id="256" w:author="Saleh Kalantari" w:date="2026-04-28T12:46:00Z" w16du:dateUtc="2026-04-28T10:46:00Z">
              <w:r w:rsidR="000B66E6">
                <w:rPr>
                  <w:b/>
                  <w:spacing w:val="-2"/>
                  <w:sz w:val="20"/>
                </w:rPr>
                <w:t xml:space="preserve">Sentences </w:t>
              </w:r>
            </w:ins>
            <w:r w:rsidR="000B66E6">
              <w:rPr>
                <w:b/>
                <w:spacing w:val="-2"/>
                <w:sz w:val="20"/>
              </w:rPr>
              <w:t>Labeled</w:t>
            </w:r>
          </w:p>
          <w:p w14:paraId="52E7F097" w14:textId="10E4AF17" w:rsidR="00A40DB8" w:rsidRDefault="000B66E6">
            <w:pPr>
              <w:pStyle w:val="TableParagraph"/>
              <w:spacing w:line="211" w:lineRule="exact"/>
              <w:ind w:right="1"/>
              <w:rPr>
                <w:b/>
                <w:sz w:val="20"/>
              </w:rPr>
              <w:pPrChange w:id="257" w:author="Saleh Kalantari" w:date="2026-04-28T12:46:00Z" w16du:dateUtc="2026-04-28T10:46:00Z">
                <w:pPr>
                  <w:pStyle w:val="TableParagraph"/>
                  <w:spacing w:before="9"/>
                  <w:ind w:right="1"/>
                </w:pPr>
              </w:pPrChange>
            </w:pPr>
            <w:ins w:id="258" w:author="Saleh Kalantari" w:date="2026-04-28T12:46:00Z" w16du:dateUtc="2026-04-28T10:46:00Z">
              <w:r>
                <w:rPr>
                  <w:b/>
                  <w:spacing w:val="-2"/>
                  <w:sz w:val="20"/>
                </w:rPr>
                <w:t xml:space="preserve"> as </w:t>
              </w:r>
              <w:r w:rsidR="001C03BB">
                <w:rPr>
                  <w:b/>
                  <w:spacing w:val="-2"/>
                  <w:sz w:val="20"/>
                </w:rPr>
                <w:br/>
              </w:r>
            </w:ins>
            <w:r>
              <w:rPr>
                <w:b/>
                <w:spacing w:val="-2"/>
                <w:sz w:val="20"/>
              </w:rPr>
              <w:t>Low</w:t>
            </w:r>
            <w:del w:id="259" w:author="Saleh Kalantari" w:date="2026-04-28T12:46:00Z" w16du:dateUtc="2026-04-28T10:46:00Z">
              <w:r>
                <w:rPr>
                  <w:b/>
                  <w:spacing w:val="-2"/>
                  <w:sz w:val="20"/>
                </w:rPr>
                <w:delText>/</w:delText>
              </w:r>
            </w:del>
            <w:ins w:id="260" w:author="Saleh Kalantari" w:date="2026-04-28T12:46:00Z" w16du:dateUtc="2026-04-28T10:46:00Z">
              <w:r>
                <w:rPr>
                  <w:b/>
                  <w:spacing w:val="-2"/>
                  <w:sz w:val="20"/>
                </w:rPr>
                <w:t xml:space="preserve">-Relevance or </w:t>
              </w:r>
              <w:r w:rsidR="001C03BB">
                <w:rPr>
                  <w:b/>
                  <w:spacing w:val="-2"/>
                  <w:sz w:val="20"/>
                </w:rPr>
                <w:br/>
              </w:r>
            </w:ins>
            <w:r>
              <w:rPr>
                <w:b/>
                <w:spacing w:val="-2"/>
                <w:sz w:val="20"/>
              </w:rPr>
              <w:t>Irrelevant</w:t>
            </w:r>
            <w:r>
              <w:rPr>
                <w:b/>
                <w:spacing w:val="-2"/>
                <w:sz w:val="20"/>
                <w:rPrChange w:id="261" w:author="Saleh Kalantari" w:date="2026-04-28T12:46:00Z" w16du:dateUtc="2026-04-28T10:46:00Z">
                  <w:rPr>
                    <w:b/>
                    <w:spacing w:val="5"/>
                    <w:sz w:val="20"/>
                  </w:rPr>
                </w:rPrChange>
              </w:rPr>
              <w:t xml:space="preserve"> </w:t>
            </w:r>
            <w:del w:id="262" w:author="Saleh Kalantari" w:date="2026-04-28T12:46:00Z" w16du:dateUtc="2026-04-28T10:46:00Z">
              <w:r>
                <w:rPr>
                  <w:b/>
                  <w:spacing w:val="-2"/>
                  <w:sz w:val="20"/>
                </w:rPr>
                <w:delText>Sentence</w:delText>
              </w:r>
              <w:r>
                <w:rPr>
                  <w:b/>
                  <w:spacing w:val="5"/>
                  <w:sz w:val="20"/>
                </w:rPr>
                <w:delText xml:space="preserve"> </w:delText>
              </w:r>
            </w:del>
            <w:r w:rsidR="00096600">
              <w:rPr>
                <w:b/>
                <w:spacing w:val="-5"/>
                <w:sz w:val="20"/>
              </w:rPr>
              <w:t>(%)</w:t>
            </w:r>
          </w:p>
        </w:tc>
      </w:tr>
    </w:tbl>
    <w:p w14:paraId="22FE9779" w14:textId="77777777" w:rsidR="00A40DB8" w:rsidRDefault="00A40DB8">
      <w:pPr>
        <w:pStyle w:val="BodyText"/>
        <w:spacing w:before="7"/>
        <w:rPr>
          <w:sz w:val="5"/>
        </w:rPr>
      </w:pPr>
    </w:p>
    <w:tbl>
      <w:tblPr>
        <w:tblW w:w="0" w:type="auto"/>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1881"/>
        <w:gridCol w:w="1191"/>
        <w:gridCol w:w="1082"/>
        <w:gridCol w:w="1159"/>
        <w:gridCol w:w="2871"/>
      </w:tblGrid>
      <w:tr w:rsidR="00A40DB8" w14:paraId="59B2C3D1" w14:textId="77777777">
        <w:trPr>
          <w:trHeight w:val="477"/>
        </w:trPr>
        <w:tc>
          <w:tcPr>
            <w:tcW w:w="1978" w:type="dxa"/>
            <w:tcBorders>
              <w:top w:val="nil"/>
              <w:left w:val="nil"/>
            </w:tcBorders>
          </w:tcPr>
          <w:p w14:paraId="1C05B215" w14:textId="77777777" w:rsidR="00A40DB8" w:rsidRDefault="00096600">
            <w:pPr>
              <w:pStyle w:val="TableParagraph"/>
              <w:spacing w:line="211" w:lineRule="exact"/>
              <w:ind w:left="199"/>
              <w:jc w:val="left"/>
              <w:rPr>
                <w:b/>
                <w:sz w:val="20"/>
              </w:rPr>
            </w:pPr>
            <w:r>
              <w:rPr>
                <w:b/>
                <w:spacing w:val="-4"/>
                <w:sz w:val="20"/>
              </w:rPr>
              <w:t>MMLU</w:t>
            </w:r>
          </w:p>
          <w:p w14:paraId="218DA127" w14:textId="77777777" w:rsidR="00A40DB8" w:rsidRDefault="00096600">
            <w:pPr>
              <w:pStyle w:val="TableParagraph"/>
              <w:spacing w:before="28"/>
              <w:ind w:left="199"/>
              <w:jc w:val="left"/>
              <w:rPr>
                <w:b/>
                <w:sz w:val="18"/>
              </w:rPr>
            </w:pPr>
            <w:r>
              <w:rPr>
                <w:b/>
                <w:spacing w:val="-2"/>
                <w:sz w:val="18"/>
              </w:rPr>
              <w:t>(Precision</w:t>
            </w:r>
            <w:r>
              <w:rPr>
                <w:b/>
                <w:spacing w:val="7"/>
                <w:sz w:val="18"/>
              </w:rPr>
              <w:t xml:space="preserve"> </w:t>
            </w:r>
            <w:r>
              <w:rPr>
                <w:b/>
                <w:spacing w:val="-2"/>
                <w:sz w:val="18"/>
              </w:rPr>
              <w:t>Medicine)</w:t>
            </w:r>
          </w:p>
        </w:tc>
        <w:tc>
          <w:tcPr>
            <w:tcW w:w="1881" w:type="dxa"/>
            <w:tcBorders>
              <w:top w:val="nil"/>
            </w:tcBorders>
          </w:tcPr>
          <w:p w14:paraId="516C209F" w14:textId="301DC1E6" w:rsidR="00A40DB8" w:rsidRDefault="00096600">
            <w:pPr>
              <w:pStyle w:val="TableParagraph"/>
              <w:spacing w:before="102"/>
              <w:ind w:left="198"/>
              <w:jc w:val="left"/>
              <w:rPr>
                <w:sz w:val="20"/>
              </w:rPr>
            </w:pPr>
            <w:r>
              <w:rPr>
                <w:sz w:val="20"/>
              </w:rPr>
              <w:t>Medical</w:t>
            </w:r>
            <w:r>
              <w:rPr>
                <w:spacing w:val="-8"/>
                <w:sz w:val="20"/>
              </w:rPr>
              <w:t xml:space="preserve"> </w:t>
            </w:r>
            <w:del w:id="263" w:author="Saleh Kalantari" w:date="2026-04-28T12:46:00Z" w16du:dateUtc="2026-04-28T10:46:00Z">
              <w:r>
                <w:rPr>
                  <w:spacing w:val="-2"/>
                  <w:sz w:val="20"/>
                </w:rPr>
                <w:delText>textbooks</w:delText>
              </w:r>
            </w:del>
            <w:ins w:id="264" w:author="Saleh Kalantari" w:date="2026-04-28T12:46:00Z" w16du:dateUtc="2026-04-28T10:46:00Z">
              <w:r w:rsidR="002414D9">
                <w:rPr>
                  <w:spacing w:val="-2"/>
                  <w:sz w:val="20"/>
                </w:rPr>
                <w:t>T</w:t>
              </w:r>
              <w:r>
                <w:rPr>
                  <w:spacing w:val="-2"/>
                  <w:sz w:val="20"/>
                </w:rPr>
                <w:t>extbooks</w:t>
              </w:r>
            </w:ins>
          </w:p>
        </w:tc>
        <w:tc>
          <w:tcPr>
            <w:tcW w:w="1191" w:type="dxa"/>
            <w:tcBorders>
              <w:top w:val="nil"/>
            </w:tcBorders>
          </w:tcPr>
          <w:p w14:paraId="3C2C4A3B" w14:textId="77777777" w:rsidR="00A40DB8" w:rsidRDefault="00096600">
            <w:pPr>
              <w:pStyle w:val="TableParagraph"/>
              <w:spacing w:before="102"/>
              <w:rPr>
                <w:sz w:val="20"/>
              </w:rPr>
            </w:pPr>
            <w:r>
              <w:rPr>
                <w:spacing w:val="-5"/>
                <w:sz w:val="20"/>
              </w:rPr>
              <w:t>192</w:t>
            </w:r>
          </w:p>
        </w:tc>
        <w:tc>
          <w:tcPr>
            <w:tcW w:w="1082" w:type="dxa"/>
            <w:tcBorders>
              <w:top w:val="nil"/>
            </w:tcBorders>
          </w:tcPr>
          <w:p w14:paraId="0A288471" w14:textId="77777777" w:rsidR="00A40DB8" w:rsidRDefault="00096600">
            <w:pPr>
              <w:pStyle w:val="TableParagraph"/>
              <w:spacing w:before="102"/>
              <w:rPr>
                <w:sz w:val="20"/>
              </w:rPr>
            </w:pPr>
            <w:r>
              <w:rPr>
                <w:spacing w:val="-10"/>
                <w:sz w:val="20"/>
              </w:rPr>
              <w:t>4</w:t>
            </w:r>
          </w:p>
        </w:tc>
        <w:tc>
          <w:tcPr>
            <w:tcW w:w="1159" w:type="dxa"/>
            <w:tcBorders>
              <w:top w:val="nil"/>
            </w:tcBorders>
          </w:tcPr>
          <w:p w14:paraId="4F6D8FB5" w14:textId="77777777" w:rsidR="00A40DB8" w:rsidRDefault="00096600">
            <w:pPr>
              <w:pStyle w:val="TableParagraph"/>
              <w:spacing w:before="102"/>
              <w:ind w:left="203"/>
              <w:jc w:val="left"/>
              <w:rPr>
                <w:sz w:val="18"/>
              </w:rPr>
            </w:pPr>
            <w:r>
              <w:rPr>
                <w:sz w:val="20"/>
              </w:rPr>
              <w:t>15.9</w:t>
            </w:r>
            <w:r>
              <w:rPr>
                <w:spacing w:val="-5"/>
                <w:sz w:val="20"/>
              </w:rPr>
              <w:t xml:space="preserve"> </w:t>
            </w:r>
            <w:r>
              <w:rPr>
                <w:spacing w:val="-2"/>
                <w:sz w:val="18"/>
              </w:rPr>
              <w:t>(7.0)</w:t>
            </w:r>
          </w:p>
        </w:tc>
        <w:tc>
          <w:tcPr>
            <w:tcW w:w="2871" w:type="dxa"/>
            <w:tcBorders>
              <w:top w:val="nil"/>
              <w:right w:val="nil"/>
            </w:tcBorders>
          </w:tcPr>
          <w:p w14:paraId="392EF67C" w14:textId="77777777" w:rsidR="00A40DB8" w:rsidRDefault="00096600">
            <w:pPr>
              <w:pStyle w:val="TableParagraph"/>
              <w:spacing w:before="102"/>
              <w:ind w:right="1"/>
              <w:rPr>
                <w:sz w:val="20"/>
              </w:rPr>
            </w:pPr>
            <w:r>
              <w:rPr>
                <w:spacing w:val="-2"/>
                <w:sz w:val="20"/>
              </w:rPr>
              <w:t>39.5%</w:t>
            </w:r>
          </w:p>
        </w:tc>
      </w:tr>
      <w:tr w:rsidR="00A40DB8" w14:paraId="6F006104" w14:textId="77777777">
        <w:trPr>
          <w:trHeight w:val="476"/>
        </w:trPr>
        <w:tc>
          <w:tcPr>
            <w:tcW w:w="1978" w:type="dxa"/>
            <w:tcBorders>
              <w:left w:val="nil"/>
            </w:tcBorders>
          </w:tcPr>
          <w:p w14:paraId="3A0F21C9" w14:textId="77777777" w:rsidR="00A40DB8" w:rsidRDefault="00096600">
            <w:pPr>
              <w:pStyle w:val="TableParagraph"/>
              <w:spacing w:line="210" w:lineRule="exact"/>
              <w:ind w:left="199"/>
              <w:jc w:val="left"/>
              <w:rPr>
                <w:b/>
                <w:sz w:val="20"/>
              </w:rPr>
            </w:pPr>
            <w:r>
              <w:rPr>
                <w:b/>
                <w:spacing w:val="-4"/>
                <w:sz w:val="20"/>
              </w:rPr>
              <w:t>JAMA</w:t>
            </w:r>
          </w:p>
          <w:p w14:paraId="718FF555" w14:textId="77777777" w:rsidR="00A40DB8" w:rsidRDefault="00096600">
            <w:pPr>
              <w:pStyle w:val="TableParagraph"/>
              <w:spacing w:before="9"/>
              <w:ind w:left="199"/>
              <w:jc w:val="left"/>
              <w:rPr>
                <w:b/>
                <w:sz w:val="20"/>
              </w:rPr>
            </w:pPr>
            <w:r>
              <w:rPr>
                <w:b/>
                <w:sz w:val="20"/>
              </w:rPr>
              <w:t>Clinical</w:t>
            </w:r>
            <w:r>
              <w:rPr>
                <w:b/>
                <w:spacing w:val="-8"/>
                <w:sz w:val="20"/>
              </w:rPr>
              <w:t xml:space="preserve"> </w:t>
            </w:r>
            <w:r>
              <w:rPr>
                <w:b/>
                <w:spacing w:val="-2"/>
                <w:sz w:val="20"/>
              </w:rPr>
              <w:t>Challenge</w:t>
            </w:r>
          </w:p>
        </w:tc>
        <w:tc>
          <w:tcPr>
            <w:tcW w:w="1881" w:type="dxa"/>
          </w:tcPr>
          <w:p w14:paraId="3AC3AB80" w14:textId="00A46568" w:rsidR="00A40DB8" w:rsidRDefault="00096600">
            <w:pPr>
              <w:pStyle w:val="TableParagraph"/>
              <w:spacing w:before="101"/>
              <w:ind w:left="198"/>
              <w:jc w:val="left"/>
              <w:rPr>
                <w:sz w:val="20"/>
              </w:rPr>
            </w:pPr>
            <w:r>
              <w:rPr>
                <w:sz w:val="20"/>
              </w:rPr>
              <w:t>Journal</w:t>
            </w:r>
            <w:r>
              <w:rPr>
                <w:spacing w:val="-7"/>
                <w:sz w:val="20"/>
              </w:rPr>
              <w:t xml:space="preserve"> </w:t>
            </w:r>
            <w:del w:id="265" w:author="Saleh Kalantari" w:date="2026-04-28T12:46:00Z" w16du:dateUtc="2026-04-28T10:46:00Z">
              <w:r>
                <w:rPr>
                  <w:spacing w:val="-2"/>
                  <w:sz w:val="20"/>
                </w:rPr>
                <w:delText>articles</w:delText>
              </w:r>
            </w:del>
            <w:ins w:id="266" w:author="Saleh Kalantari" w:date="2026-04-28T12:46:00Z" w16du:dateUtc="2026-04-28T10:46:00Z">
              <w:r w:rsidR="002414D9">
                <w:rPr>
                  <w:spacing w:val="-2"/>
                  <w:sz w:val="20"/>
                </w:rPr>
                <w:t>A</w:t>
              </w:r>
              <w:r>
                <w:rPr>
                  <w:spacing w:val="-2"/>
                  <w:sz w:val="20"/>
                </w:rPr>
                <w:t>rticles</w:t>
              </w:r>
            </w:ins>
          </w:p>
        </w:tc>
        <w:tc>
          <w:tcPr>
            <w:tcW w:w="1191" w:type="dxa"/>
          </w:tcPr>
          <w:p w14:paraId="7F971D72" w14:textId="77777777" w:rsidR="00A40DB8" w:rsidRDefault="00096600">
            <w:pPr>
              <w:pStyle w:val="TableParagraph"/>
              <w:spacing w:before="101"/>
              <w:rPr>
                <w:sz w:val="20"/>
              </w:rPr>
            </w:pPr>
            <w:r>
              <w:rPr>
                <w:spacing w:val="-5"/>
                <w:sz w:val="20"/>
              </w:rPr>
              <w:t>295</w:t>
            </w:r>
          </w:p>
        </w:tc>
        <w:tc>
          <w:tcPr>
            <w:tcW w:w="1082" w:type="dxa"/>
          </w:tcPr>
          <w:p w14:paraId="63519759" w14:textId="77777777" w:rsidR="00A40DB8" w:rsidRDefault="00096600">
            <w:pPr>
              <w:pStyle w:val="TableParagraph"/>
              <w:spacing w:before="101"/>
              <w:rPr>
                <w:sz w:val="20"/>
              </w:rPr>
            </w:pPr>
            <w:r>
              <w:rPr>
                <w:spacing w:val="-10"/>
                <w:sz w:val="20"/>
              </w:rPr>
              <w:t>4</w:t>
            </w:r>
          </w:p>
        </w:tc>
        <w:tc>
          <w:tcPr>
            <w:tcW w:w="1159" w:type="dxa"/>
          </w:tcPr>
          <w:p w14:paraId="4C28119D" w14:textId="77777777" w:rsidR="00A40DB8" w:rsidRDefault="00096600">
            <w:pPr>
              <w:pStyle w:val="TableParagraph"/>
              <w:spacing w:before="101"/>
              <w:ind w:left="203"/>
              <w:jc w:val="left"/>
              <w:rPr>
                <w:sz w:val="18"/>
              </w:rPr>
            </w:pPr>
            <w:r>
              <w:rPr>
                <w:sz w:val="20"/>
              </w:rPr>
              <w:t>26.8</w:t>
            </w:r>
            <w:r>
              <w:rPr>
                <w:spacing w:val="-5"/>
                <w:sz w:val="20"/>
              </w:rPr>
              <w:t xml:space="preserve"> </w:t>
            </w:r>
            <w:r>
              <w:rPr>
                <w:spacing w:val="-2"/>
                <w:sz w:val="18"/>
              </w:rPr>
              <w:t>(8.5)</w:t>
            </w:r>
          </w:p>
        </w:tc>
        <w:tc>
          <w:tcPr>
            <w:tcW w:w="2871" w:type="dxa"/>
            <w:tcBorders>
              <w:right w:val="nil"/>
            </w:tcBorders>
          </w:tcPr>
          <w:p w14:paraId="38389D89" w14:textId="77777777" w:rsidR="00A40DB8" w:rsidRDefault="00096600">
            <w:pPr>
              <w:pStyle w:val="TableParagraph"/>
              <w:spacing w:before="101"/>
              <w:ind w:right="1"/>
              <w:rPr>
                <w:sz w:val="20"/>
              </w:rPr>
            </w:pPr>
            <w:r>
              <w:rPr>
                <w:spacing w:val="-2"/>
                <w:sz w:val="20"/>
              </w:rPr>
              <w:t>35.0%</w:t>
            </w:r>
          </w:p>
        </w:tc>
      </w:tr>
      <w:tr w:rsidR="00A40DB8" w14:paraId="5EA9716A" w14:textId="77777777">
        <w:trPr>
          <w:trHeight w:val="237"/>
        </w:trPr>
        <w:tc>
          <w:tcPr>
            <w:tcW w:w="1978" w:type="dxa"/>
            <w:tcBorders>
              <w:left w:val="nil"/>
            </w:tcBorders>
          </w:tcPr>
          <w:p w14:paraId="7C96C4E5" w14:textId="77777777" w:rsidR="00A40DB8" w:rsidRDefault="00096600">
            <w:pPr>
              <w:pStyle w:val="TableParagraph"/>
              <w:spacing w:line="210" w:lineRule="exact"/>
              <w:ind w:left="199"/>
              <w:jc w:val="left"/>
              <w:rPr>
                <w:b/>
                <w:sz w:val="20"/>
              </w:rPr>
            </w:pPr>
            <w:r>
              <w:rPr>
                <w:b/>
                <w:spacing w:val="-2"/>
                <w:sz w:val="20"/>
              </w:rPr>
              <w:t>MedBullets</w:t>
            </w:r>
          </w:p>
        </w:tc>
        <w:tc>
          <w:tcPr>
            <w:tcW w:w="1881" w:type="dxa"/>
          </w:tcPr>
          <w:p w14:paraId="3F0C7B5B" w14:textId="77777777" w:rsidR="00A40DB8" w:rsidRDefault="00096600">
            <w:pPr>
              <w:pStyle w:val="TableParagraph"/>
              <w:spacing w:line="210" w:lineRule="exact"/>
              <w:ind w:left="198"/>
              <w:jc w:val="left"/>
              <w:rPr>
                <w:sz w:val="20"/>
              </w:rPr>
            </w:pPr>
            <w:r>
              <w:rPr>
                <w:spacing w:val="-2"/>
                <w:sz w:val="20"/>
              </w:rPr>
              <w:t>USMLE</w:t>
            </w:r>
          </w:p>
        </w:tc>
        <w:tc>
          <w:tcPr>
            <w:tcW w:w="1191" w:type="dxa"/>
          </w:tcPr>
          <w:p w14:paraId="5CE516C4" w14:textId="77777777" w:rsidR="00A40DB8" w:rsidRDefault="00096600">
            <w:pPr>
              <w:pStyle w:val="TableParagraph"/>
              <w:spacing w:line="210" w:lineRule="exact"/>
              <w:rPr>
                <w:sz w:val="20"/>
              </w:rPr>
            </w:pPr>
            <w:r>
              <w:rPr>
                <w:spacing w:val="-5"/>
                <w:sz w:val="20"/>
              </w:rPr>
              <w:t>160</w:t>
            </w:r>
          </w:p>
        </w:tc>
        <w:tc>
          <w:tcPr>
            <w:tcW w:w="1082" w:type="dxa"/>
          </w:tcPr>
          <w:p w14:paraId="5BA74CB2" w14:textId="77777777" w:rsidR="00A40DB8" w:rsidRDefault="00096600">
            <w:pPr>
              <w:pStyle w:val="TableParagraph"/>
              <w:spacing w:line="210" w:lineRule="exact"/>
              <w:rPr>
                <w:sz w:val="20"/>
              </w:rPr>
            </w:pPr>
            <w:r>
              <w:rPr>
                <w:spacing w:val="-10"/>
                <w:sz w:val="20"/>
              </w:rPr>
              <w:t>4</w:t>
            </w:r>
          </w:p>
        </w:tc>
        <w:tc>
          <w:tcPr>
            <w:tcW w:w="1159" w:type="dxa"/>
          </w:tcPr>
          <w:p w14:paraId="3C362D4B" w14:textId="77777777" w:rsidR="00A40DB8" w:rsidRDefault="00096600">
            <w:pPr>
              <w:pStyle w:val="TableParagraph"/>
              <w:spacing w:line="210" w:lineRule="exact"/>
              <w:ind w:left="203"/>
              <w:jc w:val="left"/>
              <w:rPr>
                <w:sz w:val="18"/>
              </w:rPr>
            </w:pPr>
            <w:r>
              <w:rPr>
                <w:sz w:val="20"/>
              </w:rPr>
              <w:t>21.0</w:t>
            </w:r>
            <w:r>
              <w:rPr>
                <w:spacing w:val="-5"/>
                <w:sz w:val="20"/>
              </w:rPr>
              <w:t xml:space="preserve"> </w:t>
            </w:r>
            <w:r>
              <w:rPr>
                <w:spacing w:val="-2"/>
                <w:sz w:val="18"/>
              </w:rPr>
              <w:t>(4.6)</w:t>
            </w:r>
          </w:p>
        </w:tc>
        <w:tc>
          <w:tcPr>
            <w:tcW w:w="2871" w:type="dxa"/>
            <w:tcBorders>
              <w:right w:val="nil"/>
            </w:tcBorders>
          </w:tcPr>
          <w:p w14:paraId="05746DEB" w14:textId="77777777" w:rsidR="00A40DB8" w:rsidRDefault="00096600">
            <w:pPr>
              <w:pStyle w:val="TableParagraph"/>
              <w:spacing w:line="210" w:lineRule="exact"/>
              <w:ind w:right="1"/>
              <w:rPr>
                <w:sz w:val="20"/>
              </w:rPr>
            </w:pPr>
            <w:r>
              <w:rPr>
                <w:spacing w:val="-2"/>
                <w:sz w:val="20"/>
              </w:rPr>
              <w:t>40.5%</w:t>
            </w:r>
          </w:p>
        </w:tc>
      </w:tr>
      <w:tr w:rsidR="00A40DB8" w14:paraId="79F7CA1F" w14:textId="77777777">
        <w:trPr>
          <w:trHeight w:val="270"/>
        </w:trPr>
        <w:tc>
          <w:tcPr>
            <w:tcW w:w="1978" w:type="dxa"/>
            <w:tcBorders>
              <w:left w:val="nil"/>
              <w:bottom w:val="single" w:sz="8" w:space="0" w:color="000000"/>
            </w:tcBorders>
          </w:tcPr>
          <w:p w14:paraId="2570CD52" w14:textId="77777777" w:rsidR="00A40DB8" w:rsidRDefault="00096600">
            <w:pPr>
              <w:pStyle w:val="TableParagraph"/>
              <w:spacing w:line="210" w:lineRule="exact"/>
              <w:ind w:left="199"/>
              <w:jc w:val="left"/>
              <w:rPr>
                <w:b/>
                <w:sz w:val="20"/>
              </w:rPr>
            </w:pPr>
            <w:r>
              <w:rPr>
                <w:b/>
                <w:spacing w:val="-2"/>
                <w:sz w:val="20"/>
              </w:rPr>
              <w:t>MedXpertQA</w:t>
            </w:r>
          </w:p>
        </w:tc>
        <w:tc>
          <w:tcPr>
            <w:tcW w:w="1881" w:type="dxa"/>
            <w:tcBorders>
              <w:bottom w:val="single" w:sz="8" w:space="0" w:color="000000"/>
            </w:tcBorders>
          </w:tcPr>
          <w:p w14:paraId="73818626" w14:textId="77777777" w:rsidR="00A40DB8" w:rsidRDefault="00096600">
            <w:pPr>
              <w:pStyle w:val="TableParagraph"/>
              <w:spacing w:line="210" w:lineRule="exact"/>
              <w:ind w:left="198"/>
              <w:jc w:val="left"/>
              <w:rPr>
                <w:sz w:val="20"/>
              </w:rPr>
            </w:pPr>
            <w:r>
              <w:rPr>
                <w:sz w:val="20"/>
              </w:rPr>
              <w:t>Licensing</w:t>
            </w:r>
            <w:r>
              <w:rPr>
                <w:spacing w:val="-9"/>
                <w:sz w:val="20"/>
              </w:rPr>
              <w:t xml:space="preserve"> </w:t>
            </w:r>
            <w:r>
              <w:rPr>
                <w:spacing w:val="-4"/>
                <w:sz w:val="20"/>
              </w:rPr>
              <w:t>Exam</w:t>
            </w:r>
          </w:p>
        </w:tc>
        <w:tc>
          <w:tcPr>
            <w:tcW w:w="1191" w:type="dxa"/>
            <w:tcBorders>
              <w:bottom w:val="single" w:sz="8" w:space="0" w:color="000000"/>
            </w:tcBorders>
          </w:tcPr>
          <w:p w14:paraId="4B0444F5" w14:textId="77777777" w:rsidR="00A40DB8" w:rsidRDefault="00096600">
            <w:pPr>
              <w:pStyle w:val="TableParagraph"/>
              <w:spacing w:line="210" w:lineRule="exact"/>
              <w:rPr>
                <w:sz w:val="20"/>
              </w:rPr>
            </w:pPr>
            <w:r>
              <w:rPr>
                <w:spacing w:val="-5"/>
                <w:sz w:val="20"/>
              </w:rPr>
              <w:t>286</w:t>
            </w:r>
          </w:p>
        </w:tc>
        <w:tc>
          <w:tcPr>
            <w:tcW w:w="1082" w:type="dxa"/>
            <w:tcBorders>
              <w:bottom w:val="single" w:sz="8" w:space="0" w:color="000000"/>
            </w:tcBorders>
          </w:tcPr>
          <w:p w14:paraId="7DD64D15" w14:textId="77777777" w:rsidR="00A40DB8" w:rsidRDefault="00096600">
            <w:pPr>
              <w:pStyle w:val="TableParagraph"/>
              <w:spacing w:line="210" w:lineRule="exact"/>
              <w:rPr>
                <w:sz w:val="20"/>
              </w:rPr>
            </w:pPr>
            <w:r>
              <w:rPr>
                <w:spacing w:val="-5"/>
                <w:sz w:val="20"/>
              </w:rPr>
              <w:t>10</w:t>
            </w:r>
          </w:p>
        </w:tc>
        <w:tc>
          <w:tcPr>
            <w:tcW w:w="1159" w:type="dxa"/>
            <w:tcBorders>
              <w:bottom w:val="single" w:sz="8" w:space="0" w:color="000000"/>
            </w:tcBorders>
          </w:tcPr>
          <w:p w14:paraId="215815EB" w14:textId="77777777" w:rsidR="00A40DB8" w:rsidRDefault="00096600">
            <w:pPr>
              <w:pStyle w:val="TableParagraph"/>
              <w:spacing w:line="210" w:lineRule="exact"/>
              <w:ind w:left="203"/>
              <w:jc w:val="left"/>
              <w:rPr>
                <w:sz w:val="18"/>
              </w:rPr>
            </w:pPr>
            <w:r>
              <w:rPr>
                <w:sz w:val="20"/>
              </w:rPr>
              <w:t>14.9</w:t>
            </w:r>
            <w:r>
              <w:rPr>
                <w:spacing w:val="-5"/>
                <w:sz w:val="20"/>
              </w:rPr>
              <w:t xml:space="preserve"> </w:t>
            </w:r>
            <w:r>
              <w:rPr>
                <w:spacing w:val="-2"/>
                <w:sz w:val="18"/>
              </w:rPr>
              <w:t>(5.6)</w:t>
            </w:r>
          </w:p>
        </w:tc>
        <w:tc>
          <w:tcPr>
            <w:tcW w:w="2871" w:type="dxa"/>
            <w:tcBorders>
              <w:bottom w:val="single" w:sz="8" w:space="0" w:color="000000"/>
              <w:right w:val="nil"/>
            </w:tcBorders>
          </w:tcPr>
          <w:p w14:paraId="4B4D9271" w14:textId="77777777" w:rsidR="00A40DB8" w:rsidRDefault="00096600">
            <w:pPr>
              <w:pStyle w:val="TableParagraph"/>
              <w:spacing w:line="210" w:lineRule="exact"/>
              <w:ind w:right="1"/>
              <w:rPr>
                <w:sz w:val="20"/>
              </w:rPr>
            </w:pPr>
            <w:r>
              <w:rPr>
                <w:spacing w:val="-2"/>
                <w:sz w:val="20"/>
              </w:rPr>
              <w:t>32.8%</w:t>
            </w:r>
          </w:p>
        </w:tc>
      </w:tr>
      <w:tr w:rsidR="00A40DB8" w14:paraId="45951116" w14:textId="77777777">
        <w:trPr>
          <w:trHeight w:val="269"/>
        </w:trPr>
        <w:tc>
          <w:tcPr>
            <w:tcW w:w="1978" w:type="dxa"/>
            <w:tcBorders>
              <w:top w:val="single" w:sz="8" w:space="0" w:color="000000"/>
              <w:left w:val="nil"/>
              <w:bottom w:val="single" w:sz="8" w:space="0" w:color="000000"/>
            </w:tcBorders>
          </w:tcPr>
          <w:p w14:paraId="3211F5A2" w14:textId="77777777" w:rsidR="00A40DB8" w:rsidRDefault="00096600">
            <w:pPr>
              <w:pStyle w:val="TableParagraph"/>
              <w:spacing w:line="209" w:lineRule="exact"/>
              <w:ind w:left="199"/>
              <w:jc w:val="left"/>
              <w:rPr>
                <w:b/>
                <w:sz w:val="20"/>
              </w:rPr>
            </w:pPr>
            <w:r>
              <w:rPr>
                <w:b/>
                <w:spacing w:val="-2"/>
                <w:sz w:val="20"/>
              </w:rPr>
              <w:t>Overall</w:t>
            </w:r>
          </w:p>
        </w:tc>
        <w:tc>
          <w:tcPr>
            <w:tcW w:w="1881" w:type="dxa"/>
            <w:tcBorders>
              <w:top w:val="single" w:sz="8" w:space="0" w:color="000000"/>
              <w:bottom w:val="single" w:sz="8" w:space="0" w:color="000000"/>
            </w:tcBorders>
          </w:tcPr>
          <w:p w14:paraId="760910C1" w14:textId="77777777" w:rsidR="00A40DB8" w:rsidRDefault="00A40DB8">
            <w:pPr>
              <w:pStyle w:val="TableParagraph"/>
              <w:jc w:val="left"/>
              <w:rPr>
                <w:sz w:val="18"/>
              </w:rPr>
            </w:pPr>
          </w:p>
        </w:tc>
        <w:tc>
          <w:tcPr>
            <w:tcW w:w="1191" w:type="dxa"/>
            <w:tcBorders>
              <w:top w:val="single" w:sz="8" w:space="0" w:color="000000"/>
              <w:bottom w:val="single" w:sz="8" w:space="0" w:color="000000"/>
            </w:tcBorders>
          </w:tcPr>
          <w:p w14:paraId="54D4B233" w14:textId="77777777" w:rsidR="00A40DB8" w:rsidRDefault="00096600">
            <w:pPr>
              <w:pStyle w:val="TableParagraph"/>
              <w:spacing w:line="209" w:lineRule="exact"/>
              <w:rPr>
                <w:sz w:val="20"/>
              </w:rPr>
            </w:pPr>
            <w:r>
              <w:rPr>
                <w:spacing w:val="-5"/>
                <w:sz w:val="20"/>
              </w:rPr>
              <w:t>933</w:t>
            </w:r>
          </w:p>
        </w:tc>
        <w:tc>
          <w:tcPr>
            <w:tcW w:w="1082" w:type="dxa"/>
            <w:tcBorders>
              <w:top w:val="single" w:sz="8" w:space="0" w:color="000000"/>
              <w:bottom w:val="single" w:sz="8" w:space="0" w:color="000000"/>
            </w:tcBorders>
          </w:tcPr>
          <w:p w14:paraId="7EC5328E" w14:textId="77777777" w:rsidR="00A40DB8" w:rsidRDefault="00096600">
            <w:pPr>
              <w:pStyle w:val="TableParagraph"/>
              <w:spacing w:line="209" w:lineRule="exact"/>
              <w:rPr>
                <w:sz w:val="20"/>
              </w:rPr>
            </w:pPr>
            <w:r>
              <w:rPr>
                <w:spacing w:val="-4"/>
                <w:sz w:val="20"/>
              </w:rPr>
              <w:t>4/10</w:t>
            </w:r>
          </w:p>
        </w:tc>
        <w:tc>
          <w:tcPr>
            <w:tcW w:w="1159" w:type="dxa"/>
            <w:tcBorders>
              <w:top w:val="single" w:sz="8" w:space="0" w:color="000000"/>
              <w:bottom w:val="single" w:sz="8" w:space="0" w:color="000000"/>
            </w:tcBorders>
          </w:tcPr>
          <w:p w14:paraId="6E315E3B" w14:textId="77777777" w:rsidR="00A40DB8" w:rsidRDefault="00096600">
            <w:pPr>
              <w:pStyle w:val="TableParagraph"/>
              <w:spacing w:line="209" w:lineRule="exact"/>
              <w:ind w:left="203"/>
              <w:jc w:val="left"/>
              <w:rPr>
                <w:sz w:val="18"/>
              </w:rPr>
            </w:pPr>
            <w:r>
              <w:rPr>
                <w:sz w:val="20"/>
              </w:rPr>
              <w:t>21.3</w:t>
            </w:r>
            <w:r>
              <w:rPr>
                <w:spacing w:val="-5"/>
                <w:sz w:val="20"/>
              </w:rPr>
              <w:t xml:space="preserve"> </w:t>
            </w:r>
            <w:r>
              <w:rPr>
                <w:spacing w:val="-2"/>
                <w:sz w:val="18"/>
              </w:rPr>
              <w:t>(8.8)</w:t>
            </w:r>
          </w:p>
        </w:tc>
        <w:tc>
          <w:tcPr>
            <w:tcW w:w="2871" w:type="dxa"/>
            <w:tcBorders>
              <w:top w:val="single" w:sz="8" w:space="0" w:color="000000"/>
              <w:bottom w:val="single" w:sz="8" w:space="0" w:color="000000"/>
              <w:right w:val="nil"/>
            </w:tcBorders>
          </w:tcPr>
          <w:p w14:paraId="76F8E5CE" w14:textId="77777777" w:rsidR="00A40DB8" w:rsidRDefault="00096600">
            <w:pPr>
              <w:pStyle w:val="TableParagraph"/>
              <w:spacing w:line="209" w:lineRule="exact"/>
              <w:ind w:right="1"/>
              <w:rPr>
                <w:sz w:val="20"/>
              </w:rPr>
            </w:pPr>
            <w:r>
              <w:rPr>
                <w:spacing w:val="-2"/>
                <w:sz w:val="20"/>
              </w:rPr>
              <w:t>36.1%</w:t>
            </w:r>
          </w:p>
        </w:tc>
      </w:tr>
    </w:tbl>
    <w:p w14:paraId="02BD5F93" w14:textId="77777777" w:rsidR="00A40DB8" w:rsidRDefault="00A40DB8">
      <w:pPr>
        <w:pStyle w:val="BodyText"/>
        <w:spacing w:before="15"/>
      </w:pPr>
    </w:p>
    <w:commentRangeStart w:id="267"/>
    <w:p w14:paraId="36083111" w14:textId="0FB98026" w:rsidR="00A40DB8" w:rsidRDefault="00096600">
      <w:pPr>
        <w:spacing w:before="1" w:line="249" w:lineRule="auto"/>
        <w:ind w:left="53" w:right="377" w:hanging="7"/>
        <w:rPr>
          <w:sz w:val="20"/>
        </w:rPr>
      </w:pPr>
      <w:r>
        <w:rPr>
          <w:noProof/>
          <w:sz w:val="20"/>
        </w:rPr>
        <mc:AlternateContent>
          <mc:Choice Requires="wps">
            <w:drawing>
              <wp:anchor distT="0" distB="0" distL="0" distR="0" simplePos="0" relativeHeight="15730688" behindDoc="0" locked="0" layoutInCell="1" allowOverlap="1" wp14:anchorId="654C1531" wp14:editId="32D5DB08">
                <wp:simplePos x="0" y="0"/>
                <wp:positionH relativeFrom="page">
                  <wp:posOffset>2932497</wp:posOffset>
                </wp:positionH>
                <wp:positionV relativeFrom="paragraph">
                  <wp:posOffset>1142298</wp:posOffset>
                </wp:positionV>
                <wp:extent cx="212090" cy="673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673735"/>
                        </a:xfrm>
                        <a:prstGeom prst="rect">
                          <a:avLst/>
                        </a:prstGeom>
                      </wps:spPr>
                      <wps:txbx>
                        <w:txbxContent>
                          <w:p w14:paraId="358CCDF4" w14:textId="77777777" w:rsidR="00A40DB8" w:rsidRDefault="00096600">
                            <w:pPr>
                              <w:spacing w:before="19"/>
                              <w:ind w:left="20"/>
                              <w:rPr>
                                <w:rFonts w:ascii="Arial Black"/>
                                <w:sz w:val="21"/>
                              </w:rPr>
                            </w:pPr>
                            <w:r>
                              <w:rPr>
                                <w:rFonts w:ascii="Arial Black"/>
                                <w:spacing w:val="-2"/>
                                <w:w w:val="90"/>
                                <w:sz w:val="21"/>
                              </w:rPr>
                              <w:t>Physician</w:t>
                            </w:r>
                          </w:p>
                        </w:txbxContent>
                      </wps:txbx>
                      <wps:bodyPr vert="vert270" wrap="square" lIns="0" tIns="0" rIns="0" bIns="0" rtlCol="0">
                        <a:noAutofit/>
                      </wps:bodyPr>
                    </wps:wsp>
                  </a:graphicData>
                </a:graphic>
              </wp:anchor>
            </w:drawing>
          </mc:Choice>
          <mc:Fallback>
            <w:pict>
              <v:shape w14:anchorId="654C1531" id="Textbox 5" o:spid="_x0000_s1027" type="#_x0000_t202" style="position:absolute;left:0;text-align:left;margin-left:230.9pt;margin-top:89.95pt;width:16.7pt;height:53.0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" filled="f" stroked="f">
                <v:textbox style="layout-flow:vertical;mso-layout-flow-alt:bottom-to-top" inset="0,0,0,0">
                  <w:txbxContent>
                    <w:p w14:paraId="358CCDF4" w14:textId="77777777" w:rsidR="00A40DB8" w:rsidRDefault="00096600">
                      <w:pPr>
                        <w:spacing w:before="19"/>
                        <w:ind w:left="20"/>
                        <w:rPr>
                          <w:rFonts w:ascii="Arial Black"/>
                          <w:sz w:val="21"/>
                        </w:rPr>
                      </w:pPr>
                      <w:r>
                        <w:rPr>
                          <w:rFonts w:ascii="Arial Black"/>
                          <w:spacing w:val="-2"/>
                          <w:w w:val="90"/>
                          <w:sz w:val="21"/>
                        </w:rPr>
                        <w:t>Physician</w:t>
                      </w:r>
                    </w:p>
                  </w:txbxContent>
                </v:textbox>
                <w10:wrap anchorx="page"/>
              </v:shape>
            </w:pict>
          </mc:Fallback>
        </mc:AlternateContent>
      </w:r>
      <w:r>
        <w:rPr>
          <w:rFonts w:ascii="Arial" w:hAnsi="Arial"/>
          <w:b/>
          <w:spacing w:val="-2"/>
          <w:sz w:val="20"/>
        </w:rPr>
        <w:t>Table</w:t>
      </w:r>
      <w:r>
        <w:rPr>
          <w:rFonts w:ascii="Arial" w:hAnsi="Arial"/>
          <w:b/>
          <w:spacing w:val="-12"/>
          <w:sz w:val="20"/>
        </w:rPr>
        <w:t xml:space="preserve"> </w:t>
      </w:r>
      <w:r>
        <w:rPr>
          <w:rFonts w:ascii="Arial" w:hAnsi="Arial"/>
          <w:b/>
          <w:spacing w:val="-2"/>
          <w:sz w:val="20"/>
        </w:rPr>
        <w:t>1.</w:t>
      </w:r>
      <w:commentRangeEnd w:id="267"/>
      <w:r w:rsidR="000A5AB3">
        <w:rPr>
          <w:rStyle w:val="CommentReference"/>
          <w:rFonts w:ascii="Arial" w:hAnsi="Arial"/>
          <w:b/>
          <w:spacing w:val="-12"/>
          <w:sz w:val="20"/>
          <w:szCs w:val="22"/>
        </w:rPr>
        <w:commentReference w:id="267"/>
      </w:r>
      <w:r>
        <w:rPr>
          <w:rFonts w:ascii="Arial" w:hAnsi="Arial"/>
          <w:b/>
          <w:spacing w:val="-12"/>
          <w:sz w:val="20"/>
        </w:rPr>
        <w:t xml:space="preserve"> </w:t>
      </w:r>
      <w:r>
        <w:rPr>
          <w:b/>
          <w:spacing w:val="-2"/>
          <w:sz w:val="20"/>
        </w:rPr>
        <w:t>Comparative</w:t>
      </w:r>
      <w:r>
        <w:rPr>
          <w:b/>
          <w:spacing w:val="-11"/>
          <w:sz w:val="20"/>
        </w:rPr>
        <w:t xml:space="preserve"> </w:t>
      </w:r>
      <w:r>
        <w:rPr>
          <w:b/>
          <w:spacing w:val="-2"/>
          <w:sz w:val="20"/>
        </w:rPr>
        <w:t>Analysis</w:t>
      </w:r>
      <w:r>
        <w:rPr>
          <w:b/>
          <w:spacing w:val="-10"/>
          <w:sz w:val="20"/>
        </w:rPr>
        <w:t xml:space="preserve"> </w:t>
      </w:r>
      <w:r>
        <w:rPr>
          <w:b/>
          <w:spacing w:val="-2"/>
          <w:sz w:val="20"/>
        </w:rPr>
        <w:t>of</w:t>
      </w:r>
      <w:r>
        <w:rPr>
          <w:b/>
          <w:spacing w:val="-11"/>
          <w:sz w:val="20"/>
        </w:rPr>
        <w:t xml:space="preserve"> </w:t>
      </w:r>
      <w:r w:rsidR="000B66E6">
        <w:rPr>
          <w:b/>
          <w:spacing w:val="-2"/>
          <w:sz w:val="20"/>
        </w:rPr>
        <w:t>Physician</w:t>
      </w:r>
      <w:del w:id="268" w:author="Saleh Kalantari" w:date="2026-04-28T12:46:00Z" w16du:dateUtc="2026-04-28T10:46:00Z">
        <w:r>
          <w:rPr>
            <w:b/>
            <w:spacing w:val="-10"/>
            <w:sz w:val="20"/>
          </w:rPr>
          <w:delText xml:space="preserve"> </w:delText>
        </w:r>
      </w:del>
      <w:ins w:id="269" w:author="Saleh Kalantari" w:date="2026-04-28T12:46:00Z" w16du:dateUtc="2026-04-28T10:46:00Z">
        <w:r w:rsidR="000B66E6">
          <w:rPr>
            <w:b/>
            <w:spacing w:val="-2"/>
            <w:sz w:val="20"/>
          </w:rPr>
          <w:t>-</w:t>
        </w:r>
      </w:ins>
      <w:r w:rsidR="000B66E6">
        <w:rPr>
          <w:b/>
          <w:spacing w:val="-2"/>
          <w:sz w:val="20"/>
        </w:rPr>
        <w:t>Trainee</w:t>
      </w:r>
      <w:del w:id="270" w:author="Saleh Kalantari" w:date="2026-04-28T12:46:00Z" w16du:dateUtc="2026-04-28T10:46:00Z">
        <w:r>
          <w:rPr>
            <w:b/>
            <w:spacing w:val="-2"/>
            <w:sz w:val="20"/>
          </w:rPr>
          <w:delText>–Annotated</w:delText>
        </w:r>
        <w:r>
          <w:rPr>
            <w:b/>
            <w:spacing w:val="-11"/>
            <w:sz w:val="20"/>
          </w:rPr>
          <w:delText xml:space="preserve"> </w:delText>
        </w:r>
        <w:r>
          <w:rPr>
            <w:b/>
            <w:i/>
            <w:spacing w:val="-2"/>
            <w:sz w:val="20"/>
          </w:rPr>
          <w:delText>MedPAIR</w:delText>
        </w:r>
        <w:r>
          <w:rPr>
            <w:b/>
            <w:i/>
            <w:spacing w:val="-10"/>
            <w:sz w:val="20"/>
          </w:rPr>
          <w:delText xml:space="preserve"> </w:delText>
        </w:r>
        <w:r>
          <w:rPr>
            <w:b/>
            <w:spacing w:val="-2"/>
            <w:sz w:val="20"/>
          </w:rPr>
          <w:delText>Dataset</w:delText>
        </w:r>
        <w:r>
          <w:rPr>
            <w:b/>
            <w:spacing w:val="-11"/>
            <w:sz w:val="20"/>
          </w:rPr>
          <w:delText xml:space="preserve"> </w:delText>
        </w:r>
        <w:r>
          <w:rPr>
            <w:b/>
            <w:spacing w:val="-2"/>
            <w:sz w:val="20"/>
          </w:rPr>
          <w:delText>Characteristics</w:delText>
        </w:r>
      </w:del>
      <w:ins w:id="271" w:author="Saleh Kalantari" w:date="2026-04-28T12:46:00Z" w16du:dateUtc="2026-04-28T10:46:00Z">
        <w:r w:rsidR="008F0692">
          <w:rPr>
            <w:b/>
            <w:spacing w:val="-2"/>
            <w:sz w:val="20"/>
          </w:rPr>
          <w:t xml:space="preserve"> </w:t>
        </w:r>
        <w:r>
          <w:rPr>
            <w:b/>
            <w:spacing w:val="-2"/>
            <w:sz w:val="20"/>
          </w:rPr>
          <w:t>Annotat</w:t>
        </w:r>
        <w:r w:rsidR="008F0692">
          <w:rPr>
            <w:b/>
            <w:spacing w:val="-2"/>
            <w:sz w:val="20"/>
          </w:rPr>
          <w:t>ions</w:t>
        </w:r>
      </w:ins>
      <w:r>
        <w:rPr>
          <w:b/>
          <w:spacing w:val="-2"/>
          <w:sz w:val="20"/>
        </w:rPr>
        <w:t>.</w:t>
      </w:r>
      <w:r>
        <w:rPr>
          <w:b/>
          <w:spacing w:val="-4"/>
          <w:sz w:val="20"/>
        </w:rPr>
        <w:t xml:space="preserve"> </w:t>
      </w:r>
      <w:r>
        <w:rPr>
          <w:spacing w:val="-2"/>
          <w:sz w:val="20"/>
        </w:rPr>
        <w:t>Values</w:t>
      </w:r>
      <w:r>
        <w:rPr>
          <w:spacing w:val="-10"/>
          <w:sz w:val="20"/>
        </w:rPr>
        <w:t xml:space="preserve"> </w:t>
      </w:r>
      <w:r>
        <w:rPr>
          <w:spacing w:val="-2"/>
          <w:sz w:val="20"/>
        </w:rPr>
        <w:t>in</w:t>
      </w:r>
      <w:r>
        <w:rPr>
          <w:spacing w:val="-11"/>
          <w:sz w:val="20"/>
        </w:rPr>
        <w:t xml:space="preserve"> </w:t>
      </w:r>
      <w:r>
        <w:rPr>
          <w:spacing w:val="-2"/>
          <w:sz w:val="20"/>
        </w:rPr>
        <w:t xml:space="preserve">parentheses </w:t>
      </w:r>
      <w:r>
        <w:rPr>
          <w:sz w:val="20"/>
        </w:rPr>
        <w:t>represent standard deviations.</w:t>
      </w:r>
    </w:p>
    <w:p w14:paraId="734F2886" w14:textId="77777777" w:rsidR="00A40DB8" w:rsidRDefault="00A40DB8">
      <w:pPr>
        <w:pStyle w:val="BodyText"/>
      </w:pPr>
    </w:p>
    <w:p w14:paraId="3ED29B3C" w14:textId="77777777" w:rsidR="00A40DB8" w:rsidRDefault="00A40DB8">
      <w:pPr>
        <w:pStyle w:val="BodyText"/>
      </w:pPr>
    </w:p>
    <w:p w14:paraId="309A1EB2" w14:textId="77777777" w:rsidR="00A40DB8" w:rsidRDefault="00A40DB8">
      <w:pPr>
        <w:pStyle w:val="BodyText"/>
      </w:pPr>
    </w:p>
    <w:p w14:paraId="23985A99" w14:textId="77777777" w:rsidR="00A40DB8" w:rsidRDefault="00A40DB8">
      <w:pPr>
        <w:pStyle w:val="BodyText"/>
      </w:pPr>
    </w:p>
    <w:p w14:paraId="26D86172" w14:textId="77777777" w:rsidR="00A40DB8" w:rsidRDefault="00A40DB8">
      <w:pPr>
        <w:pStyle w:val="BodyText"/>
      </w:pPr>
    </w:p>
    <w:p w14:paraId="561F1F4A" w14:textId="77777777" w:rsidR="00A40DB8" w:rsidRDefault="00A40DB8">
      <w:pPr>
        <w:pStyle w:val="BodyText"/>
      </w:pPr>
    </w:p>
    <w:p w14:paraId="030041AA" w14:textId="77777777" w:rsidR="00A40DB8" w:rsidRDefault="00A40DB8">
      <w:pPr>
        <w:pStyle w:val="BodyText"/>
      </w:pPr>
    </w:p>
    <w:p w14:paraId="3BE3B9D3" w14:textId="77777777" w:rsidR="00A40DB8" w:rsidRDefault="00A40DB8">
      <w:pPr>
        <w:pStyle w:val="BodyText"/>
      </w:pPr>
    </w:p>
    <w:p w14:paraId="2A5CADCC" w14:textId="77777777" w:rsidR="00A40DB8" w:rsidRDefault="00A40DB8">
      <w:pPr>
        <w:pStyle w:val="BodyText"/>
      </w:pPr>
    </w:p>
    <w:p w14:paraId="408422EE" w14:textId="77777777" w:rsidR="00A40DB8" w:rsidRDefault="00A40DB8">
      <w:pPr>
        <w:pStyle w:val="BodyText"/>
      </w:pPr>
    </w:p>
    <w:p w14:paraId="283CEAAA" w14:textId="77777777" w:rsidR="00A40DB8" w:rsidRDefault="00A40DB8">
      <w:pPr>
        <w:pStyle w:val="BodyText"/>
      </w:pPr>
    </w:p>
    <w:p w14:paraId="44034C4E" w14:textId="77777777" w:rsidR="00A40DB8" w:rsidRDefault="00A40DB8">
      <w:pPr>
        <w:pStyle w:val="BodyText"/>
      </w:pPr>
    </w:p>
    <w:p w14:paraId="4D93304A" w14:textId="77777777" w:rsidR="00A40DB8" w:rsidRDefault="00A40DB8">
      <w:pPr>
        <w:pStyle w:val="BodyText"/>
      </w:pPr>
    </w:p>
    <w:p w14:paraId="22B06C90" w14:textId="77777777" w:rsidR="00A40DB8" w:rsidRDefault="00A40DB8">
      <w:pPr>
        <w:pStyle w:val="BodyText"/>
      </w:pPr>
    </w:p>
    <w:p w14:paraId="65419672" w14:textId="77777777" w:rsidR="00A40DB8" w:rsidRDefault="00A40DB8">
      <w:pPr>
        <w:pStyle w:val="BodyText"/>
      </w:pPr>
    </w:p>
    <w:p w14:paraId="20356DDB" w14:textId="77777777" w:rsidR="00A40DB8" w:rsidRDefault="00A40DB8">
      <w:pPr>
        <w:pStyle w:val="BodyText"/>
      </w:pPr>
    </w:p>
    <w:p w14:paraId="3CC42740" w14:textId="77777777" w:rsidR="00A40DB8" w:rsidRDefault="00A40DB8">
      <w:pPr>
        <w:pStyle w:val="BodyText"/>
      </w:pPr>
    </w:p>
    <w:p w14:paraId="4C22A109" w14:textId="77777777" w:rsidR="00A40DB8" w:rsidRDefault="00A40DB8">
      <w:pPr>
        <w:pStyle w:val="BodyText"/>
      </w:pPr>
    </w:p>
    <w:p w14:paraId="6788A77D" w14:textId="77777777" w:rsidR="00A40DB8" w:rsidRDefault="00A40DB8">
      <w:pPr>
        <w:pStyle w:val="BodyText"/>
      </w:pPr>
    </w:p>
    <w:p w14:paraId="008E62B8" w14:textId="77777777" w:rsidR="00A40DB8" w:rsidRDefault="00A40DB8">
      <w:pPr>
        <w:pStyle w:val="BodyText"/>
      </w:pPr>
    </w:p>
    <w:p w14:paraId="716DED6E" w14:textId="77777777" w:rsidR="00A40DB8" w:rsidRDefault="00A40DB8">
      <w:pPr>
        <w:pStyle w:val="BodyText"/>
      </w:pPr>
    </w:p>
    <w:p w14:paraId="213A84D5" w14:textId="77777777" w:rsidR="00A40DB8" w:rsidRDefault="00A40DB8">
      <w:pPr>
        <w:pStyle w:val="BodyText"/>
      </w:pPr>
    </w:p>
    <w:p w14:paraId="5D06A596" w14:textId="77777777" w:rsidR="00A40DB8" w:rsidRDefault="00A40DB8">
      <w:pPr>
        <w:pStyle w:val="BodyText"/>
      </w:pPr>
    </w:p>
    <w:p w14:paraId="630B4CE6" w14:textId="77777777" w:rsidR="00A40DB8" w:rsidRDefault="00A40DB8">
      <w:pPr>
        <w:pStyle w:val="BodyText"/>
      </w:pPr>
    </w:p>
    <w:p w14:paraId="4391F27D" w14:textId="77777777" w:rsidR="00A40DB8" w:rsidRDefault="00A40DB8">
      <w:pPr>
        <w:pStyle w:val="BodyText"/>
      </w:pPr>
    </w:p>
    <w:p w14:paraId="51108492" w14:textId="77777777" w:rsidR="00A40DB8" w:rsidRDefault="00A40DB8">
      <w:pPr>
        <w:pStyle w:val="BodyText"/>
      </w:pPr>
    </w:p>
    <w:p w14:paraId="01BAA2BE" w14:textId="77777777" w:rsidR="00A40DB8" w:rsidRDefault="00A40DB8">
      <w:pPr>
        <w:pStyle w:val="BodyText"/>
      </w:pPr>
    </w:p>
    <w:p w14:paraId="7002145C" w14:textId="77777777" w:rsidR="00A40DB8" w:rsidRDefault="00A40DB8">
      <w:pPr>
        <w:pStyle w:val="BodyText"/>
      </w:pPr>
    </w:p>
    <w:p w14:paraId="1AD3F640" w14:textId="77777777" w:rsidR="00A40DB8" w:rsidRDefault="00A40DB8">
      <w:pPr>
        <w:pStyle w:val="BodyText"/>
      </w:pPr>
    </w:p>
    <w:p w14:paraId="509AC426" w14:textId="77777777" w:rsidR="00A40DB8" w:rsidRDefault="00A40DB8">
      <w:pPr>
        <w:pStyle w:val="BodyText"/>
      </w:pPr>
    </w:p>
    <w:p w14:paraId="5C63C9E8" w14:textId="77777777" w:rsidR="00A40DB8" w:rsidRDefault="00A40DB8">
      <w:pPr>
        <w:pStyle w:val="BodyText"/>
      </w:pPr>
    </w:p>
    <w:p w14:paraId="7B45BCE4" w14:textId="77777777" w:rsidR="00A40DB8" w:rsidRDefault="00A40DB8">
      <w:pPr>
        <w:pStyle w:val="BodyText"/>
      </w:pPr>
    </w:p>
    <w:p w14:paraId="3D6C8172" w14:textId="77777777" w:rsidR="00A40DB8" w:rsidRDefault="00A40DB8">
      <w:pPr>
        <w:pStyle w:val="BodyText"/>
      </w:pPr>
    </w:p>
    <w:p w14:paraId="06AECD9B" w14:textId="77777777" w:rsidR="00A40DB8" w:rsidRDefault="00A40DB8">
      <w:pPr>
        <w:pStyle w:val="BodyText"/>
      </w:pPr>
    </w:p>
    <w:p w14:paraId="7B1268F4" w14:textId="77777777" w:rsidR="00A40DB8" w:rsidRDefault="00A40DB8">
      <w:pPr>
        <w:pStyle w:val="BodyText"/>
        <w:spacing w:before="202"/>
      </w:pPr>
    </w:p>
    <w:p w14:paraId="0C515AF2" w14:textId="77777777" w:rsidR="00A40DB8" w:rsidRDefault="00096600">
      <w:pPr>
        <w:pStyle w:val="Heading2"/>
        <w:ind w:left="1670" w:right="2027" w:firstLine="0"/>
        <w:jc w:val="center"/>
        <w:rPr>
          <w:rFonts w:ascii="Times New Roman"/>
        </w:rPr>
      </w:pPr>
      <w:r>
        <w:rPr>
          <w:rFonts w:ascii="Times New Roman"/>
          <w:noProof/>
        </w:rPr>
        <mc:AlternateContent>
          <mc:Choice Requires="wpg">
            <w:drawing>
              <wp:anchor distT="0" distB="0" distL="0" distR="0" simplePos="0" relativeHeight="15729152" behindDoc="0" locked="0" layoutInCell="1" allowOverlap="1" wp14:anchorId="5140A0C4" wp14:editId="37645765">
                <wp:simplePos x="0" y="0"/>
                <wp:positionH relativeFrom="page">
                  <wp:posOffset>1036637</wp:posOffset>
                </wp:positionH>
                <wp:positionV relativeFrom="paragraph">
                  <wp:posOffset>-5056664</wp:posOffset>
                </wp:positionV>
                <wp:extent cx="5709920" cy="491934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9920" cy="4919345"/>
                          <a:chOff x="0" y="0"/>
                          <a:chExt cx="5709920" cy="4919345"/>
                        </a:xfrm>
                      </wpg:grpSpPr>
                      <pic:pic xmlns:pic="http://schemas.openxmlformats.org/drawingml/2006/picture">
                        <pic:nvPicPr>
                          <pic:cNvPr id="7" name="Image 7"/>
                          <pic:cNvPicPr/>
                        </pic:nvPicPr>
                        <pic:blipFill>
                          <a:blip r:embed="rId15" cstate="print"/>
                          <a:stretch>
                            <a:fillRect/>
                          </a:stretch>
                        </pic:blipFill>
                        <pic:spPr>
                          <a:xfrm>
                            <a:off x="0" y="644154"/>
                            <a:ext cx="1891592" cy="3725237"/>
                          </a:xfrm>
                          <a:prstGeom prst="rect">
                            <a:avLst/>
                          </a:prstGeom>
                        </pic:spPr>
                      </pic:pic>
                      <pic:pic xmlns:pic="http://schemas.openxmlformats.org/drawingml/2006/picture">
                        <pic:nvPicPr>
                          <pic:cNvPr id="8" name="Image 8"/>
                          <pic:cNvPicPr/>
                        </pic:nvPicPr>
                        <pic:blipFill>
                          <a:blip r:embed="rId16" cstate="print"/>
                          <a:stretch>
                            <a:fillRect/>
                          </a:stretch>
                        </pic:blipFill>
                        <pic:spPr>
                          <a:xfrm>
                            <a:off x="2092048" y="1792532"/>
                            <a:ext cx="3513028" cy="1430542"/>
                          </a:xfrm>
                          <a:prstGeom prst="rect">
                            <a:avLst/>
                          </a:prstGeom>
                        </pic:spPr>
                      </pic:pic>
                      <pic:pic xmlns:pic="http://schemas.openxmlformats.org/drawingml/2006/picture">
                        <pic:nvPicPr>
                          <pic:cNvPr id="9" name="Image 9"/>
                          <pic:cNvPicPr/>
                        </pic:nvPicPr>
                        <pic:blipFill>
                          <a:blip r:embed="rId17" cstate="print"/>
                          <a:stretch>
                            <a:fillRect/>
                          </a:stretch>
                        </pic:blipFill>
                        <pic:spPr>
                          <a:xfrm>
                            <a:off x="2085367" y="3346741"/>
                            <a:ext cx="3529105" cy="1572382"/>
                          </a:xfrm>
                          <a:prstGeom prst="rect">
                            <a:avLst/>
                          </a:prstGeom>
                        </pic:spPr>
                      </pic:pic>
                      <pic:pic xmlns:pic="http://schemas.openxmlformats.org/drawingml/2006/picture">
                        <pic:nvPicPr>
                          <pic:cNvPr id="10" name="Image 10"/>
                          <pic:cNvPicPr/>
                        </pic:nvPicPr>
                        <pic:blipFill>
                          <a:blip r:embed="rId18" cstate="print"/>
                          <a:stretch>
                            <a:fillRect/>
                          </a:stretch>
                        </pic:blipFill>
                        <pic:spPr>
                          <a:xfrm>
                            <a:off x="2092053" y="322736"/>
                            <a:ext cx="3522420" cy="1344377"/>
                          </a:xfrm>
                          <a:prstGeom prst="rect">
                            <a:avLst/>
                          </a:prstGeom>
                        </pic:spPr>
                      </pic:pic>
                      <wps:wsp>
                        <wps:cNvPr id="11" name="Graphic 11"/>
                        <wps:cNvSpPr/>
                        <wps:spPr>
                          <a:xfrm>
                            <a:off x="3754964" y="322735"/>
                            <a:ext cx="556260" cy="4596765"/>
                          </a:xfrm>
                          <a:custGeom>
                            <a:avLst/>
                            <a:gdLst/>
                            <a:ahLst/>
                            <a:cxnLst/>
                            <a:rect l="l" t="t" r="r" b="b"/>
                            <a:pathLst>
                              <a:path w="556260" h="4596765">
                                <a:moveTo>
                                  <a:pt x="539164" y="4596415"/>
                                </a:moveTo>
                                <a:lnTo>
                                  <a:pt x="16750" y="4596415"/>
                                </a:lnTo>
                                <a:lnTo>
                                  <a:pt x="10952" y="4594013"/>
                                </a:lnTo>
                                <a:lnTo>
                                  <a:pt x="2401" y="4585462"/>
                                </a:lnTo>
                                <a:lnTo>
                                  <a:pt x="0" y="4579663"/>
                                </a:lnTo>
                                <a:lnTo>
                                  <a:pt x="0" y="16750"/>
                                </a:lnTo>
                                <a:lnTo>
                                  <a:pt x="2401" y="10952"/>
                                </a:lnTo>
                                <a:lnTo>
                                  <a:pt x="10952" y="2401"/>
                                </a:lnTo>
                                <a:lnTo>
                                  <a:pt x="16750" y="0"/>
                                </a:lnTo>
                                <a:lnTo>
                                  <a:pt x="539164" y="0"/>
                                </a:lnTo>
                                <a:lnTo>
                                  <a:pt x="544963" y="2401"/>
                                </a:lnTo>
                                <a:lnTo>
                                  <a:pt x="553513" y="10952"/>
                                </a:lnTo>
                                <a:lnTo>
                                  <a:pt x="555915" y="16750"/>
                                </a:lnTo>
                                <a:lnTo>
                                  <a:pt x="555915" y="4579663"/>
                                </a:lnTo>
                                <a:lnTo>
                                  <a:pt x="553513" y="4585462"/>
                                </a:lnTo>
                                <a:lnTo>
                                  <a:pt x="544963" y="4594013"/>
                                </a:lnTo>
                                <a:lnTo>
                                  <a:pt x="539164" y="4596415"/>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3754964" y="322971"/>
                            <a:ext cx="554990" cy="4596130"/>
                          </a:xfrm>
                          <a:custGeom>
                            <a:avLst/>
                            <a:gdLst/>
                            <a:ahLst/>
                            <a:cxnLst/>
                            <a:rect l="l" t="t" r="r" b="b"/>
                            <a:pathLst>
                              <a:path w="554990" h="4596130">
                                <a:moveTo>
                                  <a:pt x="129181" y="15198"/>
                                </a:moveTo>
                                <a:lnTo>
                                  <a:pt x="83587" y="15198"/>
                                </a:lnTo>
                                <a:lnTo>
                                  <a:pt x="83587" y="0"/>
                                </a:lnTo>
                                <a:lnTo>
                                  <a:pt x="129181" y="0"/>
                                </a:lnTo>
                                <a:lnTo>
                                  <a:pt x="129181" y="15198"/>
                                </a:lnTo>
                                <a:close/>
                              </a:path>
                              <a:path w="554990" h="4596130">
                                <a:moveTo>
                                  <a:pt x="189973" y="15198"/>
                                </a:moveTo>
                                <a:lnTo>
                                  <a:pt x="144379" y="15198"/>
                                </a:lnTo>
                                <a:lnTo>
                                  <a:pt x="144379" y="0"/>
                                </a:lnTo>
                                <a:lnTo>
                                  <a:pt x="189973" y="0"/>
                                </a:lnTo>
                                <a:lnTo>
                                  <a:pt x="189973" y="15198"/>
                                </a:lnTo>
                                <a:close/>
                              </a:path>
                              <a:path w="554990" h="4596130">
                                <a:moveTo>
                                  <a:pt x="250766" y="15198"/>
                                </a:moveTo>
                                <a:lnTo>
                                  <a:pt x="205171" y="15198"/>
                                </a:lnTo>
                                <a:lnTo>
                                  <a:pt x="205171" y="0"/>
                                </a:lnTo>
                                <a:lnTo>
                                  <a:pt x="250766" y="0"/>
                                </a:lnTo>
                                <a:lnTo>
                                  <a:pt x="250766" y="15198"/>
                                </a:lnTo>
                                <a:close/>
                              </a:path>
                              <a:path w="554990" h="4596130">
                                <a:moveTo>
                                  <a:pt x="311558" y="15198"/>
                                </a:moveTo>
                                <a:lnTo>
                                  <a:pt x="265964" y="15198"/>
                                </a:lnTo>
                                <a:lnTo>
                                  <a:pt x="265964" y="0"/>
                                </a:lnTo>
                                <a:lnTo>
                                  <a:pt x="311558" y="0"/>
                                </a:lnTo>
                                <a:lnTo>
                                  <a:pt x="311558" y="15198"/>
                                </a:lnTo>
                                <a:close/>
                              </a:path>
                              <a:path w="554990" h="4596130">
                                <a:moveTo>
                                  <a:pt x="372350" y="15198"/>
                                </a:moveTo>
                                <a:lnTo>
                                  <a:pt x="326756" y="15198"/>
                                </a:lnTo>
                                <a:lnTo>
                                  <a:pt x="326756" y="0"/>
                                </a:lnTo>
                                <a:lnTo>
                                  <a:pt x="372350" y="0"/>
                                </a:lnTo>
                                <a:lnTo>
                                  <a:pt x="372350" y="15198"/>
                                </a:lnTo>
                                <a:close/>
                              </a:path>
                              <a:path w="554990" h="4596130">
                                <a:moveTo>
                                  <a:pt x="433143" y="15198"/>
                                </a:moveTo>
                                <a:lnTo>
                                  <a:pt x="387548" y="15198"/>
                                </a:lnTo>
                                <a:lnTo>
                                  <a:pt x="387548" y="0"/>
                                </a:lnTo>
                                <a:lnTo>
                                  <a:pt x="433143" y="0"/>
                                </a:lnTo>
                                <a:lnTo>
                                  <a:pt x="433143" y="15198"/>
                                </a:lnTo>
                                <a:close/>
                              </a:path>
                              <a:path w="554990" h="4596130">
                                <a:moveTo>
                                  <a:pt x="493935" y="15198"/>
                                </a:moveTo>
                                <a:lnTo>
                                  <a:pt x="448341" y="15198"/>
                                </a:lnTo>
                                <a:lnTo>
                                  <a:pt x="448341" y="0"/>
                                </a:lnTo>
                                <a:lnTo>
                                  <a:pt x="493935" y="0"/>
                                </a:lnTo>
                                <a:lnTo>
                                  <a:pt x="493935" y="15198"/>
                                </a:lnTo>
                                <a:close/>
                              </a:path>
                              <a:path w="554990" h="4596130">
                                <a:moveTo>
                                  <a:pt x="539275" y="18422"/>
                                </a:moveTo>
                                <a:lnTo>
                                  <a:pt x="539024" y="18065"/>
                                </a:lnTo>
                                <a:lnTo>
                                  <a:pt x="538744" y="17732"/>
                                </a:lnTo>
                                <a:lnTo>
                                  <a:pt x="536951" y="15939"/>
                                </a:lnTo>
                                <a:lnTo>
                                  <a:pt x="535161" y="15198"/>
                                </a:lnTo>
                                <a:lnTo>
                                  <a:pt x="509133" y="15198"/>
                                </a:lnTo>
                                <a:lnTo>
                                  <a:pt x="509133" y="0"/>
                                </a:lnTo>
                                <a:lnTo>
                                  <a:pt x="539108" y="0"/>
                                </a:lnTo>
                                <a:lnTo>
                                  <a:pt x="544907" y="2401"/>
                                </a:lnTo>
                                <a:lnTo>
                                  <a:pt x="551983" y="9478"/>
                                </a:lnTo>
                                <a:lnTo>
                                  <a:pt x="539275" y="18422"/>
                                </a:lnTo>
                                <a:close/>
                              </a:path>
                              <a:path w="554990" h="4596130">
                                <a:moveTo>
                                  <a:pt x="554730" y="69675"/>
                                </a:moveTo>
                                <a:lnTo>
                                  <a:pt x="540660" y="69675"/>
                                </a:lnTo>
                                <a:lnTo>
                                  <a:pt x="540660" y="24080"/>
                                </a:lnTo>
                                <a:lnTo>
                                  <a:pt x="554730" y="24080"/>
                                </a:lnTo>
                                <a:lnTo>
                                  <a:pt x="554730" y="69675"/>
                                </a:lnTo>
                                <a:close/>
                              </a:path>
                              <a:path w="554990" h="4596130">
                                <a:moveTo>
                                  <a:pt x="554730" y="130467"/>
                                </a:moveTo>
                                <a:lnTo>
                                  <a:pt x="540660" y="130467"/>
                                </a:lnTo>
                                <a:lnTo>
                                  <a:pt x="540660" y="84873"/>
                                </a:lnTo>
                                <a:lnTo>
                                  <a:pt x="554730" y="84873"/>
                                </a:lnTo>
                                <a:lnTo>
                                  <a:pt x="554730" y="130467"/>
                                </a:lnTo>
                                <a:close/>
                              </a:path>
                              <a:path w="554990" h="4596130">
                                <a:moveTo>
                                  <a:pt x="554730" y="191259"/>
                                </a:moveTo>
                                <a:lnTo>
                                  <a:pt x="540660" y="191259"/>
                                </a:lnTo>
                                <a:lnTo>
                                  <a:pt x="540660" y="145665"/>
                                </a:lnTo>
                                <a:lnTo>
                                  <a:pt x="554730" y="145665"/>
                                </a:lnTo>
                                <a:lnTo>
                                  <a:pt x="554730" y="191259"/>
                                </a:lnTo>
                                <a:close/>
                              </a:path>
                              <a:path w="554990" h="4596130">
                                <a:moveTo>
                                  <a:pt x="554730" y="252052"/>
                                </a:moveTo>
                                <a:lnTo>
                                  <a:pt x="540660" y="252052"/>
                                </a:lnTo>
                                <a:lnTo>
                                  <a:pt x="540660" y="206458"/>
                                </a:lnTo>
                                <a:lnTo>
                                  <a:pt x="554730" y="206458"/>
                                </a:lnTo>
                                <a:lnTo>
                                  <a:pt x="554730" y="252052"/>
                                </a:lnTo>
                                <a:close/>
                              </a:path>
                              <a:path w="554990" h="4596130">
                                <a:moveTo>
                                  <a:pt x="554730" y="312844"/>
                                </a:moveTo>
                                <a:lnTo>
                                  <a:pt x="540660" y="312844"/>
                                </a:lnTo>
                                <a:lnTo>
                                  <a:pt x="540660" y="267250"/>
                                </a:lnTo>
                                <a:lnTo>
                                  <a:pt x="554730" y="267250"/>
                                </a:lnTo>
                                <a:lnTo>
                                  <a:pt x="554730" y="312844"/>
                                </a:lnTo>
                                <a:close/>
                              </a:path>
                              <a:path w="554990" h="4596130">
                                <a:moveTo>
                                  <a:pt x="554730" y="373637"/>
                                </a:moveTo>
                                <a:lnTo>
                                  <a:pt x="540660" y="373637"/>
                                </a:lnTo>
                                <a:lnTo>
                                  <a:pt x="540660" y="328042"/>
                                </a:lnTo>
                                <a:lnTo>
                                  <a:pt x="554730" y="328042"/>
                                </a:lnTo>
                                <a:lnTo>
                                  <a:pt x="554730" y="373637"/>
                                </a:lnTo>
                                <a:close/>
                              </a:path>
                              <a:path w="554990" h="4596130">
                                <a:moveTo>
                                  <a:pt x="554730" y="434429"/>
                                </a:moveTo>
                                <a:lnTo>
                                  <a:pt x="540660" y="434429"/>
                                </a:lnTo>
                                <a:lnTo>
                                  <a:pt x="540660" y="388835"/>
                                </a:lnTo>
                                <a:lnTo>
                                  <a:pt x="554730" y="388835"/>
                                </a:lnTo>
                                <a:lnTo>
                                  <a:pt x="554730" y="434429"/>
                                </a:lnTo>
                                <a:close/>
                              </a:path>
                              <a:path w="554990" h="4596130">
                                <a:moveTo>
                                  <a:pt x="554730" y="495221"/>
                                </a:moveTo>
                                <a:lnTo>
                                  <a:pt x="540660" y="495221"/>
                                </a:lnTo>
                                <a:lnTo>
                                  <a:pt x="540660" y="449627"/>
                                </a:lnTo>
                                <a:lnTo>
                                  <a:pt x="554730" y="449627"/>
                                </a:lnTo>
                                <a:lnTo>
                                  <a:pt x="554730" y="495221"/>
                                </a:lnTo>
                                <a:close/>
                              </a:path>
                              <a:path w="554990" h="4596130">
                                <a:moveTo>
                                  <a:pt x="554730" y="556014"/>
                                </a:moveTo>
                                <a:lnTo>
                                  <a:pt x="540660" y="556014"/>
                                </a:lnTo>
                                <a:lnTo>
                                  <a:pt x="540660" y="510419"/>
                                </a:lnTo>
                                <a:lnTo>
                                  <a:pt x="554730" y="510419"/>
                                </a:lnTo>
                                <a:lnTo>
                                  <a:pt x="554730" y="556014"/>
                                </a:lnTo>
                                <a:close/>
                              </a:path>
                              <a:path w="554990" h="4596130">
                                <a:moveTo>
                                  <a:pt x="554730" y="616806"/>
                                </a:moveTo>
                                <a:lnTo>
                                  <a:pt x="540660" y="616806"/>
                                </a:lnTo>
                                <a:lnTo>
                                  <a:pt x="540660" y="571212"/>
                                </a:lnTo>
                                <a:lnTo>
                                  <a:pt x="554730" y="571212"/>
                                </a:lnTo>
                                <a:lnTo>
                                  <a:pt x="554730" y="616806"/>
                                </a:lnTo>
                                <a:close/>
                              </a:path>
                              <a:path w="554990" h="4596130">
                                <a:moveTo>
                                  <a:pt x="554730" y="677598"/>
                                </a:moveTo>
                                <a:lnTo>
                                  <a:pt x="540660" y="677598"/>
                                </a:lnTo>
                                <a:lnTo>
                                  <a:pt x="540660" y="632004"/>
                                </a:lnTo>
                                <a:lnTo>
                                  <a:pt x="554730" y="632004"/>
                                </a:lnTo>
                                <a:lnTo>
                                  <a:pt x="554730" y="677598"/>
                                </a:lnTo>
                                <a:close/>
                              </a:path>
                              <a:path w="554990" h="4596130">
                                <a:moveTo>
                                  <a:pt x="554730" y="738391"/>
                                </a:moveTo>
                                <a:lnTo>
                                  <a:pt x="540660" y="738391"/>
                                </a:lnTo>
                                <a:lnTo>
                                  <a:pt x="540660" y="692796"/>
                                </a:lnTo>
                                <a:lnTo>
                                  <a:pt x="554730" y="692796"/>
                                </a:lnTo>
                                <a:lnTo>
                                  <a:pt x="554730" y="738391"/>
                                </a:lnTo>
                                <a:close/>
                              </a:path>
                              <a:path w="554990" h="4596130">
                                <a:moveTo>
                                  <a:pt x="554730" y="799183"/>
                                </a:moveTo>
                                <a:lnTo>
                                  <a:pt x="540660" y="799183"/>
                                </a:lnTo>
                                <a:lnTo>
                                  <a:pt x="540660" y="753589"/>
                                </a:lnTo>
                                <a:lnTo>
                                  <a:pt x="554730" y="753589"/>
                                </a:lnTo>
                                <a:lnTo>
                                  <a:pt x="554730" y="799183"/>
                                </a:lnTo>
                                <a:close/>
                              </a:path>
                              <a:path w="554990" h="4596130">
                                <a:moveTo>
                                  <a:pt x="554730" y="859975"/>
                                </a:moveTo>
                                <a:lnTo>
                                  <a:pt x="540660" y="859975"/>
                                </a:lnTo>
                                <a:lnTo>
                                  <a:pt x="540660" y="814381"/>
                                </a:lnTo>
                                <a:lnTo>
                                  <a:pt x="554730" y="814381"/>
                                </a:lnTo>
                                <a:lnTo>
                                  <a:pt x="554730" y="859975"/>
                                </a:lnTo>
                                <a:close/>
                              </a:path>
                              <a:path w="554990" h="4596130">
                                <a:moveTo>
                                  <a:pt x="554730" y="920768"/>
                                </a:moveTo>
                                <a:lnTo>
                                  <a:pt x="540660" y="920768"/>
                                </a:lnTo>
                                <a:lnTo>
                                  <a:pt x="540660" y="875173"/>
                                </a:lnTo>
                                <a:lnTo>
                                  <a:pt x="554730" y="875173"/>
                                </a:lnTo>
                                <a:lnTo>
                                  <a:pt x="554730" y="920768"/>
                                </a:lnTo>
                                <a:close/>
                              </a:path>
                              <a:path w="554990" h="4596130">
                                <a:moveTo>
                                  <a:pt x="554730" y="981560"/>
                                </a:moveTo>
                                <a:lnTo>
                                  <a:pt x="540660" y="981560"/>
                                </a:lnTo>
                                <a:lnTo>
                                  <a:pt x="540660" y="935966"/>
                                </a:lnTo>
                                <a:lnTo>
                                  <a:pt x="554730" y="935966"/>
                                </a:lnTo>
                                <a:lnTo>
                                  <a:pt x="554730" y="981560"/>
                                </a:lnTo>
                                <a:close/>
                              </a:path>
                              <a:path w="554990" h="4596130">
                                <a:moveTo>
                                  <a:pt x="554730" y="1042352"/>
                                </a:moveTo>
                                <a:lnTo>
                                  <a:pt x="540660" y="1042352"/>
                                </a:lnTo>
                                <a:lnTo>
                                  <a:pt x="540660" y="996758"/>
                                </a:lnTo>
                                <a:lnTo>
                                  <a:pt x="554730" y="996758"/>
                                </a:lnTo>
                                <a:lnTo>
                                  <a:pt x="554730" y="1042352"/>
                                </a:lnTo>
                                <a:close/>
                              </a:path>
                              <a:path w="554990" h="4596130">
                                <a:moveTo>
                                  <a:pt x="554730" y="1103145"/>
                                </a:moveTo>
                                <a:lnTo>
                                  <a:pt x="540660" y="1103145"/>
                                </a:lnTo>
                                <a:lnTo>
                                  <a:pt x="540660" y="1057550"/>
                                </a:lnTo>
                                <a:lnTo>
                                  <a:pt x="554730" y="1057550"/>
                                </a:lnTo>
                                <a:lnTo>
                                  <a:pt x="554730" y="1103145"/>
                                </a:lnTo>
                                <a:close/>
                              </a:path>
                              <a:path w="554990" h="4596130">
                                <a:moveTo>
                                  <a:pt x="554730" y="1163937"/>
                                </a:moveTo>
                                <a:lnTo>
                                  <a:pt x="540660" y="1163937"/>
                                </a:lnTo>
                                <a:lnTo>
                                  <a:pt x="540660" y="1118343"/>
                                </a:lnTo>
                                <a:lnTo>
                                  <a:pt x="554730" y="1118343"/>
                                </a:lnTo>
                                <a:lnTo>
                                  <a:pt x="554730" y="1163937"/>
                                </a:lnTo>
                                <a:close/>
                              </a:path>
                              <a:path w="554990" h="4596130">
                                <a:moveTo>
                                  <a:pt x="554730" y="1224729"/>
                                </a:moveTo>
                                <a:lnTo>
                                  <a:pt x="540660" y="1224729"/>
                                </a:lnTo>
                                <a:lnTo>
                                  <a:pt x="540660" y="1179135"/>
                                </a:lnTo>
                                <a:lnTo>
                                  <a:pt x="554730" y="1179135"/>
                                </a:lnTo>
                                <a:lnTo>
                                  <a:pt x="554730" y="1224729"/>
                                </a:lnTo>
                                <a:close/>
                              </a:path>
                              <a:path w="554990" h="4596130">
                                <a:moveTo>
                                  <a:pt x="554730" y="1285522"/>
                                </a:moveTo>
                                <a:lnTo>
                                  <a:pt x="540660" y="1285522"/>
                                </a:lnTo>
                                <a:lnTo>
                                  <a:pt x="540660" y="1239928"/>
                                </a:lnTo>
                                <a:lnTo>
                                  <a:pt x="554730" y="1239928"/>
                                </a:lnTo>
                                <a:lnTo>
                                  <a:pt x="554730" y="1285522"/>
                                </a:lnTo>
                                <a:close/>
                              </a:path>
                              <a:path w="554990" h="4596130">
                                <a:moveTo>
                                  <a:pt x="554730" y="1346314"/>
                                </a:moveTo>
                                <a:lnTo>
                                  <a:pt x="540660" y="1346314"/>
                                </a:lnTo>
                                <a:lnTo>
                                  <a:pt x="540660" y="1300720"/>
                                </a:lnTo>
                                <a:lnTo>
                                  <a:pt x="554730" y="1300720"/>
                                </a:lnTo>
                                <a:lnTo>
                                  <a:pt x="554730" y="1346314"/>
                                </a:lnTo>
                                <a:close/>
                              </a:path>
                              <a:path w="554990" h="4596130">
                                <a:moveTo>
                                  <a:pt x="554730" y="1407106"/>
                                </a:moveTo>
                                <a:lnTo>
                                  <a:pt x="540660" y="1407106"/>
                                </a:lnTo>
                                <a:lnTo>
                                  <a:pt x="540660" y="1361512"/>
                                </a:lnTo>
                                <a:lnTo>
                                  <a:pt x="554730" y="1361512"/>
                                </a:lnTo>
                                <a:lnTo>
                                  <a:pt x="554730" y="1407106"/>
                                </a:lnTo>
                                <a:close/>
                              </a:path>
                              <a:path w="554990" h="4596130">
                                <a:moveTo>
                                  <a:pt x="554730" y="1467899"/>
                                </a:moveTo>
                                <a:lnTo>
                                  <a:pt x="540660" y="1467899"/>
                                </a:lnTo>
                                <a:lnTo>
                                  <a:pt x="540660" y="1422305"/>
                                </a:lnTo>
                                <a:lnTo>
                                  <a:pt x="554730" y="1422305"/>
                                </a:lnTo>
                                <a:lnTo>
                                  <a:pt x="554730" y="1467899"/>
                                </a:lnTo>
                                <a:close/>
                              </a:path>
                              <a:path w="554990" h="4596130">
                                <a:moveTo>
                                  <a:pt x="554730" y="1528691"/>
                                </a:moveTo>
                                <a:lnTo>
                                  <a:pt x="540660" y="1528691"/>
                                </a:lnTo>
                                <a:lnTo>
                                  <a:pt x="540660" y="1483097"/>
                                </a:lnTo>
                                <a:lnTo>
                                  <a:pt x="554730" y="1483097"/>
                                </a:lnTo>
                                <a:lnTo>
                                  <a:pt x="554730" y="1528691"/>
                                </a:lnTo>
                                <a:close/>
                              </a:path>
                              <a:path w="554990" h="4596130">
                                <a:moveTo>
                                  <a:pt x="554730" y="1589484"/>
                                </a:moveTo>
                                <a:lnTo>
                                  <a:pt x="540660" y="1589484"/>
                                </a:lnTo>
                                <a:lnTo>
                                  <a:pt x="540660" y="1543889"/>
                                </a:lnTo>
                                <a:lnTo>
                                  <a:pt x="554730" y="1543889"/>
                                </a:lnTo>
                                <a:lnTo>
                                  <a:pt x="554730" y="1589484"/>
                                </a:lnTo>
                                <a:close/>
                              </a:path>
                              <a:path w="554990" h="4596130">
                                <a:moveTo>
                                  <a:pt x="554730" y="1650276"/>
                                </a:moveTo>
                                <a:lnTo>
                                  <a:pt x="540660" y="1650276"/>
                                </a:lnTo>
                                <a:lnTo>
                                  <a:pt x="540660" y="1604682"/>
                                </a:lnTo>
                                <a:lnTo>
                                  <a:pt x="554730" y="1604682"/>
                                </a:lnTo>
                                <a:lnTo>
                                  <a:pt x="554730" y="1650276"/>
                                </a:lnTo>
                                <a:close/>
                              </a:path>
                              <a:path w="554990" h="4596130">
                                <a:moveTo>
                                  <a:pt x="554730" y="1711068"/>
                                </a:moveTo>
                                <a:lnTo>
                                  <a:pt x="540660" y="1711068"/>
                                </a:lnTo>
                                <a:lnTo>
                                  <a:pt x="540660" y="1665474"/>
                                </a:lnTo>
                                <a:lnTo>
                                  <a:pt x="554730" y="1665474"/>
                                </a:lnTo>
                                <a:lnTo>
                                  <a:pt x="554730" y="1711068"/>
                                </a:lnTo>
                                <a:close/>
                              </a:path>
                              <a:path w="554990" h="4596130">
                                <a:moveTo>
                                  <a:pt x="554730" y="1771861"/>
                                </a:moveTo>
                                <a:lnTo>
                                  <a:pt x="540660" y="1771861"/>
                                </a:lnTo>
                                <a:lnTo>
                                  <a:pt x="540660" y="1726266"/>
                                </a:lnTo>
                                <a:lnTo>
                                  <a:pt x="554730" y="1726266"/>
                                </a:lnTo>
                                <a:lnTo>
                                  <a:pt x="554730" y="1771861"/>
                                </a:lnTo>
                                <a:close/>
                              </a:path>
                              <a:path w="554990" h="4596130">
                                <a:moveTo>
                                  <a:pt x="554730" y="1832653"/>
                                </a:moveTo>
                                <a:lnTo>
                                  <a:pt x="540660" y="1832653"/>
                                </a:lnTo>
                                <a:lnTo>
                                  <a:pt x="540660" y="1787059"/>
                                </a:lnTo>
                                <a:lnTo>
                                  <a:pt x="554730" y="1787059"/>
                                </a:lnTo>
                                <a:lnTo>
                                  <a:pt x="554730" y="1832653"/>
                                </a:lnTo>
                                <a:close/>
                              </a:path>
                              <a:path w="554990" h="4596130">
                                <a:moveTo>
                                  <a:pt x="554730" y="1893445"/>
                                </a:moveTo>
                                <a:lnTo>
                                  <a:pt x="540660" y="1893445"/>
                                </a:lnTo>
                                <a:lnTo>
                                  <a:pt x="540660" y="1847851"/>
                                </a:lnTo>
                                <a:lnTo>
                                  <a:pt x="554730" y="1847851"/>
                                </a:lnTo>
                                <a:lnTo>
                                  <a:pt x="554730" y="1893445"/>
                                </a:lnTo>
                                <a:close/>
                              </a:path>
                              <a:path w="554990" h="4596130">
                                <a:moveTo>
                                  <a:pt x="554730" y="1954238"/>
                                </a:moveTo>
                                <a:lnTo>
                                  <a:pt x="540660" y="1954238"/>
                                </a:lnTo>
                                <a:lnTo>
                                  <a:pt x="540660" y="1908643"/>
                                </a:lnTo>
                                <a:lnTo>
                                  <a:pt x="554730" y="1908643"/>
                                </a:lnTo>
                                <a:lnTo>
                                  <a:pt x="554730" y="1954238"/>
                                </a:lnTo>
                                <a:close/>
                              </a:path>
                              <a:path w="554990" h="4596130">
                                <a:moveTo>
                                  <a:pt x="554730" y="2015030"/>
                                </a:moveTo>
                                <a:lnTo>
                                  <a:pt x="540660" y="2015030"/>
                                </a:lnTo>
                                <a:lnTo>
                                  <a:pt x="540660" y="1969436"/>
                                </a:lnTo>
                                <a:lnTo>
                                  <a:pt x="554730" y="1969436"/>
                                </a:lnTo>
                                <a:lnTo>
                                  <a:pt x="554730" y="2015030"/>
                                </a:lnTo>
                                <a:close/>
                              </a:path>
                              <a:path w="554990" h="4596130">
                                <a:moveTo>
                                  <a:pt x="554730" y="2075823"/>
                                </a:moveTo>
                                <a:lnTo>
                                  <a:pt x="540660" y="2075823"/>
                                </a:lnTo>
                                <a:lnTo>
                                  <a:pt x="540660" y="2030228"/>
                                </a:lnTo>
                                <a:lnTo>
                                  <a:pt x="554730" y="2030228"/>
                                </a:lnTo>
                                <a:lnTo>
                                  <a:pt x="554730" y="2075823"/>
                                </a:lnTo>
                                <a:close/>
                              </a:path>
                              <a:path w="554990" h="4596130">
                                <a:moveTo>
                                  <a:pt x="554730" y="2136615"/>
                                </a:moveTo>
                                <a:lnTo>
                                  <a:pt x="540660" y="2136615"/>
                                </a:lnTo>
                                <a:lnTo>
                                  <a:pt x="540660" y="2091021"/>
                                </a:lnTo>
                                <a:lnTo>
                                  <a:pt x="554730" y="2091021"/>
                                </a:lnTo>
                                <a:lnTo>
                                  <a:pt x="554730" y="2136615"/>
                                </a:lnTo>
                                <a:close/>
                              </a:path>
                              <a:path w="554990" h="4596130">
                                <a:moveTo>
                                  <a:pt x="554730" y="2197407"/>
                                </a:moveTo>
                                <a:lnTo>
                                  <a:pt x="540660" y="2197407"/>
                                </a:lnTo>
                                <a:lnTo>
                                  <a:pt x="540660" y="2151813"/>
                                </a:lnTo>
                                <a:lnTo>
                                  <a:pt x="554730" y="2151813"/>
                                </a:lnTo>
                                <a:lnTo>
                                  <a:pt x="554730" y="2197407"/>
                                </a:lnTo>
                                <a:close/>
                              </a:path>
                              <a:path w="554990" h="4596130">
                                <a:moveTo>
                                  <a:pt x="554730" y="2258200"/>
                                </a:moveTo>
                                <a:lnTo>
                                  <a:pt x="540660" y="2258200"/>
                                </a:lnTo>
                                <a:lnTo>
                                  <a:pt x="540660" y="2212605"/>
                                </a:lnTo>
                                <a:lnTo>
                                  <a:pt x="554730" y="2212605"/>
                                </a:lnTo>
                                <a:lnTo>
                                  <a:pt x="554730" y="2258200"/>
                                </a:lnTo>
                                <a:close/>
                              </a:path>
                              <a:path w="554990" h="4596130">
                                <a:moveTo>
                                  <a:pt x="554730" y="2318992"/>
                                </a:moveTo>
                                <a:lnTo>
                                  <a:pt x="540660" y="2318992"/>
                                </a:lnTo>
                                <a:lnTo>
                                  <a:pt x="540660" y="2273398"/>
                                </a:lnTo>
                                <a:lnTo>
                                  <a:pt x="554730" y="2273398"/>
                                </a:lnTo>
                                <a:lnTo>
                                  <a:pt x="554730" y="2318992"/>
                                </a:lnTo>
                                <a:close/>
                              </a:path>
                              <a:path w="554990" h="4596130">
                                <a:moveTo>
                                  <a:pt x="554730" y="2379785"/>
                                </a:moveTo>
                                <a:lnTo>
                                  <a:pt x="540660" y="2379785"/>
                                </a:lnTo>
                                <a:lnTo>
                                  <a:pt x="540660" y="2334190"/>
                                </a:lnTo>
                                <a:lnTo>
                                  <a:pt x="554730" y="2334190"/>
                                </a:lnTo>
                                <a:lnTo>
                                  <a:pt x="554730" y="2379785"/>
                                </a:lnTo>
                                <a:close/>
                              </a:path>
                              <a:path w="554990" h="4596130">
                                <a:moveTo>
                                  <a:pt x="554730" y="2440577"/>
                                </a:moveTo>
                                <a:lnTo>
                                  <a:pt x="540660" y="2440577"/>
                                </a:lnTo>
                                <a:lnTo>
                                  <a:pt x="540660" y="2394982"/>
                                </a:lnTo>
                                <a:lnTo>
                                  <a:pt x="554730" y="2394982"/>
                                </a:lnTo>
                                <a:lnTo>
                                  <a:pt x="554730" y="2440577"/>
                                </a:lnTo>
                                <a:close/>
                              </a:path>
                              <a:path w="554990" h="4596130">
                                <a:moveTo>
                                  <a:pt x="554730" y="2501369"/>
                                </a:moveTo>
                                <a:lnTo>
                                  <a:pt x="540660" y="2501369"/>
                                </a:lnTo>
                                <a:lnTo>
                                  <a:pt x="540660" y="2455774"/>
                                </a:lnTo>
                                <a:lnTo>
                                  <a:pt x="554730" y="2455774"/>
                                </a:lnTo>
                                <a:lnTo>
                                  <a:pt x="554730" y="2501369"/>
                                </a:lnTo>
                                <a:close/>
                              </a:path>
                              <a:path w="554990" h="4596130">
                                <a:moveTo>
                                  <a:pt x="554730" y="2562161"/>
                                </a:moveTo>
                                <a:lnTo>
                                  <a:pt x="540660" y="2562161"/>
                                </a:lnTo>
                                <a:lnTo>
                                  <a:pt x="540660" y="2516567"/>
                                </a:lnTo>
                                <a:lnTo>
                                  <a:pt x="554730" y="2516567"/>
                                </a:lnTo>
                                <a:lnTo>
                                  <a:pt x="554730" y="2562161"/>
                                </a:lnTo>
                                <a:close/>
                              </a:path>
                              <a:path w="554990" h="4596130">
                                <a:moveTo>
                                  <a:pt x="554730" y="2622954"/>
                                </a:moveTo>
                                <a:lnTo>
                                  <a:pt x="540660" y="2622954"/>
                                </a:lnTo>
                                <a:lnTo>
                                  <a:pt x="540660" y="2577359"/>
                                </a:lnTo>
                                <a:lnTo>
                                  <a:pt x="554730" y="2577359"/>
                                </a:lnTo>
                                <a:lnTo>
                                  <a:pt x="554730" y="2622954"/>
                                </a:lnTo>
                                <a:close/>
                              </a:path>
                              <a:path w="554990" h="4596130">
                                <a:moveTo>
                                  <a:pt x="554730" y="2683746"/>
                                </a:moveTo>
                                <a:lnTo>
                                  <a:pt x="540660" y="2683746"/>
                                </a:lnTo>
                                <a:lnTo>
                                  <a:pt x="540660" y="2638152"/>
                                </a:lnTo>
                                <a:lnTo>
                                  <a:pt x="554730" y="2638152"/>
                                </a:lnTo>
                                <a:lnTo>
                                  <a:pt x="554730" y="2683746"/>
                                </a:lnTo>
                                <a:close/>
                              </a:path>
                              <a:path w="554990" h="4596130">
                                <a:moveTo>
                                  <a:pt x="554730" y="2744538"/>
                                </a:moveTo>
                                <a:lnTo>
                                  <a:pt x="540660" y="2744538"/>
                                </a:lnTo>
                                <a:lnTo>
                                  <a:pt x="540660" y="2698944"/>
                                </a:lnTo>
                                <a:lnTo>
                                  <a:pt x="554730" y="2698944"/>
                                </a:lnTo>
                                <a:lnTo>
                                  <a:pt x="554730" y="2744538"/>
                                </a:lnTo>
                                <a:close/>
                              </a:path>
                              <a:path w="554990" h="4596130">
                                <a:moveTo>
                                  <a:pt x="554730" y="2805331"/>
                                </a:moveTo>
                                <a:lnTo>
                                  <a:pt x="540660" y="2805331"/>
                                </a:lnTo>
                                <a:lnTo>
                                  <a:pt x="540660" y="2759736"/>
                                </a:lnTo>
                                <a:lnTo>
                                  <a:pt x="554730" y="2759736"/>
                                </a:lnTo>
                                <a:lnTo>
                                  <a:pt x="554730" y="2805331"/>
                                </a:lnTo>
                                <a:close/>
                              </a:path>
                              <a:path w="554990" h="4596130">
                                <a:moveTo>
                                  <a:pt x="554730" y="2866123"/>
                                </a:moveTo>
                                <a:lnTo>
                                  <a:pt x="540660" y="2866123"/>
                                </a:lnTo>
                                <a:lnTo>
                                  <a:pt x="540660" y="2820529"/>
                                </a:lnTo>
                                <a:lnTo>
                                  <a:pt x="554730" y="2820529"/>
                                </a:lnTo>
                                <a:lnTo>
                                  <a:pt x="554730" y="2866123"/>
                                </a:lnTo>
                                <a:close/>
                              </a:path>
                              <a:path w="554990" h="4596130">
                                <a:moveTo>
                                  <a:pt x="554730" y="2926915"/>
                                </a:moveTo>
                                <a:lnTo>
                                  <a:pt x="540660" y="2926915"/>
                                </a:lnTo>
                                <a:lnTo>
                                  <a:pt x="540660" y="2881321"/>
                                </a:lnTo>
                                <a:lnTo>
                                  <a:pt x="554730" y="2881321"/>
                                </a:lnTo>
                                <a:lnTo>
                                  <a:pt x="554730" y="2926915"/>
                                </a:lnTo>
                                <a:close/>
                              </a:path>
                              <a:path w="554990" h="4596130">
                                <a:moveTo>
                                  <a:pt x="554730" y="2987708"/>
                                </a:moveTo>
                                <a:lnTo>
                                  <a:pt x="540660" y="2987708"/>
                                </a:lnTo>
                                <a:lnTo>
                                  <a:pt x="540660" y="2942114"/>
                                </a:lnTo>
                                <a:lnTo>
                                  <a:pt x="554730" y="2942114"/>
                                </a:lnTo>
                                <a:lnTo>
                                  <a:pt x="554730" y="2987708"/>
                                </a:lnTo>
                                <a:close/>
                              </a:path>
                              <a:path w="554990" h="4596130">
                                <a:moveTo>
                                  <a:pt x="554730" y="3048500"/>
                                </a:moveTo>
                                <a:lnTo>
                                  <a:pt x="540660" y="3048500"/>
                                </a:lnTo>
                                <a:lnTo>
                                  <a:pt x="540660" y="3002906"/>
                                </a:lnTo>
                                <a:lnTo>
                                  <a:pt x="554730" y="3002906"/>
                                </a:lnTo>
                                <a:lnTo>
                                  <a:pt x="554730" y="3048500"/>
                                </a:lnTo>
                                <a:close/>
                              </a:path>
                              <a:path w="554990" h="4596130">
                                <a:moveTo>
                                  <a:pt x="554730" y="3109293"/>
                                </a:moveTo>
                                <a:lnTo>
                                  <a:pt x="540660" y="3109293"/>
                                </a:lnTo>
                                <a:lnTo>
                                  <a:pt x="540660" y="3063698"/>
                                </a:lnTo>
                                <a:lnTo>
                                  <a:pt x="554730" y="3063698"/>
                                </a:lnTo>
                                <a:lnTo>
                                  <a:pt x="554730" y="3109293"/>
                                </a:lnTo>
                                <a:close/>
                              </a:path>
                              <a:path w="554990" h="4596130">
                                <a:moveTo>
                                  <a:pt x="554730" y="3170085"/>
                                </a:moveTo>
                                <a:lnTo>
                                  <a:pt x="540660" y="3170085"/>
                                </a:lnTo>
                                <a:lnTo>
                                  <a:pt x="540660" y="3124491"/>
                                </a:lnTo>
                                <a:lnTo>
                                  <a:pt x="554730" y="3124491"/>
                                </a:lnTo>
                                <a:lnTo>
                                  <a:pt x="554730" y="3170085"/>
                                </a:lnTo>
                                <a:close/>
                              </a:path>
                              <a:path w="554990" h="4596130">
                                <a:moveTo>
                                  <a:pt x="554730" y="3230877"/>
                                </a:moveTo>
                                <a:lnTo>
                                  <a:pt x="540660" y="3230877"/>
                                </a:lnTo>
                                <a:lnTo>
                                  <a:pt x="540660" y="3185283"/>
                                </a:lnTo>
                                <a:lnTo>
                                  <a:pt x="554730" y="3185283"/>
                                </a:lnTo>
                                <a:lnTo>
                                  <a:pt x="554730" y="3230877"/>
                                </a:lnTo>
                                <a:close/>
                              </a:path>
                              <a:path w="554990" h="4596130">
                                <a:moveTo>
                                  <a:pt x="554730" y="3291670"/>
                                </a:moveTo>
                                <a:lnTo>
                                  <a:pt x="540660" y="3291670"/>
                                </a:lnTo>
                                <a:lnTo>
                                  <a:pt x="540660" y="3246075"/>
                                </a:lnTo>
                                <a:lnTo>
                                  <a:pt x="554730" y="3246075"/>
                                </a:lnTo>
                                <a:lnTo>
                                  <a:pt x="554730" y="3291670"/>
                                </a:lnTo>
                                <a:close/>
                              </a:path>
                              <a:path w="554990" h="4596130">
                                <a:moveTo>
                                  <a:pt x="554730" y="3352462"/>
                                </a:moveTo>
                                <a:lnTo>
                                  <a:pt x="540660" y="3352462"/>
                                </a:lnTo>
                                <a:lnTo>
                                  <a:pt x="540660" y="3306868"/>
                                </a:lnTo>
                                <a:lnTo>
                                  <a:pt x="554730" y="3306868"/>
                                </a:lnTo>
                                <a:lnTo>
                                  <a:pt x="554730" y="3352462"/>
                                </a:lnTo>
                                <a:close/>
                              </a:path>
                              <a:path w="554990" h="4596130">
                                <a:moveTo>
                                  <a:pt x="554730" y="3413254"/>
                                </a:moveTo>
                                <a:lnTo>
                                  <a:pt x="540660" y="3413254"/>
                                </a:lnTo>
                                <a:lnTo>
                                  <a:pt x="540660" y="3367660"/>
                                </a:lnTo>
                                <a:lnTo>
                                  <a:pt x="554730" y="3367660"/>
                                </a:lnTo>
                                <a:lnTo>
                                  <a:pt x="554730" y="3413254"/>
                                </a:lnTo>
                                <a:close/>
                              </a:path>
                              <a:path w="554990" h="4596130">
                                <a:moveTo>
                                  <a:pt x="554730" y="3474047"/>
                                </a:moveTo>
                                <a:lnTo>
                                  <a:pt x="540660" y="3474047"/>
                                </a:lnTo>
                                <a:lnTo>
                                  <a:pt x="540660" y="3428452"/>
                                </a:lnTo>
                                <a:lnTo>
                                  <a:pt x="554730" y="3428452"/>
                                </a:lnTo>
                                <a:lnTo>
                                  <a:pt x="554730" y="3474047"/>
                                </a:lnTo>
                                <a:close/>
                              </a:path>
                              <a:path w="554990" h="4596130">
                                <a:moveTo>
                                  <a:pt x="554730" y="3534839"/>
                                </a:moveTo>
                                <a:lnTo>
                                  <a:pt x="540660" y="3534839"/>
                                </a:lnTo>
                                <a:lnTo>
                                  <a:pt x="540660" y="3489245"/>
                                </a:lnTo>
                                <a:lnTo>
                                  <a:pt x="554730" y="3489245"/>
                                </a:lnTo>
                                <a:lnTo>
                                  <a:pt x="554730" y="3534839"/>
                                </a:lnTo>
                                <a:close/>
                              </a:path>
                              <a:path w="554990" h="4596130">
                                <a:moveTo>
                                  <a:pt x="554730" y="3595631"/>
                                </a:moveTo>
                                <a:lnTo>
                                  <a:pt x="540660" y="3595631"/>
                                </a:lnTo>
                                <a:lnTo>
                                  <a:pt x="540660" y="3550037"/>
                                </a:lnTo>
                                <a:lnTo>
                                  <a:pt x="554730" y="3550037"/>
                                </a:lnTo>
                                <a:lnTo>
                                  <a:pt x="554730" y="3595631"/>
                                </a:lnTo>
                                <a:close/>
                              </a:path>
                              <a:path w="554990" h="4596130">
                                <a:moveTo>
                                  <a:pt x="554730" y="3656424"/>
                                </a:moveTo>
                                <a:lnTo>
                                  <a:pt x="540660" y="3656424"/>
                                </a:lnTo>
                                <a:lnTo>
                                  <a:pt x="540660" y="3610829"/>
                                </a:lnTo>
                                <a:lnTo>
                                  <a:pt x="554730" y="3610829"/>
                                </a:lnTo>
                                <a:lnTo>
                                  <a:pt x="554730" y="3656424"/>
                                </a:lnTo>
                                <a:close/>
                              </a:path>
                              <a:path w="554990" h="4596130">
                                <a:moveTo>
                                  <a:pt x="554730" y="3717216"/>
                                </a:moveTo>
                                <a:lnTo>
                                  <a:pt x="540660" y="3717216"/>
                                </a:lnTo>
                                <a:lnTo>
                                  <a:pt x="540660" y="3671622"/>
                                </a:lnTo>
                                <a:lnTo>
                                  <a:pt x="554730" y="3671622"/>
                                </a:lnTo>
                                <a:lnTo>
                                  <a:pt x="554730" y="3717216"/>
                                </a:lnTo>
                                <a:close/>
                              </a:path>
                              <a:path w="554990" h="4596130">
                                <a:moveTo>
                                  <a:pt x="554730" y="3778008"/>
                                </a:moveTo>
                                <a:lnTo>
                                  <a:pt x="540660" y="3778008"/>
                                </a:lnTo>
                                <a:lnTo>
                                  <a:pt x="540660" y="3732414"/>
                                </a:lnTo>
                                <a:lnTo>
                                  <a:pt x="554730" y="3732414"/>
                                </a:lnTo>
                                <a:lnTo>
                                  <a:pt x="554730" y="3778008"/>
                                </a:lnTo>
                                <a:close/>
                              </a:path>
                              <a:path w="554990" h="4596130">
                                <a:moveTo>
                                  <a:pt x="554730" y="3838801"/>
                                </a:moveTo>
                                <a:lnTo>
                                  <a:pt x="540660" y="3838801"/>
                                </a:lnTo>
                                <a:lnTo>
                                  <a:pt x="540660" y="3793207"/>
                                </a:lnTo>
                                <a:lnTo>
                                  <a:pt x="554730" y="3793207"/>
                                </a:lnTo>
                                <a:lnTo>
                                  <a:pt x="554730" y="3838801"/>
                                </a:lnTo>
                                <a:close/>
                              </a:path>
                              <a:path w="554990" h="4596130">
                                <a:moveTo>
                                  <a:pt x="554730" y="3899593"/>
                                </a:moveTo>
                                <a:lnTo>
                                  <a:pt x="540660" y="3899593"/>
                                </a:lnTo>
                                <a:lnTo>
                                  <a:pt x="540660" y="3853999"/>
                                </a:lnTo>
                                <a:lnTo>
                                  <a:pt x="554730" y="3853999"/>
                                </a:lnTo>
                                <a:lnTo>
                                  <a:pt x="554730" y="3899593"/>
                                </a:lnTo>
                                <a:close/>
                              </a:path>
                              <a:path w="554990" h="4596130">
                                <a:moveTo>
                                  <a:pt x="554730" y="3960386"/>
                                </a:moveTo>
                                <a:lnTo>
                                  <a:pt x="540660" y="3960386"/>
                                </a:lnTo>
                                <a:lnTo>
                                  <a:pt x="540660" y="3914791"/>
                                </a:lnTo>
                                <a:lnTo>
                                  <a:pt x="554730" y="3914791"/>
                                </a:lnTo>
                                <a:lnTo>
                                  <a:pt x="554730" y="3960386"/>
                                </a:lnTo>
                                <a:close/>
                              </a:path>
                              <a:path w="554990" h="4596130">
                                <a:moveTo>
                                  <a:pt x="554730" y="4021178"/>
                                </a:moveTo>
                                <a:lnTo>
                                  <a:pt x="540660" y="4021178"/>
                                </a:lnTo>
                                <a:lnTo>
                                  <a:pt x="540660" y="3975584"/>
                                </a:lnTo>
                                <a:lnTo>
                                  <a:pt x="554730" y="3975584"/>
                                </a:lnTo>
                                <a:lnTo>
                                  <a:pt x="554730" y="4021178"/>
                                </a:lnTo>
                                <a:close/>
                              </a:path>
                              <a:path w="554990" h="4596130">
                                <a:moveTo>
                                  <a:pt x="554730" y="4081970"/>
                                </a:moveTo>
                                <a:lnTo>
                                  <a:pt x="540660" y="4081970"/>
                                </a:lnTo>
                                <a:lnTo>
                                  <a:pt x="540660" y="4036376"/>
                                </a:lnTo>
                                <a:lnTo>
                                  <a:pt x="554730" y="4036376"/>
                                </a:lnTo>
                                <a:lnTo>
                                  <a:pt x="554730" y="4081970"/>
                                </a:lnTo>
                                <a:close/>
                              </a:path>
                              <a:path w="554990" h="4596130">
                                <a:moveTo>
                                  <a:pt x="554730" y="4142763"/>
                                </a:moveTo>
                                <a:lnTo>
                                  <a:pt x="540660" y="4142763"/>
                                </a:lnTo>
                                <a:lnTo>
                                  <a:pt x="540660" y="4097168"/>
                                </a:lnTo>
                                <a:lnTo>
                                  <a:pt x="554730" y="4097168"/>
                                </a:lnTo>
                                <a:lnTo>
                                  <a:pt x="554730" y="4142763"/>
                                </a:lnTo>
                                <a:close/>
                              </a:path>
                              <a:path w="554990" h="4596130">
                                <a:moveTo>
                                  <a:pt x="554730" y="4203555"/>
                                </a:moveTo>
                                <a:lnTo>
                                  <a:pt x="540660" y="4203555"/>
                                </a:lnTo>
                                <a:lnTo>
                                  <a:pt x="540660" y="4157961"/>
                                </a:lnTo>
                                <a:lnTo>
                                  <a:pt x="554730" y="4157961"/>
                                </a:lnTo>
                                <a:lnTo>
                                  <a:pt x="554730" y="4203555"/>
                                </a:lnTo>
                                <a:close/>
                              </a:path>
                              <a:path w="554990" h="4596130">
                                <a:moveTo>
                                  <a:pt x="554730" y="4264347"/>
                                </a:moveTo>
                                <a:lnTo>
                                  <a:pt x="540660" y="4264347"/>
                                </a:lnTo>
                                <a:lnTo>
                                  <a:pt x="540660" y="4218753"/>
                                </a:lnTo>
                                <a:lnTo>
                                  <a:pt x="554730" y="4218753"/>
                                </a:lnTo>
                                <a:lnTo>
                                  <a:pt x="554730" y="4264347"/>
                                </a:lnTo>
                                <a:close/>
                              </a:path>
                              <a:path w="554990" h="4596130">
                                <a:moveTo>
                                  <a:pt x="554730" y="4325140"/>
                                </a:moveTo>
                                <a:lnTo>
                                  <a:pt x="540660" y="4325140"/>
                                </a:lnTo>
                                <a:lnTo>
                                  <a:pt x="540660" y="4279545"/>
                                </a:lnTo>
                                <a:lnTo>
                                  <a:pt x="554730" y="4279545"/>
                                </a:lnTo>
                                <a:lnTo>
                                  <a:pt x="554730" y="4325140"/>
                                </a:lnTo>
                                <a:close/>
                              </a:path>
                              <a:path w="554990" h="4596130">
                                <a:moveTo>
                                  <a:pt x="554730" y="4385932"/>
                                </a:moveTo>
                                <a:lnTo>
                                  <a:pt x="540660" y="4385932"/>
                                </a:lnTo>
                                <a:lnTo>
                                  <a:pt x="540660" y="4340338"/>
                                </a:lnTo>
                                <a:lnTo>
                                  <a:pt x="554730" y="4340338"/>
                                </a:lnTo>
                                <a:lnTo>
                                  <a:pt x="554730" y="4385932"/>
                                </a:lnTo>
                                <a:close/>
                              </a:path>
                              <a:path w="554990" h="4596130">
                                <a:moveTo>
                                  <a:pt x="554730" y="4446724"/>
                                </a:moveTo>
                                <a:lnTo>
                                  <a:pt x="540660" y="4446724"/>
                                </a:lnTo>
                                <a:lnTo>
                                  <a:pt x="540660" y="4401130"/>
                                </a:lnTo>
                                <a:lnTo>
                                  <a:pt x="554730" y="4401130"/>
                                </a:lnTo>
                                <a:lnTo>
                                  <a:pt x="554730" y="4446724"/>
                                </a:lnTo>
                                <a:close/>
                              </a:path>
                              <a:path w="554990" h="4596130">
                                <a:moveTo>
                                  <a:pt x="554730" y="4507517"/>
                                </a:moveTo>
                                <a:lnTo>
                                  <a:pt x="540660" y="4507517"/>
                                </a:lnTo>
                                <a:lnTo>
                                  <a:pt x="540660" y="4461922"/>
                                </a:lnTo>
                                <a:lnTo>
                                  <a:pt x="554730" y="4461922"/>
                                </a:lnTo>
                                <a:lnTo>
                                  <a:pt x="554730" y="4507517"/>
                                </a:lnTo>
                                <a:close/>
                              </a:path>
                              <a:path w="554990" h="4596130">
                                <a:moveTo>
                                  <a:pt x="554730" y="4568309"/>
                                </a:moveTo>
                                <a:lnTo>
                                  <a:pt x="540660" y="4568309"/>
                                </a:lnTo>
                                <a:lnTo>
                                  <a:pt x="540660" y="4522715"/>
                                </a:lnTo>
                                <a:lnTo>
                                  <a:pt x="554730" y="4522715"/>
                                </a:lnTo>
                                <a:lnTo>
                                  <a:pt x="554730" y="4568309"/>
                                </a:lnTo>
                                <a:close/>
                              </a:path>
                              <a:path w="554990" h="4596130">
                                <a:moveTo>
                                  <a:pt x="539108" y="4595941"/>
                                </a:moveTo>
                                <a:lnTo>
                                  <a:pt x="512684" y="4595941"/>
                                </a:lnTo>
                                <a:lnTo>
                                  <a:pt x="512684" y="4580743"/>
                                </a:lnTo>
                                <a:lnTo>
                                  <a:pt x="535161" y="4580743"/>
                                </a:lnTo>
                                <a:lnTo>
                                  <a:pt x="536951" y="4580001"/>
                                </a:lnTo>
                                <a:lnTo>
                                  <a:pt x="539028" y="4577925"/>
                                </a:lnTo>
                                <a:lnTo>
                                  <a:pt x="539509" y="4577252"/>
                                </a:lnTo>
                                <a:lnTo>
                                  <a:pt x="539879" y="4576500"/>
                                </a:lnTo>
                                <a:lnTo>
                                  <a:pt x="554080" y="4583483"/>
                                </a:lnTo>
                                <a:lnTo>
                                  <a:pt x="553456" y="4584989"/>
                                </a:lnTo>
                                <a:lnTo>
                                  <a:pt x="544907" y="4593539"/>
                                </a:lnTo>
                                <a:lnTo>
                                  <a:pt x="539108" y="4595941"/>
                                </a:lnTo>
                                <a:close/>
                              </a:path>
                              <a:path w="554990" h="4596130">
                                <a:moveTo>
                                  <a:pt x="497486" y="4595941"/>
                                </a:moveTo>
                                <a:lnTo>
                                  <a:pt x="451892" y="4595941"/>
                                </a:lnTo>
                                <a:lnTo>
                                  <a:pt x="451892" y="4580743"/>
                                </a:lnTo>
                                <a:lnTo>
                                  <a:pt x="497486" y="4580743"/>
                                </a:lnTo>
                                <a:lnTo>
                                  <a:pt x="497486" y="4595941"/>
                                </a:lnTo>
                                <a:close/>
                              </a:path>
                              <a:path w="554990" h="4596130">
                                <a:moveTo>
                                  <a:pt x="436694" y="4595941"/>
                                </a:moveTo>
                                <a:lnTo>
                                  <a:pt x="391099" y="4595941"/>
                                </a:lnTo>
                                <a:lnTo>
                                  <a:pt x="391099" y="4580743"/>
                                </a:lnTo>
                                <a:lnTo>
                                  <a:pt x="436694" y="4580743"/>
                                </a:lnTo>
                                <a:lnTo>
                                  <a:pt x="436694" y="4595941"/>
                                </a:lnTo>
                                <a:close/>
                              </a:path>
                              <a:path w="554990" h="4596130">
                                <a:moveTo>
                                  <a:pt x="375901" y="4595941"/>
                                </a:moveTo>
                                <a:lnTo>
                                  <a:pt x="330307" y="4595941"/>
                                </a:lnTo>
                                <a:lnTo>
                                  <a:pt x="330307" y="4580743"/>
                                </a:lnTo>
                                <a:lnTo>
                                  <a:pt x="375901" y="4580743"/>
                                </a:lnTo>
                                <a:lnTo>
                                  <a:pt x="375901" y="4595941"/>
                                </a:lnTo>
                                <a:close/>
                              </a:path>
                              <a:path w="554990" h="4596130">
                                <a:moveTo>
                                  <a:pt x="315109" y="4595941"/>
                                </a:moveTo>
                                <a:lnTo>
                                  <a:pt x="269515" y="4595941"/>
                                </a:lnTo>
                                <a:lnTo>
                                  <a:pt x="269515" y="4580743"/>
                                </a:lnTo>
                                <a:lnTo>
                                  <a:pt x="315109" y="4580743"/>
                                </a:lnTo>
                                <a:lnTo>
                                  <a:pt x="315109" y="4595941"/>
                                </a:lnTo>
                                <a:close/>
                              </a:path>
                              <a:path w="554990" h="4596130">
                                <a:moveTo>
                                  <a:pt x="254317" y="4595941"/>
                                </a:moveTo>
                                <a:lnTo>
                                  <a:pt x="208722" y="4595941"/>
                                </a:lnTo>
                                <a:lnTo>
                                  <a:pt x="208722" y="4580743"/>
                                </a:lnTo>
                                <a:lnTo>
                                  <a:pt x="254317" y="4580743"/>
                                </a:lnTo>
                                <a:lnTo>
                                  <a:pt x="254317" y="4595941"/>
                                </a:lnTo>
                                <a:close/>
                              </a:path>
                              <a:path w="554990" h="4596130">
                                <a:moveTo>
                                  <a:pt x="193524" y="4595941"/>
                                </a:moveTo>
                                <a:lnTo>
                                  <a:pt x="147930" y="4595941"/>
                                </a:lnTo>
                                <a:lnTo>
                                  <a:pt x="147930" y="4580743"/>
                                </a:lnTo>
                                <a:lnTo>
                                  <a:pt x="193524" y="4580743"/>
                                </a:lnTo>
                                <a:lnTo>
                                  <a:pt x="193524" y="4595941"/>
                                </a:lnTo>
                                <a:close/>
                              </a:path>
                              <a:path w="554990" h="4596130">
                                <a:moveTo>
                                  <a:pt x="132732" y="4595941"/>
                                </a:moveTo>
                                <a:lnTo>
                                  <a:pt x="87138" y="4595941"/>
                                </a:lnTo>
                                <a:lnTo>
                                  <a:pt x="87138" y="4580743"/>
                                </a:lnTo>
                                <a:lnTo>
                                  <a:pt x="132732" y="4580743"/>
                                </a:lnTo>
                                <a:lnTo>
                                  <a:pt x="132732" y="4595941"/>
                                </a:lnTo>
                                <a:close/>
                              </a:path>
                              <a:path w="554990" h="4596130">
                                <a:moveTo>
                                  <a:pt x="71939" y="4595941"/>
                                </a:moveTo>
                                <a:lnTo>
                                  <a:pt x="26345" y="4595941"/>
                                </a:lnTo>
                                <a:lnTo>
                                  <a:pt x="26345" y="4580743"/>
                                </a:lnTo>
                                <a:lnTo>
                                  <a:pt x="71939" y="4580743"/>
                                </a:lnTo>
                                <a:lnTo>
                                  <a:pt x="71939" y="4595941"/>
                                </a:lnTo>
                                <a:close/>
                              </a:path>
                              <a:path w="554990" h="4596130">
                                <a:moveTo>
                                  <a:pt x="11291" y="4593539"/>
                                </a:moveTo>
                                <a:lnTo>
                                  <a:pt x="10951" y="4593539"/>
                                </a:lnTo>
                                <a:lnTo>
                                  <a:pt x="2401" y="4584989"/>
                                </a:lnTo>
                                <a:lnTo>
                                  <a:pt x="95" y="4579422"/>
                                </a:lnTo>
                                <a:lnTo>
                                  <a:pt x="0" y="4551481"/>
                                </a:lnTo>
                                <a:lnTo>
                                  <a:pt x="15198" y="4551481"/>
                                </a:lnTo>
                                <a:lnTo>
                                  <a:pt x="15198" y="4575244"/>
                                </a:lnTo>
                                <a:lnTo>
                                  <a:pt x="15939" y="4577035"/>
                                </a:lnTo>
                                <a:lnTo>
                                  <a:pt x="17912" y="4579008"/>
                                </a:lnTo>
                                <a:lnTo>
                                  <a:pt x="18458" y="4579422"/>
                                </a:lnTo>
                                <a:lnTo>
                                  <a:pt x="19061" y="4579762"/>
                                </a:lnTo>
                                <a:lnTo>
                                  <a:pt x="11291" y="4593539"/>
                                </a:lnTo>
                                <a:close/>
                              </a:path>
                              <a:path w="554990" h="4596130">
                                <a:moveTo>
                                  <a:pt x="15198" y="4536283"/>
                                </a:moveTo>
                                <a:lnTo>
                                  <a:pt x="0" y="4536283"/>
                                </a:lnTo>
                                <a:lnTo>
                                  <a:pt x="0" y="4490689"/>
                                </a:lnTo>
                                <a:lnTo>
                                  <a:pt x="15198" y="4490689"/>
                                </a:lnTo>
                                <a:lnTo>
                                  <a:pt x="15198" y="4536283"/>
                                </a:lnTo>
                                <a:close/>
                              </a:path>
                              <a:path w="554990" h="4596130">
                                <a:moveTo>
                                  <a:pt x="15198" y="4475491"/>
                                </a:moveTo>
                                <a:lnTo>
                                  <a:pt x="0" y="4475491"/>
                                </a:lnTo>
                                <a:lnTo>
                                  <a:pt x="0" y="4429896"/>
                                </a:lnTo>
                                <a:lnTo>
                                  <a:pt x="15198" y="4429896"/>
                                </a:lnTo>
                                <a:lnTo>
                                  <a:pt x="15198" y="4475491"/>
                                </a:lnTo>
                                <a:close/>
                              </a:path>
                              <a:path w="554990" h="4596130">
                                <a:moveTo>
                                  <a:pt x="15198" y="4414698"/>
                                </a:moveTo>
                                <a:lnTo>
                                  <a:pt x="0" y="4414698"/>
                                </a:lnTo>
                                <a:lnTo>
                                  <a:pt x="0" y="4369104"/>
                                </a:lnTo>
                                <a:lnTo>
                                  <a:pt x="15198" y="4369104"/>
                                </a:lnTo>
                                <a:lnTo>
                                  <a:pt x="15198" y="4414698"/>
                                </a:lnTo>
                                <a:close/>
                              </a:path>
                              <a:path w="554990" h="4596130">
                                <a:moveTo>
                                  <a:pt x="15198" y="4353906"/>
                                </a:moveTo>
                                <a:lnTo>
                                  <a:pt x="0" y="4353906"/>
                                </a:lnTo>
                                <a:lnTo>
                                  <a:pt x="0" y="4308312"/>
                                </a:lnTo>
                                <a:lnTo>
                                  <a:pt x="15198" y="4308312"/>
                                </a:lnTo>
                                <a:lnTo>
                                  <a:pt x="15198" y="4353906"/>
                                </a:lnTo>
                                <a:close/>
                              </a:path>
                              <a:path w="554990" h="4596130">
                                <a:moveTo>
                                  <a:pt x="15198" y="4293114"/>
                                </a:moveTo>
                                <a:lnTo>
                                  <a:pt x="0" y="4293114"/>
                                </a:lnTo>
                                <a:lnTo>
                                  <a:pt x="0" y="4247519"/>
                                </a:lnTo>
                                <a:lnTo>
                                  <a:pt x="15198" y="4247519"/>
                                </a:lnTo>
                                <a:lnTo>
                                  <a:pt x="15198" y="4293114"/>
                                </a:lnTo>
                                <a:close/>
                              </a:path>
                              <a:path w="554990" h="4596130">
                                <a:moveTo>
                                  <a:pt x="15198" y="4232321"/>
                                </a:moveTo>
                                <a:lnTo>
                                  <a:pt x="0" y="4232321"/>
                                </a:lnTo>
                                <a:lnTo>
                                  <a:pt x="0" y="4186727"/>
                                </a:lnTo>
                                <a:lnTo>
                                  <a:pt x="15198" y="4186727"/>
                                </a:lnTo>
                                <a:lnTo>
                                  <a:pt x="15198" y="4232321"/>
                                </a:lnTo>
                                <a:close/>
                              </a:path>
                              <a:path w="554990" h="4596130">
                                <a:moveTo>
                                  <a:pt x="15198" y="4171529"/>
                                </a:moveTo>
                                <a:lnTo>
                                  <a:pt x="0" y="4171529"/>
                                </a:lnTo>
                                <a:lnTo>
                                  <a:pt x="0" y="4125935"/>
                                </a:lnTo>
                                <a:lnTo>
                                  <a:pt x="15198" y="4125935"/>
                                </a:lnTo>
                                <a:lnTo>
                                  <a:pt x="15198" y="4171529"/>
                                </a:lnTo>
                                <a:close/>
                              </a:path>
                              <a:path w="554990" h="4596130">
                                <a:moveTo>
                                  <a:pt x="15198" y="4110737"/>
                                </a:moveTo>
                                <a:lnTo>
                                  <a:pt x="0" y="4110737"/>
                                </a:lnTo>
                                <a:lnTo>
                                  <a:pt x="0" y="4065142"/>
                                </a:lnTo>
                                <a:lnTo>
                                  <a:pt x="15198" y="4065142"/>
                                </a:lnTo>
                                <a:lnTo>
                                  <a:pt x="15198" y="4110737"/>
                                </a:lnTo>
                                <a:close/>
                              </a:path>
                              <a:path w="554990" h="4596130">
                                <a:moveTo>
                                  <a:pt x="15198" y="4049944"/>
                                </a:moveTo>
                                <a:lnTo>
                                  <a:pt x="0" y="4049944"/>
                                </a:lnTo>
                                <a:lnTo>
                                  <a:pt x="0" y="4004350"/>
                                </a:lnTo>
                                <a:lnTo>
                                  <a:pt x="15198" y="4004350"/>
                                </a:lnTo>
                                <a:lnTo>
                                  <a:pt x="15198" y="4049944"/>
                                </a:lnTo>
                                <a:close/>
                              </a:path>
                              <a:path w="554990" h="4596130">
                                <a:moveTo>
                                  <a:pt x="15198" y="3989152"/>
                                </a:moveTo>
                                <a:lnTo>
                                  <a:pt x="0" y="3989152"/>
                                </a:lnTo>
                                <a:lnTo>
                                  <a:pt x="0" y="3943558"/>
                                </a:lnTo>
                                <a:lnTo>
                                  <a:pt x="15198" y="3943558"/>
                                </a:lnTo>
                                <a:lnTo>
                                  <a:pt x="15198" y="3989152"/>
                                </a:lnTo>
                                <a:close/>
                              </a:path>
                              <a:path w="554990" h="4596130">
                                <a:moveTo>
                                  <a:pt x="15198" y="3928360"/>
                                </a:moveTo>
                                <a:lnTo>
                                  <a:pt x="0" y="3928360"/>
                                </a:lnTo>
                                <a:lnTo>
                                  <a:pt x="0" y="3882765"/>
                                </a:lnTo>
                                <a:lnTo>
                                  <a:pt x="15198" y="3882765"/>
                                </a:lnTo>
                                <a:lnTo>
                                  <a:pt x="15198" y="3928360"/>
                                </a:lnTo>
                                <a:close/>
                              </a:path>
                              <a:path w="554990" h="4596130">
                                <a:moveTo>
                                  <a:pt x="15198" y="3867567"/>
                                </a:moveTo>
                                <a:lnTo>
                                  <a:pt x="0" y="3867567"/>
                                </a:lnTo>
                                <a:lnTo>
                                  <a:pt x="0" y="3821973"/>
                                </a:lnTo>
                                <a:lnTo>
                                  <a:pt x="15198" y="3821973"/>
                                </a:lnTo>
                                <a:lnTo>
                                  <a:pt x="15198" y="3867567"/>
                                </a:lnTo>
                                <a:close/>
                              </a:path>
                              <a:path w="554990" h="4596130">
                                <a:moveTo>
                                  <a:pt x="15198" y="3806775"/>
                                </a:moveTo>
                                <a:lnTo>
                                  <a:pt x="0" y="3806775"/>
                                </a:lnTo>
                                <a:lnTo>
                                  <a:pt x="0" y="3761181"/>
                                </a:lnTo>
                                <a:lnTo>
                                  <a:pt x="15198" y="3761181"/>
                                </a:lnTo>
                                <a:lnTo>
                                  <a:pt x="15198" y="3806775"/>
                                </a:lnTo>
                                <a:close/>
                              </a:path>
                              <a:path w="554990" h="4596130">
                                <a:moveTo>
                                  <a:pt x="15198" y="3745982"/>
                                </a:moveTo>
                                <a:lnTo>
                                  <a:pt x="0" y="3745982"/>
                                </a:lnTo>
                                <a:lnTo>
                                  <a:pt x="0" y="3700388"/>
                                </a:lnTo>
                                <a:lnTo>
                                  <a:pt x="15198" y="3700388"/>
                                </a:lnTo>
                                <a:lnTo>
                                  <a:pt x="15198" y="3745982"/>
                                </a:lnTo>
                                <a:close/>
                              </a:path>
                              <a:path w="554990" h="4596130">
                                <a:moveTo>
                                  <a:pt x="15198" y="3685190"/>
                                </a:moveTo>
                                <a:lnTo>
                                  <a:pt x="0" y="3685190"/>
                                </a:lnTo>
                                <a:lnTo>
                                  <a:pt x="0" y="3639596"/>
                                </a:lnTo>
                                <a:lnTo>
                                  <a:pt x="15198" y="3639596"/>
                                </a:lnTo>
                                <a:lnTo>
                                  <a:pt x="15198" y="3685190"/>
                                </a:lnTo>
                                <a:close/>
                              </a:path>
                              <a:path w="554990" h="4596130">
                                <a:moveTo>
                                  <a:pt x="15198" y="3624398"/>
                                </a:moveTo>
                                <a:lnTo>
                                  <a:pt x="0" y="3624398"/>
                                </a:lnTo>
                                <a:lnTo>
                                  <a:pt x="0" y="3578803"/>
                                </a:lnTo>
                                <a:lnTo>
                                  <a:pt x="15198" y="3578803"/>
                                </a:lnTo>
                                <a:lnTo>
                                  <a:pt x="15198" y="3624398"/>
                                </a:lnTo>
                                <a:close/>
                              </a:path>
                              <a:path w="554990" h="4596130">
                                <a:moveTo>
                                  <a:pt x="15198" y="3563605"/>
                                </a:moveTo>
                                <a:lnTo>
                                  <a:pt x="0" y="3563605"/>
                                </a:lnTo>
                                <a:lnTo>
                                  <a:pt x="0" y="3518011"/>
                                </a:lnTo>
                                <a:lnTo>
                                  <a:pt x="15198" y="3518011"/>
                                </a:lnTo>
                                <a:lnTo>
                                  <a:pt x="15198" y="3563605"/>
                                </a:lnTo>
                                <a:close/>
                              </a:path>
                              <a:path w="554990" h="4596130">
                                <a:moveTo>
                                  <a:pt x="15198" y="3502813"/>
                                </a:moveTo>
                                <a:lnTo>
                                  <a:pt x="0" y="3502813"/>
                                </a:lnTo>
                                <a:lnTo>
                                  <a:pt x="0" y="3457219"/>
                                </a:lnTo>
                                <a:lnTo>
                                  <a:pt x="15198" y="3457219"/>
                                </a:lnTo>
                                <a:lnTo>
                                  <a:pt x="15198" y="3502813"/>
                                </a:lnTo>
                                <a:close/>
                              </a:path>
                              <a:path w="554990" h="4596130">
                                <a:moveTo>
                                  <a:pt x="15198" y="3442021"/>
                                </a:moveTo>
                                <a:lnTo>
                                  <a:pt x="0" y="3442021"/>
                                </a:lnTo>
                                <a:lnTo>
                                  <a:pt x="0" y="3396426"/>
                                </a:lnTo>
                                <a:lnTo>
                                  <a:pt x="15198" y="3396426"/>
                                </a:lnTo>
                                <a:lnTo>
                                  <a:pt x="15198" y="3442021"/>
                                </a:lnTo>
                                <a:close/>
                              </a:path>
                              <a:path w="554990" h="4596130">
                                <a:moveTo>
                                  <a:pt x="15198" y="3381228"/>
                                </a:moveTo>
                                <a:lnTo>
                                  <a:pt x="0" y="3381228"/>
                                </a:lnTo>
                                <a:lnTo>
                                  <a:pt x="0" y="3335634"/>
                                </a:lnTo>
                                <a:lnTo>
                                  <a:pt x="15198" y="3335634"/>
                                </a:lnTo>
                                <a:lnTo>
                                  <a:pt x="15198" y="3381228"/>
                                </a:lnTo>
                                <a:close/>
                              </a:path>
                              <a:path w="554990" h="4596130">
                                <a:moveTo>
                                  <a:pt x="15198" y="3320436"/>
                                </a:moveTo>
                                <a:lnTo>
                                  <a:pt x="0" y="3320436"/>
                                </a:lnTo>
                                <a:lnTo>
                                  <a:pt x="0" y="3274842"/>
                                </a:lnTo>
                                <a:lnTo>
                                  <a:pt x="15198" y="3274842"/>
                                </a:lnTo>
                                <a:lnTo>
                                  <a:pt x="15198" y="3320436"/>
                                </a:lnTo>
                                <a:close/>
                              </a:path>
                              <a:path w="554990" h="4596130">
                                <a:moveTo>
                                  <a:pt x="15198" y="3259644"/>
                                </a:moveTo>
                                <a:lnTo>
                                  <a:pt x="0" y="3259644"/>
                                </a:lnTo>
                                <a:lnTo>
                                  <a:pt x="0" y="3214049"/>
                                </a:lnTo>
                                <a:lnTo>
                                  <a:pt x="15198" y="3214049"/>
                                </a:lnTo>
                                <a:lnTo>
                                  <a:pt x="15198" y="3259644"/>
                                </a:lnTo>
                                <a:close/>
                              </a:path>
                              <a:path w="554990" h="4596130">
                                <a:moveTo>
                                  <a:pt x="15198" y="3198851"/>
                                </a:moveTo>
                                <a:lnTo>
                                  <a:pt x="0" y="3198851"/>
                                </a:lnTo>
                                <a:lnTo>
                                  <a:pt x="0" y="3153257"/>
                                </a:lnTo>
                                <a:lnTo>
                                  <a:pt x="15198" y="3153257"/>
                                </a:lnTo>
                                <a:lnTo>
                                  <a:pt x="15198" y="3198851"/>
                                </a:lnTo>
                                <a:close/>
                              </a:path>
                              <a:path w="554990" h="4596130">
                                <a:moveTo>
                                  <a:pt x="15198" y="3138059"/>
                                </a:moveTo>
                                <a:lnTo>
                                  <a:pt x="0" y="3138059"/>
                                </a:lnTo>
                                <a:lnTo>
                                  <a:pt x="0" y="3092465"/>
                                </a:lnTo>
                                <a:lnTo>
                                  <a:pt x="15198" y="3092465"/>
                                </a:lnTo>
                                <a:lnTo>
                                  <a:pt x="15198" y="3138059"/>
                                </a:lnTo>
                                <a:close/>
                              </a:path>
                              <a:path w="554990" h="4596130">
                                <a:moveTo>
                                  <a:pt x="15198" y="3077267"/>
                                </a:moveTo>
                                <a:lnTo>
                                  <a:pt x="0" y="3077267"/>
                                </a:lnTo>
                                <a:lnTo>
                                  <a:pt x="0" y="3031672"/>
                                </a:lnTo>
                                <a:lnTo>
                                  <a:pt x="15198" y="3031672"/>
                                </a:lnTo>
                                <a:lnTo>
                                  <a:pt x="15198" y="3077267"/>
                                </a:lnTo>
                                <a:close/>
                              </a:path>
                              <a:path w="554990" h="4596130">
                                <a:moveTo>
                                  <a:pt x="15198" y="3016474"/>
                                </a:moveTo>
                                <a:lnTo>
                                  <a:pt x="0" y="3016474"/>
                                </a:lnTo>
                                <a:lnTo>
                                  <a:pt x="0" y="2970880"/>
                                </a:lnTo>
                                <a:lnTo>
                                  <a:pt x="15198" y="2970880"/>
                                </a:lnTo>
                                <a:lnTo>
                                  <a:pt x="15198" y="3016474"/>
                                </a:lnTo>
                                <a:close/>
                              </a:path>
                              <a:path w="554990" h="4596130">
                                <a:moveTo>
                                  <a:pt x="15198" y="2955682"/>
                                </a:moveTo>
                                <a:lnTo>
                                  <a:pt x="0" y="2955682"/>
                                </a:lnTo>
                                <a:lnTo>
                                  <a:pt x="0" y="2910088"/>
                                </a:lnTo>
                                <a:lnTo>
                                  <a:pt x="15198" y="2910088"/>
                                </a:lnTo>
                                <a:lnTo>
                                  <a:pt x="15198" y="2955682"/>
                                </a:lnTo>
                                <a:close/>
                              </a:path>
                              <a:path w="554990" h="4596130">
                                <a:moveTo>
                                  <a:pt x="15198" y="2894890"/>
                                </a:moveTo>
                                <a:lnTo>
                                  <a:pt x="0" y="2894890"/>
                                </a:lnTo>
                                <a:lnTo>
                                  <a:pt x="0" y="2849295"/>
                                </a:lnTo>
                                <a:lnTo>
                                  <a:pt x="15198" y="2849295"/>
                                </a:lnTo>
                                <a:lnTo>
                                  <a:pt x="15198" y="2894890"/>
                                </a:lnTo>
                                <a:close/>
                              </a:path>
                              <a:path w="554990" h="4596130">
                                <a:moveTo>
                                  <a:pt x="15198" y="2834097"/>
                                </a:moveTo>
                                <a:lnTo>
                                  <a:pt x="0" y="2834097"/>
                                </a:lnTo>
                                <a:lnTo>
                                  <a:pt x="0" y="2788503"/>
                                </a:lnTo>
                                <a:lnTo>
                                  <a:pt x="15198" y="2788503"/>
                                </a:lnTo>
                                <a:lnTo>
                                  <a:pt x="15198" y="2834097"/>
                                </a:lnTo>
                                <a:close/>
                              </a:path>
                              <a:path w="554990" h="4596130">
                                <a:moveTo>
                                  <a:pt x="15198" y="2773305"/>
                                </a:moveTo>
                                <a:lnTo>
                                  <a:pt x="0" y="2773305"/>
                                </a:lnTo>
                                <a:lnTo>
                                  <a:pt x="0" y="2727711"/>
                                </a:lnTo>
                                <a:lnTo>
                                  <a:pt x="15198" y="2727711"/>
                                </a:lnTo>
                                <a:lnTo>
                                  <a:pt x="15198" y="2773305"/>
                                </a:lnTo>
                                <a:close/>
                              </a:path>
                              <a:path w="554990" h="4596130">
                                <a:moveTo>
                                  <a:pt x="15198" y="2712513"/>
                                </a:moveTo>
                                <a:lnTo>
                                  <a:pt x="0" y="2712513"/>
                                </a:lnTo>
                                <a:lnTo>
                                  <a:pt x="0" y="2666918"/>
                                </a:lnTo>
                                <a:lnTo>
                                  <a:pt x="15198" y="2666918"/>
                                </a:lnTo>
                                <a:lnTo>
                                  <a:pt x="15198" y="2712513"/>
                                </a:lnTo>
                                <a:close/>
                              </a:path>
                              <a:path w="554990" h="4596130">
                                <a:moveTo>
                                  <a:pt x="15198" y="2651720"/>
                                </a:moveTo>
                                <a:lnTo>
                                  <a:pt x="0" y="2651720"/>
                                </a:lnTo>
                                <a:lnTo>
                                  <a:pt x="0" y="2606126"/>
                                </a:lnTo>
                                <a:lnTo>
                                  <a:pt x="15198" y="2606126"/>
                                </a:lnTo>
                                <a:lnTo>
                                  <a:pt x="15198" y="2651720"/>
                                </a:lnTo>
                                <a:close/>
                              </a:path>
                              <a:path w="554990" h="4596130">
                                <a:moveTo>
                                  <a:pt x="15198" y="2590928"/>
                                </a:moveTo>
                                <a:lnTo>
                                  <a:pt x="0" y="2590928"/>
                                </a:lnTo>
                                <a:lnTo>
                                  <a:pt x="0" y="2545334"/>
                                </a:lnTo>
                                <a:lnTo>
                                  <a:pt x="15198" y="2545334"/>
                                </a:lnTo>
                                <a:lnTo>
                                  <a:pt x="15198" y="2590928"/>
                                </a:lnTo>
                                <a:close/>
                              </a:path>
                              <a:path w="554990" h="4596130">
                                <a:moveTo>
                                  <a:pt x="15198" y="2530136"/>
                                </a:moveTo>
                                <a:lnTo>
                                  <a:pt x="0" y="2530136"/>
                                </a:lnTo>
                                <a:lnTo>
                                  <a:pt x="0" y="2484541"/>
                                </a:lnTo>
                                <a:lnTo>
                                  <a:pt x="15198" y="2484541"/>
                                </a:lnTo>
                                <a:lnTo>
                                  <a:pt x="15198" y="2530136"/>
                                </a:lnTo>
                                <a:close/>
                              </a:path>
                              <a:path w="554990" h="4596130">
                                <a:moveTo>
                                  <a:pt x="15198" y="2469343"/>
                                </a:moveTo>
                                <a:lnTo>
                                  <a:pt x="0" y="2469343"/>
                                </a:lnTo>
                                <a:lnTo>
                                  <a:pt x="0" y="2423749"/>
                                </a:lnTo>
                                <a:lnTo>
                                  <a:pt x="15198" y="2423749"/>
                                </a:lnTo>
                                <a:lnTo>
                                  <a:pt x="15198" y="2469343"/>
                                </a:lnTo>
                                <a:close/>
                              </a:path>
                              <a:path w="554990" h="4596130">
                                <a:moveTo>
                                  <a:pt x="15198" y="2408551"/>
                                </a:moveTo>
                                <a:lnTo>
                                  <a:pt x="0" y="2408551"/>
                                </a:lnTo>
                                <a:lnTo>
                                  <a:pt x="0" y="2362957"/>
                                </a:lnTo>
                                <a:lnTo>
                                  <a:pt x="15198" y="2362957"/>
                                </a:lnTo>
                                <a:lnTo>
                                  <a:pt x="15198" y="2408551"/>
                                </a:lnTo>
                                <a:close/>
                              </a:path>
                              <a:path w="554990" h="4596130">
                                <a:moveTo>
                                  <a:pt x="15198" y="2347759"/>
                                </a:moveTo>
                                <a:lnTo>
                                  <a:pt x="0" y="2347759"/>
                                </a:lnTo>
                                <a:lnTo>
                                  <a:pt x="0" y="2302164"/>
                                </a:lnTo>
                                <a:lnTo>
                                  <a:pt x="15198" y="2302164"/>
                                </a:lnTo>
                                <a:lnTo>
                                  <a:pt x="15198" y="2347759"/>
                                </a:lnTo>
                                <a:close/>
                              </a:path>
                              <a:path w="554990" h="4596130">
                                <a:moveTo>
                                  <a:pt x="15198" y="2286966"/>
                                </a:moveTo>
                                <a:lnTo>
                                  <a:pt x="0" y="2286966"/>
                                </a:lnTo>
                                <a:lnTo>
                                  <a:pt x="0" y="2241372"/>
                                </a:lnTo>
                                <a:lnTo>
                                  <a:pt x="15198" y="2241372"/>
                                </a:lnTo>
                                <a:lnTo>
                                  <a:pt x="15198" y="2286966"/>
                                </a:lnTo>
                                <a:close/>
                              </a:path>
                              <a:path w="554990" h="4596130">
                                <a:moveTo>
                                  <a:pt x="15198" y="2226174"/>
                                </a:moveTo>
                                <a:lnTo>
                                  <a:pt x="0" y="2226174"/>
                                </a:lnTo>
                                <a:lnTo>
                                  <a:pt x="0" y="2180580"/>
                                </a:lnTo>
                                <a:lnTo>
                                  <a:pt x="15198" y="2180580"/>
                                </a:lnTo>
                                <a:lnTo>
                                  <a:pt x="15198" y="2226174"/>
                                </a:lnTo>
                                <a:close/>
                              </a:path>
                              <a:path w="554990" h="4596130">
                                <a:moveTo>
                                  <a:pt x="15198" y="2165381"/>
                                </a:moveTo>
                                <a:lnTo>
                                  <a:pt x="0" y="2165381"/>
                                </a:lnTo>
                                <a:lnTo>
                                  <a:pt x="0" y="2119787"/>
                                </a:lnTo>
                                <a:lnTo>
                                  <a:pt x="15198" y="2119787"/>
                                </a:lnTo>
                                <a:lnTo>
                                  <a:pt x="15198" y="2165381"/>
                                </a:lnTo>
                                <a:close/>
                              </a:path>
                              <a:path w="554990" h="4596130">
                                <a:moveTo>
                                  <a:pt x="15198" y="2104589"/>
                                </a:moveTo>
                                <a:lnTo>
                                  <a:pt x="0" y="2104589"/>
                                </a:lnTo>
                                <a:lnTo>
                                  <a:pt x="0" y="2058995"/>
                                </a:lnTo>
                                <a:lnTo>
                                  <a:pt x="15198" y="2058995"/>
                                </a:lnTo>
                                <a:lnTo>
                                  <a:pt x="15198" y="2104589"/>
                                </a:lnTo>
                                <a:close/>
                              </a:path>
                              <a:path w="554990" h="4596130">
                                <a:moveTo>
                                  <a:pt x="15198" y="2043797"/>
                                </a:moveTo>
                                <a:lnTo>
                                  <a:pt x="0" y="2043797"/>
                                </a:lnTo>
                                <a:lnTo>
                                  <a:pt x="0" y="1998202"/>
                                </a:lnTo>
                                <a:lnTo>
                                  <a:pt x="15198" y="1998202"/>
                                </a:lnTo>
                                <a:lnTo>
                                  <a:pt x="15198" y="2043797"/>
                                </a:lnTo>
                                <a:close/>
                              </a:path>
                              <a:path w="554990" h="4596130">
                                <a:moveTo>
                                  <a:pt x="15198" y="1983004"/>
                                </a:moveTo>
                                <a:lnTo>
                                  <a:pt x="0" y="1983004"/>
                                </a:lnTo>
                                <a:lnTo>
                                  <a:pt x="0" y="1937410"/>
                                </a:lnTo>
                                <a:lnTo>
                                  <a:pt x="15198" y="1937410"/>
                                </a:lnTo>
                                <a:lnTo>
                                  <a:pt x="15198" y="1983004"/>
                                </a:lnTo>
                                <a:close/>
                              </a:path>
                              <a:path w="554990" h="4596130">
                                <a:moveTo>
                                  <a:pt x="15198" y="1922212"/>
                                </a:moveTo>
                                <a:lnTo>
                                  <a:pt x="0" y="1922212"/>
                                </a:lnTo>
                                <a:lnTo>
                                  <a:pt x="0" y="1876618"/>
                                </a:lnTo>
                                <a:lnTo>
                                  <a:pt x="15198" y="1876618"/>
                                </a:lnTo>
                                <a:lnTo>
                                  <a:pt x="15198" y="1922212"/>
                                </a:lnTo>
                                <a:close/>
                              </a:path>
                              <a:path w="554990" h="4596130">
                                <a:moveTo>
                                  <a:pt x="15198" y="1861420"/>
                                </a:moveTo>
                                <a:lnTo>
                                  <a:pt x="0" y="1861420"/>
                                </a:lnTo>
                                <a:lnTo>
                                  <a:pt x="0" y="1815825"/>
                                </a:lnTo>
                                <a:lnTo>
                                  <a:pt x="15198" y="1815825"/>
                                </a:lnTo>
                                <a:lnTo>
                                  <a:pt x="15198" y="1861420"/>
                                </a:lnTo>
                                <a:close/>
                              </a:path>
                              <a:path w="554990" h="4596130">
                                <a:moveTo>
                                  <a:pt x="15198" y="1800627"/>
                                </a:moveTo>
                                <a:lnTo>
                                  <a:pt x="0" y="1800627"/>
                                </a:lnTo>
                                <a:lnTo>
                                  <a:pt x="0" y="1755033"/>
                                </a:lnTo>
                                <a:lnTo>
                                  <a:pt x="15198" y="1755033"/>
                                </a:lnTo>
                                <a:lnTo>
                                  <a:pt x="15198" y="1800627"/>
                                </a:lnTo>
                                <a:close/>
                              </a:path>
                              <a:path w="554990" h="4596130">
                                <a:moveTo>
                                  <a:pt x="15198" y="1739835"/>
                                </a:moveTo>
                                <a:lnTo>
                                  <a:pt x="0" y="1739835"/>
                                </a:lnTo>
                                <a:lnTo>
                                  <a:pt x="0" y="1694241"/>
                                </a:lnTo>
                                <a:lnTo>
                                  <a:pt x="15198" y="1694241"/>
                                </a:lnTo>
                                <a:lnTo>
                                  <a:pt x="15198" y="1739835"/>
                                </a:lnTo>
                                <a:close/>
                              </a:path>
                              <a:path w="554990" h="4596130">
                                <a:moveTo>
                                  <a:pt x="15198" y="1679043"/>
                                </a:moveTo>
                                <a:lnTo>
                                  <a:pt x="0" y="1679043"/>
                                </a:lnTo>
                                <a:lnTo>
                                  <a:pt x="0" y="1633448"/>
                                </a:lnTo>
                                <a:lnTo>
                                  <a:pt x="15198" y="1633448"/>
                                </a:lnTo>
                                <a:lnTo>
                                  <a:pt x="15198" y="1679043"/>
                                </a:lnTo>
                                <a:close/>
                              </a:path>
                              <a:path w="554990" h="4596130">
                                <a:moveTo>
                                  <a:pt x="15198" y="1618250"/>
                                </a:moveTo>
                                <a:lnTo>
                                  <a:pt x="0" y="1618250"/>
                                </a:lnTo>
                                <a:lnTo>
                                  <a:pt x="0" y="1572656"/>
                                </a:lnTo>
                                <a:lnTo>
                                  <a:pt x="15198" y="1572656"/>
                                </a:lnTo>
                                <a:lnTo>
                                  <a:pt x="15198" y="1618250"/>
                                </a:lnTo>
                                <a:close/>
                              </a:path>
                              <a:path w="554990" h="4596130">
                                <a:moveTo>
                                  <a:pt x="15198" y="1557458"/>
                                </a:moveTo>
                                <a:lnTo>
                                  <a:pt x="0" y="1557458"/>
                                </a:lnTo>
                                <a:lnTo>
                                  <a:pt x="0" y="1511864"/>
                                </a:lnTo>
                                <a:lnTo>
                                  <a:pt x="15198" y="1511864"/>
                                </a:lnTo>
                                <a:lnTo>
                                  <a:pt x="15198" y="1557458"/>
                                </a:lnTo>
                                <a:close/>
                              </a:path>
                              <a:path w="554990" h="4596130">
                                <a:moveTo>
                                  <a:pt x="15198" y="1496666"/>
                                </a:moveTo>
                                <a:lnTo>
                                  <a:pt x="0" y="1496666"/>
                                </a:lnTo>
                                <a:lnTo>
                                  <a:pt x="0" y="1451071"/>
                                </a:lnTo>
                                <a:lnTo>
                                  <a:pt x="15198" y="1451071"/>
                                </a:lnTo>
                                <a:lnTo>
                                  <a:pt x="15198" y="1496666"/>
                                </a:lnTo>
                                <a:close/>
                              </a:path>
                              <a:path w="554990" h="4596130">
                                <a:moveTo>
                                  <a:pt x="15198" y="1435873"/>
                                </a:moveTo>
                                <a:lnTo>
                                  <a:pt x="0" y="1435873"/>
                                </a:lnTo>
                                <a:lnTo>
                                  <a:pt x="0" y="1390279"/>
                                </a:lnTo>
                                <a:lnTo>
                                  <a:pt x="15198" y="1390279"/>
                                </a:lnTo>
                                <a:lnTo>
                                  <a:pt x="15198" y="1435873"/>
                                </a:lnTo>
                                <a:close/>
                              </a:path>
                              <a:path w="554990" h="4596130">
                                <a:moveTo>
                                  <a:pt x="15198" y="1375081"/>
                                </a:moveTo>
                                <a:lnTo>
                                  <a:pt x="0" y="1375081"/>
                                </a:lnTo>
                                <a:lnTo>
                                  <a:pt x="0" y="1329487"/>
                                </a:lnTo>
                                <a:lnTo>
                                  <a:pt x="15198" y="1329487"/>
                                </a:lnTo>
                                <a:lnTo>
                                  <a:pt x="15198" y="1375081"/>
                                </a:lnTo>
                                <a:close/>
                              </a:path>
                              <a:path w="554990" h="4596130">
                                <a:moveTo>
                                  <a:pt x="15198" y="1314289"/>
                                </a:moveTo>
                                <a:lnTo>
                                  <a:pt x="0" y="1314289"/>
                                </a:lnTo>
                                <a:lnTo>
                                  <a:pt x="0" y="1268694"/>
                                </a:lnTo>
                                <a:lnTo>
                                  <a:pt x="15198" y="1268694"/>
                                </a:lnTo>
                                <a:lnTo>
                                  <a:pt x="15198" y="1314289"/>
                                </a:lnTo>
                                <a:close/>
                              </a:path>
                              <a:path w="554990" h="4596130">
                                <a:moveTo>
                                  <a:pt x="15198" y="1253496"/>
                                </a:moveTo>
                                <a:lnTo>
                                  <a:pt x="0" y="1253496"/>
                                </a:lnTo>
                                <a:lnTo>
                                  <a:pt x="0" y="1207902"/>
                                </a:lnTo>
                                <a:lnTo>
                                  <a:pt x="15198" y="1207902"/>
                                </a:lnTo>
                                <a:lnTo>
                                  <a:pt x="15198" y="1253496"/>
                                </a:lnTo>
                                <a:close/>
                              </a:path>
                              <a:path w="554990" h="4596130">
                                <a:moveTo>
                                  <a:pt x="15198" y="1192704"/>
                                </a:moveTo>
                                <a:lnTo>
                                  <a:pt x="0" y="1192704"/>
                                </a:lnTo>
                                <a:lnTo>
                                  <a:pt x="0" y="1147110"/>
                                </a:lnTo>
                                <a:lnTo>
                                  <a:pt x="15198" y="1147110"/>
                                </a:lnTo>
                                <a:lnTo>
                                  <a:pt x="15198" y="1192704"/>
                                </a:lnTo>
                                <a:close/>
                              </a:path>
                              <a:path w="554990" h="4596130">
                                <a:moveTo>
                                  <a:pt x="15198" y="1131912"/>
                                </a:moveTo>
                                <a:lnTo>
                                  <a:pt x="0" y="1131912"/>
                                </a:lnTo>
                                <a:lnTo>
                                  <a:pt x="0" y="1086317"/>
                                </a:lnTo>
                                <a:lnTo>
                                  <a:pt x="15198" y="1086317"/>
                                </a:lnTo>
                                <a:lnTo>
                                  <a:pt x="15198" y="1131912"/>
                                </a:lnTo>
                                <a:close/>
                              </a:path>
                              <a:path w="554990" h="4596130">
                                <a:moveTo>
                                  <a:pt x="15198" y="1071119"/>
                                </a:moveTo>
                                <a:lnTo>
                                  <a:pt x="0" y="1071119"/>
                                </a:lnTo>
                                <a:lnTo>
                                  <a:pt x="0" y="1025525"/>
                                </a:lnTo>
                                <a:lnTo>
                                  <a:pt x="15198" y="1025525"/>
                                </a:lnTo>
                                <a:lnTo>
                                  <a:pt x="15198" y="1071119"/>
                                </a:lnTo>
                                <a:close/>
                              </a:path>
                              <a:path w="554990" h="4596130">
                                <a:moveTo>
                                  <a:pt x="15198" y="1010327"/>
                                </a:moveTo>
                                <a:lnTo>
                                  <a:pt x="0" y="1010327"/>
                                </a:lnTo>
                                <a:lnTo>
                                  <a:pt x="0" y="964732"/>
                                </a:lnTo>
                                <a:lnTo>
                                  <a:pt x="15198" y="964732"/>
                                </a:lnTo>
                                <a:lnTo>
                                  <a:pt x="15198" y="1010327"/>
                                </a:lnTo>
                                <a:close/>
                              </a:path>
                              <a:path w="554990" h="4596130">
                                <a:moveTo>
                                  <a:pt x="15198" y="949535"/>
                                </a:moveTo>
                                <a:lnTo>
                                  <a:pt x="0" y="949535"/>
                                </a:lnTo>
                                <a:lnTo>
                                  <a:pt x="0" y="903940"/>
                                </a:lnTo>
                                <a:lnTo>
                                  <a:pt x="15198" y="903940"/>
                                </a:lnTo>
                                <a:lnTo>
                                  <a:pt x="15198" y="949535"/>
                                </a:lnTo>
                                <a:close/>
                              </a:path>
                              <a:path w="554990" h="4596130">
                                <a:moveTo>
                                  <a:pt x="15198" y="888742"/>
                                </a:moveTo>
                                <a:lnTo>
                                  <a:pt x="0" y="888742"/>
                                </a:lnTo>
                                <a:lnTo>
                                  <a:pt x="0" y="843148"/>
                                </a:lnTo>
                                <a:lnTo>
                                  <a:pt x="15198" y="843148"/>
                                </a:lnTo>
                                <a:lnTo>
                                  <a:pt x="15198" y="888742"/>
                                </a:lnTo>
                                <a:close/>
                              </a:path>
                              <a:path w="554990" h="4596130">
                                <a:moveTo>
                                  <a:pt x="15198" y="827950"/>
                                </a:moveTo>
                                <a:lnTo>
                                  <a:pt x="0" y="827950"/>
                                </a:lnTo>
                                <a:lnTo>
                                  <a:pt x="0" y="782355"/>
                                </a:lnTo>
                                <a:lnTo>
                                  <a:pt x="15198" y="782355"/>
                                </a:lnTo>
                                <a:lnTo>
                                  <a:pt x="15198" y="827950"/>
                                </a:lnTo>
                                <a:close/>
                              </a:path>
                              <a:path w="554990" h="4596130">
                                <a:moveTo>
                                  <a:pt x="15198" y="767158"/>
                                </a:moveTo>
                                <a:lnTo>
                                  <a:pt x="0" y="767158"/>
                                </a:lnTo>
                                <a:lnTo>
                                  <a:pt x="0" y="721563"/>
                                </a:lnTo>
                                <a:lnTo>
                                  <a:pt x="15198" y="721563"/>
                                </a:lnTo>
                                <a:lnTo>
                                  <a:pt x="15198" y="767158"/>
                                </a:lnTo>
                                <a:close/>
                              </a:path>
                              <a:path w="554990" h="4596130">
                                <a:moveTo>
                                  <a:pt x="15198" y="706365"/>
                                </a:moveTo>
                                <a:lnTo>
                                  <a:pt x="0" y="706365"/>
                                </a:lnTo>
                                <a:lnTo>
                                  <a:pt x="0" y="660771"/>
                                </a:lnTo>
                                <a:lnTo>
                                  <a:pt x="15198" y="660771"/>
                                </a:lnTo>
                                <a:lnTo>
                                  <a:pt x="15198" y="706365"/>
                                </a:lnTo>
                                <a:close/>
                              </a:path>
                              <a:path w="554990" h="4596130">
                                <a:moveTo>
                                  <a:pt x="15198" y="645573"/>
                                </a:moveTo>
                                <a:lnTo>
                                  <a:pt x="0" y="645573"/>
                                </a:lnTo>
                                <a:lnTo>
                                  <a:pt x="0" y="599979"/>
                                </a:lnTo>
                                <a:lnTo>
                                  <a:pt x="15198" y="599979"/>
                                </a:lnTo>
                                <a:lnTo>
                                  <a:pt x="15198" y="645573"/>
                                </a:lnTo>
                                <a:close/>
                              </a:path>
                              <a:path w="554990" h="4596130">
                                <a:moveTo>
                                  <a:pt x="15198" y="584780"/>
                                </a:moveTo>
                                <a:lnTo>
                                  <a:pt x="0" y="584780"/>
                                </a:lnTo>
                                <a:lnTo>
                                  <a:pt x="0" y="539186"/>
                                </a:lnTo>
                                <a:lnTo>
                                  <a:pt x="15198" y="539186"/>
                                </a:lnTo>
                                <a:lnTo>
                                  <a:pt x="15198" y="584780"/>
                                </a:lnTo>
                                <a:close/>
                              </a:path>
                              <a:path w="554990" h="4596130">
                                <a:moveTo>
                                  <a:pt x="15198" y="523988"/>
                                </a:moveTo>
                                <a:lnTo>
                                  <a:pt x="0" y="523988"/>
                                </a:lnTo>
                                <a:lnTo>
                                  <a:pt x="0" y="478394"/>
                                </a:lnTo>
                                <a:lnTo>
                                  <a:pt x="15198" y="478394"/>
                                </a:lnTo>
                                <a:lnTo>
                                  <a:pt x="15198" y="523988"/>
                                </a:lnTo>
                                <a:close/>
                              </a:path>
                              <a:path w="554990" h="4596130">
                                <a:moveTo>
                                  <a:pt x="15198" y="463196"/>
                                </a:moveTo>
                                <a:lnTo>
                                  <a:pt x="0" y="463196"/>
                                </a:lnTo>
                                <a:lnTo>
                                  <a:pt x="0" y="417601"/>
                                </a:lnTo>
                                <a:lnTo>
                                  <a:pt x="15198" y="417601"/>
                                </a:lnTo>
                                <a:lnTo>
                                  <a:pt x="15198" y="463196"/>
                                </a:lnTo>
                                <a:close/>
                              </a:path>
                              <a:path w="554990" h="4596130">
                                <a:moveTo>
                                  <a:pt x="15198" y="402403"/>
                                </a:moveTo>
                                <a:lnTo>
                                  <a:pt x="0" y="402403"/>
                                </a:lnTo>
                                <a:lnTo>
                                  <a:pt x="0" y="356809"/>
                                </a:lnTo>
                                <a:lnTo>
                                  <a:pt x="15198" y="356809"/>
                                </a:lnTo>
                                <a:lnTo>
                                  <a:pt x="15198" y="402403"/>
                                </a:lnTo>
                                <a:close/>
                              </a:path>
                              <a:path w="554990" h="4596130">
                                <a:moveTo>
                                  <a:pt x="15198" y="341611"/>
                                </a:moveTo>
                                <a:lnTo>
                                  <a:pt x="0" y="341611"/>
                                </a:lnTo>
                                <a:lnTo>
                                  <a:pt x="0" y="296017"/>
                                </a:lnTo>
                                <a:lnTo>
                                  <a:pt x="15198" y="296017"/>
                                </a:lnTo>
                                <a:lnTo>
                                  <a:pt x="15198" y="341611"/>
                                </a:lnTo>
                                <a:close/>
                              </a:path>
                              <a:path w="554990" h="4596130">
                                <a:moveTo>
                                  <a:pt x="15198" y="280819"/>
                                </a:moveTo>
                                <a:lnTo>
                                  <a:pt x="0" y="280819"/>
                                </a:lnTo>
                                <a:lnTo>
                                  <a:pt x="0" y="235224"/>
                                </a:lnTo>
                                <a:lnTo>
                                  <a:pt x="15198" y="235224"/>
                                </a:lnTo>
                                <a:lnTo>
                                  <a:pt x="15198" y="280819"/>
                                </a:lnTo>
                                <a:close/>
                              </a:path>
                              <a:path w="554990" h="4596130">
                                <a:moveTo>
                                  <a:pt x="15198" y="220026"/>
                                </a:moveTo>
                                <a:lnTo>
                                  <a:pt x="0" y="220026"/>
                                </a:lnTo>
                                <a:lnTo>
                                  <a:pt x="0" y="174432"/>
                                </a:lnTo>
                                <a:lnTo>
                                  <a:pt x="15198" y="174432"/>
                                </a:lnTo>
                                <a:lnTo>
                                  <a:pt x="15198" y="220026"/>
                                </a:lnTo>
                                <a:close/>
                              </a:path>
                              <a:path w="554990" h="4596130">
                                <a:moveTo>
                                  <a:pt x="15198" y="159234"/>
                                </a:moveTo>
                                <a:lnTo>
                                  <a:pt x="0" y="159234"/>
                                </a:lnTo>
                                <a:lnTo>
                                  <a:pt x="0" y="113640"/>
                                </a:lnTo>
                                <a:lnTo>
                                  <a:pt x="15198" y="113640"/>
                                </a:lnTo>
                                <a:lnTo>
                                  <a:pt x="15198" y="159234"/>
                                </a:lnTo>
                                <a:close/>
                              </a:path>
                              <a:path w="554990" h="4596130">
                                <a:moveTo>
                                  <a:pt x="15198" y="98442"/>
                                </a:moveTo>
                                <a:lnTo>
                                  <a:pt x="0" y="98442"/>
                                </a:lnTo>
                                <a:lnTo>
                                  <a:pt x="0" y="52847"/>
                                </a:lnTo>
                                <a:lnTo>
                                  <a:pt x="15198" y="52847"/>
                                </a:lnTo>
                                <a:lnTo>
                                  <a:pt x="15198" y="98442"/>
                                </a:lnTo>
                                <a:close/>
                              </a:path>
                              <a:path w="554990" h="4596130">
                                <a:moveTo>
                                  <a:pt x="15198" y="37649"/>
                                </a:moveTo>
                                <a:lnTo>
                                  <a:pt x="0" y="37649"/>
                                </a:lnTo>
                                <a:lnTo>
                                  <a:pt x="0" y="16749"/>
                                </a:lnTo>
                                <a:lnTo>
                                  <a:pt x="2401" y="10951"/>
                                </a:lnTo>
                                <a:lnTo>
                                  <a:pt x="10951" y="2401"/>
                                </a:lnTo>
                                <a:lnTo>
                                  <a:pt x="16749" y="0"/>
                                </a:lnTo>
                                <a:lnTo>
                                  <a:pt x="17830" y="0"/>
                                </a:lnTo>
                                <a:lnTo>
                                  <a:pt x="21178" y="15371"/>
                                </a:lnTo>
                                <a:lnTo>
                                  <a:pt x="19725" y="15688"/>
                                </a:lnTo>
                                <a:lnTo>
                                  <a:pt x="18474" y="16372"/>
                                </a:lnTo>
                                <a:lnTo>
                                  <a:pt x="15939" y="18906"/>
                                </a:lnTo>
                                <a:lnTo>
                                  <a:pt x="15198" y="20697"/>
                                </a:lnTo>
                                <a:lnTo>
                                  <a:pt x="15198" y="37649"/>
                                </a:lnTo>
                                <a:close/>
                              </a:path>
                              <a:path w="554990" h="4596130">
                                <a:moveTo>
                                  <a:pt x="68389" y="15198"/>
                                </a:moveTo>
                                <a:lnTo>
                                  <a:pt x="22794" y="15198"/>
                                </a:lnTo>
                                <a:lnTo>
                                  <a:pt x="22794" y="0"/>
                                </a:lnTo>
                                <a:lnTo>
                                  <a:pt x="68389" y="0"/>
                                </a:lnTo>
                                <a:lnTo>
                                  <a:pt x="68389" y="151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9" cstate="print"/>
                          <a:stretch>
                            <a:fillRect/>
                          </a:stretch>
                        </pic:blipFill>
                        <pic:spPr>
                          <a:xfrm>
                            <a:off x="3926836" y="4157555"/>
                            <a:ext cx="224171" cy="27712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3926836" y="4534477"/>
                            <a:ext cx="224171" cy="277124"/>
                          </a:xfrm>
                          <a:prstGeom prst="rect">
                            <a:avLst/>
                          </a:prstGeom>
                        </pic:spPr>
                      </pic:pic>
                      <wps:wsp>
                        <wps:cNvPr id="15" name="Graphic 15"/>
                        <wps:cNvSpPr/>
                        <wps:spPr>
                          <a:xfrm>
                            <a:off x="3891956" y="3863410"/>
                            <a:ext cx="295275" cy="262890"/>
                          </a:xfrm>
                          <a:custGeom>
                            <a:avLst/>
                            <a:gdLst/>
                            <a:ahLst/>
                            <a:cxnLst/>
                            <a:rect l="l" t="t" r="r" b="b"/>
                            <a:pathLst>
                              <a:path w="295275" h="262890">
                                <a:moveTo>
                                  <a:pt x="160086" y="55879"/>
                                </a:moveTo>
                                <a:lnTo>
                                  <a:pt x="135030" y="55879"/>
                                </a:lnTo>
                                <a:lnTo>
                                  <a:pt x="129389" y="50799"/>
                                </a:lnTo>
                                <a:lnTo>
                                  <a:pt x="125013" y="44449"/>
                                </a:lnTo>
                                <a:lnTo>
                                  <a:pt x="122184" y="35559"/>
                                </a:lnTo>
                                <a:lnTo>
                                  <a:pt x="121179" y="26669"/>
                                </a:lnTo>
                                <a:lnTo>
                                  <a:pt x="123014" y="15239"/>
                                </a:lnTo>
                                <a:lnTo>
                                  <a:pt x="128275" y="6349"/>
                                </a:lnTo>
                                <a:lnTo>
                                  <a:pt x="136589" y="1269"/>
                                </a:lnTo>
                                <a:lnTo>
                                  <a:pt x="147588" y="0"/>
                                </a:lnTo>
                                <a:lnTo>
                                  <a:pt x="158586" y="1269"/>
                                </a:lnTo>
                                <a:lnTo>
                                  <a:pt x="166901" y="6349"/>
                                </a:lnTo>
                                <a:lnTo>
                                  <a:pt x="168404" y="8889"/>
                                </a:lnTo>
                                <a:lnTo>
                                  <a:pt x="141280" y="8889"/>
                                </a:lnTo>
                                <a:lnTo>
                                  <a:pt x="130700" y="11429"/>
                                </a:lnTo>
                                <a:lnTo>
                                  <a:pt x="130700" y="26669"/>
                                </a:lnTo>
                                <a:lnTo>
                                  <a:pt x="132029" y="35559"/>
                                </a:lnTo>
                                <a:lnTo>
                                  <a:pt x="135652" y="43179"/>
                                </a:lnTo>
                                <a:lnTo>
                                  <a:pt x="141020" y="48259"/>
                                </a:lnTo>
                                <a:lnTo>
                                  <a:pt x="147587" y="50799"/>
                                </a:lnTo>
                                <a:lnTo>
                                  <a:pt x="165750" y="50799"/>
                                </a:lnTo>
                                <a:lnTo>
                                  <a:pt x="160086" y="55879"/>
                                </a:lnTo>
                                <a:close/>
                              </a:path>
                              <a:path w="295275" h="262890">
                                <a:moveTo>
                                  <a:pt x="165750" y="50799"/>
                                </a:moveTo>
                                <a:lnTo>
                                  <a:pt x="147587" y="50799"/>
                                </a:lnTo>
                                <a:lnTo>
                                  <a:pt x="154154" y="48259"/>
                                </a:lnTo>
                                <a:lnTo>
                                  <a:pt x="159523" y="43179"/>
                                </a:lnTo>
                                <a:lnTo>
                                  <a:pt x="163145" y="35559"/>
                                </a:lnTo>
                                <a:lnTo>
                                  <a:pt x="164474" y="26669"/>
                                </a:lnTo>
                                <a:lnTo>
                                  <a:pt x="164474" y="11429"/>
                                </a:lnTo>
                                <a:lnTo>
                                  <a:pt x="153894" y="8889"/>
                                </a:lnTo>
                                <a:lnTo>
                                  <a:pt x="168404" y="8889"/>
                                </a:lnTo>
                                <a:lnTo>
                                  <a:pt x="172161" y="15239"/>
                                </a:lnTo>
                                <a:lnTo>
                                  <a:pt x="173996" y="26669"/>
                                </a:lnTo>
                                <a:lnTo>
                                  <a:pt x="172986" y="35559"/>
                                </a:lnTo>
                                <a:lnTo>
                                  <a:pt x="170144" y="44449"/>
                                </a:lnTo>
                                <a:lnTo>
                                  <a:pt x="165750" y="50799"/>
                                </a:lnTo>
                                <a:close/>
                              </a:path>
                              <a:path w="295275" h="262890">
                                <a:moveTo>
                                  <a:pt x="111410" y="101599"/>
                                </a:moveTo>
                                <a:lnTo>
                                  <a:pt x="75420" y="101599"/>
                                </a:lnTo>
                                <a:lnTo>
                                  <a:pt x="80911" y="100329"/>
                                </a:lnTo>
                                <a:lnTo>
                                  <a:pt x="75269" y="95249"/>
                                </a:lnTo>
                                <a:lnTo>
                                  <a:pt x="70894" y="88899"/>
                                </a:lnTo>
                                <a:lnTo>
                                  <a:pt x="68064" y="80009"/>
                                </a:lnTo>
                                <a:lnTo>
                                  <a:pt x="67059" y="71119"/>
                                </a:lnTo>
                                <a:lnTo>
                                  <a:pt x="68895" y="59689"/>
                                </a:lnTo>
                                <a:lnTo>
                                  <a:pt x="74155" y="50799"/>
                                </a:lnTo>
                                <a:lnTo>
                                  <a:pt x="82470" y="45719"/>
                                </a:lnTo>
                                <a:lnTo>
                                  <a:pt x="93468" y="44449"/>
                                </a:lnTo>
                                <a:lnTo>
                                  <a:pt x="101718" y="44449"/>
                                </a:lnTo>
                                <a:lnTo>
                                  <a:pt x="108600" y="48259"/>
                                </a:lnTo>
                                <a:lnTo>
                                  <a:pt x="113973" y="53339"/>
                                </a:lnTo>
                                <a:lnTo>
                                  <a:pt x="87161" y="53339"/>
                                </a:lnTo>
                                <a:lnTo>
                                  <a:pt x="76580" y="55879"/>
                                </a:lnTo>
                                <a:lnTo>
                                  <a:pt x="76580" y="71119"/>
                                </a:lnTo>
                                <a:lnTo>
                                  <a:pt x="77909" y="80009"/>
                                </a:lnTo>
                                <a:lnTo>
                                  <a:pt x="81532" y="87629"/>
                                </a:lnTo>
                                <a:lnTo>
                                  <a:pt x="86901" y="92709"/>
                                </a:lnTo>
                                <a:lnTo>
                                  <a:pt x="93468" y="95249"/>
                                </a:lnTo>
                                <a:lnTo>
                                  <a:pt x="111631" y="95249"/>
                                </a:lnTo>
                                <a:lnTo>
                                  <a:pt x="105966" y="100329"/>
                                </a:lnTo>
                                <a:lnTo>
                                  <a:pt x="111410" y="101599"/>
                                </a:lnTo>
                                <a:close/>
                              </a:path>
                              <a:path w="295275" h="262890">
                                <a:moveTo>
                                  <a:pt x="184819" y="59689"/>
                                </a:moveTo>
                                <a:lnTo>
                                  <a:pt x="177483" y="59689"/>
                                </a:lnTo>
                                <a:lnTo>
                                  <a:pt x="181206" y="53339"/>
                                </a:lnTo>
                                <a:lnTo>
                                  <a:pt x="186578" y="48259"/>
                                </a:lnTo>
                                <a:lnTo>
                                  <a:pt x="193459" y="44449"/>
                                </a:lnTo>
                                <a:lnTo>
                                  <a:pt x="201707" y="44449"/>
                                </a:lnTo>
                                <a:lnTo>
                                  <a:pt x="212705" y="45719"/>
                                </a:lnTo>
                                <a:lnTo>
                                  <a:pt x="221020" y="50799"/>
                                </a:lnTo>
                                <a:lnTo>
                                  <a:pt x="222523" y="53339"/>
                                </a:lnTo>
                                <a:lnTo>
                                  <a:pt x="195400" y="53339"/>
                                </a:lnTo>
                                <a:lnTo>
                                  <a:pt x="184819" y="55879"/>
                                </a:lnTo>
                                <a:lnTo>
                                  <a:pt x="184819" y="59689"/>
                                </a:lnTo>
                                <a:close/>
                              </a:path>
                              <a:path w="295275" h="262890">
                                <a:moveTo>
                                  <a:pt x="111631" y="95249"/>
                                </a:moveTo>
                                <a:lnTo>
                                  <a:pt x="93468" y="95249"/>
                                </a:lnTo>
                                <a:lnTo>
                                  <a:pt x="100035" y="92709"/>
                                </a:lnTo>
                                <a:lnTo>
                                  <a:pt x="105403" y="87629"/>
                                </a:lnTo>
                                <a:lnTo>
                                  <a:pt x="109026" y="80009"/>
                                </a:lnTo>
                                <a:lnTo>
                                  <a:pt x="110355" y="71119"/>
                                </a:lnTo>
                                <a:lnTo>
                                  <a:pt x="110355" y="55879"/>
                                </a:lnTo>
                                <a:lnTo>
                                  <a:pt x="99775" y="53339"/>
                                </a:lnTo>
                                <a:lnTo>
                                  <a:pt x="113973" y="53339"/>
                                </a:lnTo>
                                <a:lnTo>
                                  <a:pt x="117695" y="59689"/>
                                </a:lnTo>
                                <a:lnTo>
                                  <a:pt x="184819" y="59689"/>
                                </a:lnTo>
                                <a:lnTo>
                                  <a:pt x="184820" y="64769"/>
                                </a:lnTo>
                                <a:lnTo>
                                  <a:pt x="147359" y="64769"/>
                                </a:lnTo>
                                <a:lnTo>
                                  <a:pt x="134120" y="66039"/>
                                </a:lnTo>
                                <a:lnTo>
                                  <a:pt x="121050" y="68579"/>
                                </a:lnTo>
                                <a:lnTo>
                                  <a:pt x="119766" y="68579"/>
                                </a:lnTo>
                                <a:lnTo>
                                  <a:pt x="119876" y="71119"/>
                                </a:lnTo>
                                <a:lnTo>
                                  <a:pt x="118867" y="80009"/>
                                </a:lnTo>
                                <a:lnTo>
                                  <a:pt x="116024" y="88899"/>
                                </a:lnTo>
                                <a:lnTo>
                                  <a:pt x="111631" y="95249"/>
                                </a:lnTo>
                                <a:close/>
                              </a:path>
                              <a:path w="295275" h="262890">
                                <a:moveTo>
                                  <a:pt x="219870" y="95249"/>
                                </a:moveTo>
                                <a:lnTo>
                                  <a:pt x="201707" y="95249"/>
                                </a:lnTo>
                                <a:lnTo>
                                  <a:pt x="208274" y="92709"/>
                                </a:lnTo>
                                <a:lnTo>
                                  <a:pt x="213642" y="87629"/>
                                </a:lnTo>
                                <a:lnTo>
                                  <a:pt x="217265" y="80009"/>
                                </a:lnTo>
                                <a:lnTo>
                                  <a:pt x="218594" y="71119"/>
                                </a:lnTo>
                                <a:lnTo>
                                  <a:pt x="218594" y="55879"/>
                                </a:lnTo>
                                <a:lnTo>
                                  <a:pt x="208014" y="53339"/>
                                </a:lnTo>
                                <a:lnTo>
                                  <a:pt x="222523" y="53339"/>
                                </a:lnTo>
                                <a:lnTo>
                                  <a:pt x="226280" y="59689"/>
                                </a:lnTo>
                                <a:lnTo>
                                  <a:pt x="228116" y="71119"/>
                                </a:lnTo>
                                <a:lnTo>
                                  <a:pt x="227106" y="80009"/>
                                </a:lnTo>
                                <a:lnTo>
                                  <a:pt x="224264" y="88899"/>
                                </a:lnTo>
                                <a:lnTo>
                                  <a:pt x="219870" y="95249"/>
                                </a:lnTo>
                                <a:close/>
                              </a:path>
                              <a:path w="295275" h="262890">
                                <a:moveTo>
                                  <a:pt x="177483" y="59689"/>
                                </a:moveTo>
                                <a:lnTo>
                                  <a:pt x="117695" y="59689"/>
                                </a:lnTo>
                                <a:lnTo>
                                  <a:pt x="118023" y="58419"/>
                                </a:lnTo>
                                <a:lnTo>
                                  <a:pt x="118680" y="58419"/>
                                </a:lnTo>
                                <a:lnTo>
                                  <a:pt x="129539" y="55879"/>
                                </a:lnTo>
                                <a:lnTo>
                                  <a:pt x="165530" y="55879"/>
                                </a:lnTo>
                                <a:lnTo>
                                  <a:pt x="170991" y="57149"/>
                                </a:lnTo>
                                <a:lnTo>
                                  <a:pt x="177483" y="59689"/>
                                </a:lnTo>
                                <a:close/>
                              </a:path>
                              <a:path w="295275" h="262890">
                                <a:moveTo>
                                  <a:pt x="219650" y="101599"/>
                                </a:moveTo>
                                <a:lnTo>
                                  <a:pt x="183658" y="101599"/>
                                </a:lnTo>
                                <a:lnTo>
                                  <a:pt x="189149" y="100329"/>
                                </a:lnTo>
                                <a:lnTo>
                                  <a:pt x="183507" y="95249"/>
                                </a:lnTo>
                                <a:lnTo>
                                  <a:pt x="179132" y="88899"/>
                                </a:lnTo>
                                <a:lnTo>
                                  <a:pt x="176303" y="80009"/>
                                </a:lnTo>
                                <a:lnTo>
                                  <a:pt x="175297" y="71119"/>
                                </a:lnTo>
                                <a:lnTo>
                                  <a:pt x="175409" y="68579"/>
                                </a:lnTo>
                                <a:lnTo>
                                  <a:pt x="174163" y="68579"/>
                                </a:lnTo>
                                <a:lnTo>
                                  <a:pt x="160723" y="66039"/>
                                </a:lnTo>
                                <a:lnTo>
                                  <a:pt x="147359" y="64769"/>
                                </a:lnTo>
                                <a:lnTo>
                                  <a:pt x="184820" y="64769"/>
                                </a:lnTo>
                                <a:lnTo>
                                  <a:pt x="201707" y="95249"/>
                                </a:lnTo>
                                <a:lnTo>
                                  <a:pt x="219870" y="95249"/>
                                </a:lnTo>
                                <a:lnTo>
                                  <a:pt x="214206" y="100329"/>
                                </a:lnTo>
                                <a:lnTo>
                                  <a:pt x="219650" y="101599"/>
                                </a:lnTo>
                                <a:close/>
                              </a:path>
                              <a:path w="295275" h="262890">
                                <a:moveTo>
                                  <a:pt x="130700" y="104139"/>
                                </a:moveTo>
                                <a:lnTo>
                                  <a:pt x="122861" y="104139"/>
                                </a:lnTo>
                                <a:lnTo>
                                  <a:pt x="126461" y="96519"/>
                                </a:lnTo>
                                <a:lnTo>
                                  <a:pt x="131890" y="91439"/>
                                </a:lnTo>
                                <a:lnTo>
                                  <a:pt x="138986" y="88899"/>
                                </a:lnTo>
                                <a:lnTo>
                                  <a:pt x="147587" y="87629"/>
                                </a:lnTo>
                                <a:lnTo>
                                  <a:pt x="156189" y="88899"/>
                                </a:lnTo>
                                <a:lnTo>
                                  <a:pt x="163285" y="91439"/>
                                </a:lnTo>
                                <a:lnTo>
                                  <a:pt x="168714" y="96519"/>
                                </a:lnTo>
                                <a:lnTo>
                                  <a:pt x="141280" y="96519"/>
                                </a:lnTo>
                                <a:lnTo>
                                  <a:pt x="130700" y="99059"/>
                                </a:lnTo>
                                <a:lnTo>
                                  <a:pt x="130700" y="104139"/>
                                </a:lnTo>
                                <a:close/>
                              </a:path>
                              <a:path w="295275" h="262890">
                                <a:moveTo>
                                  <a:pt x="165750" y="138429"/>
                                </a:moveTo>
                                <a:lnTo>
                                  <a:pt x="147587" y="138429"/>
                                </a:lnTo>
                                <a:lnTo>
                                  <a:pt x="154154" y="135889"/>
                                </a:lnTo>
                                <a:lnTo>
                                  <a:pt x="159523" y="130809"/>
                                </a:lnTo>
                                <a:lnTo>
                                  <a:pt x="163145" y="123189"/>
                                </a:lnTo>
                                <a:lnTo>
                                  <a:pt x="164474" y="114299"/>
                                </a:lnTo>
                                <a:lnTo>
                                  <a:pt x="164474" y="99059"/>
                                </a:lnTo>
                                <a:lnTo>
                                  <a:pt x="153894" y="96519"/>
                                </a:lnTo>
                                <a:lnTo>
                                  <a:pt x="168714" y="96519"/>
                                </a:lnTo>
                                <a:lnTo>
                                  <a:pt x="172313" y="104139"/>
                                </a:lnTo>
                                <a:lnTo>
                                  <a:pt x="230576" y="104139"/>
                                </a:lnTo>
                                <a:lnTo>
                                  <a:pt x="239795" y="106679"/>
                                </a:lnTo>
                                <a:lnTo>
                                  <a:pt x="243356" y="109219"/>
                                </a:lnTo>
                                <a:lnTo>
                                  <a:pt x="201480" y="109219"/>
                                </a:lnTo>
                                <a:lnTo>
                                  <a:pt x="188240" y="110489"/>
                                </a:lnTo>
                                <a:lnTo>
                                  <a:pt x="175170" y="113029"/>
                                </a:lnTo>
                                <a:lnTo>
                                  <a:pt x="173968" y="113029"/>
                                </a:lnTo>
                                <a:lnTo>
                                  <a:pt x="173996" y="114299"/>
                                </a:lnTo>
                                <a:lnTo>
                                  <a:pt x="172986" y="123189"/>
                                </a:lnTo>
                                <a:lnTo>
                                  <a:pt x="170144" y="132079"/>
                                </a:lnTo>
                                <a:lnTo>
                                  <a:pt x="165750" y="138429"/>
                                </a:lnTo>
                                <a:close/>
                              </a:path>
                              <a:path w="295275" h="262890">
                                <a:moveTo>
                                  <a:pt x="147587" y="262889"/>
                                </a:moveTo>
                                <a:lnTo>
                                  <a:pt x="91733" y="256539"/>
                                </a:lnTo>
                                <a:lnTo>
                                  <a:pt x="44329" y="240029"/>
                                </a:lnTo>
                                <a:lnTo>
                                  <a:pt x="11444" y="213359"/>
                                </a:lnTo>
                                <a:lnTo>
                                  <a:pt x="0" y="180339"/>
                                </a:lnTo>
                                <a:lnTo>
                                  <a:pt x="2678" y="165099"/>
                                </a:lnTo>
                                <a:lnTo>
                                  <a:pt x="10549" y="149859"/>
                                </a:lnTo>
                                <a:lnTo>
                                  <a:pt x="23370" y="135889"/>
                                </a:lnTo>
                                <a:lnTo>
                                  <a:pt x="40894" y="124459"/>
                                </a:lnTo>
                                <a:lnTo>
                                  <a:pt x="43327" y="116839"/>
                                </a:lnTo>
                                <a:lnTo>
                                  <a:pt x="48152" y="111759"/>
                                </a:lnTo>
                                <a:lnTo>
                                  <a:pt x="55264" y="106679"/>
                                </a:lnTo>
                                <a:lnTo>
                                  <a:pt x="64561" y="104139"/>
                                </a:lnTo>
                                <a:lnTo>
                                  <a:pt x="69965" y="101599"/>
                                </a:lnTo>
                                <a:lnTo>
                                  <a:pt x="116871" y="101599"/>
                                </a:lnTo>
                                <a:lnTo>
                                  <a:pt x="122861" y="104139"/>
                                </a:lnTo>
                                <a:lnTo>
                                  <a:pt x="130700" y="104139"/>
                                </a:lnTo>
                                <a:lnTo>
                                  <a:pt x="130700" y="109219"/>
                                </a:lnTo>
                                <a:lnTo>
                                  <a:pt x="93241" y="109219"/>
                                </a:lnTo>
                                <a:lnTo>
                                  <a:pt x="80001" y="110489"/>
                                </a:lnTo>
                                <a:lnTo>
                                  <a:pt x="66931" y="113029"/>
                                </a:lnTo>
                                <a:lnTo>
                                  <a:pt x="59263" y="114299"/>
                                </a:lnTo>
                                <a:lnTo>
                                  <a:pt x="50122" y="119379"/>
                                </a:lnTo>
                                <a:lnTo>
                                  <a:pt x="50122" y="135889"/>
                                </a:lnTo>
                                <a:lnTo>
                                  <a:pt x="40600" y="135889"/>
                                </a:lnTo>
                                <a:lnTo>
                                  <a:pt x="27260" y="146049"/>
                                </a:lnTo>
                                <a:lnTo>
                                  <a:pt x="17520" y="156209"/>
                                </a:lnTo>
                                <a:lnTo>
                                  <a:pt x="11549" y="168909"/>
                                </a:lnTo>
                                <a:lnTo>
                                  <a:pt x="9521" y="180339"/>
                                </a:lnTo>
                                <a:lnTo>
                                  <a:pt x="12100" y="194309"/>
                                </a:lnTo>
                                <a:lnTo>
                                  <a:pt x="48858" y="231139"/>
                                </a:lnTo>
                                <a:lnTo>
                                  <a:pt x="94067" y="247649"/>
                                </a:lnTo>
                                <a:lnTo>
                                  <a:pt x="147587" y="252729"/>
                                </a:lnTo>
                                <a:lnTo>
                                  <a:pt x="218486" y="252729"/>
                                </a:lnTo>
                                <a:lnTo>
                                  <a:pt x="203441" y="256539"/>
                                </a:lnTo>
                                <a:lnTo>
                                  <a:pt x="176254" y="261619"/>
                                </a:lnTo>
                                <a:lnTo>
                                  <a:pt x="147587" y="262889"/>
                                </a:lnTo>
                                <a:close/>
                              </a:path>
                              <a:path w="295275" h="262890">
                                <a:moveTo>
                                  <a:pt x="230576" y="104139"/>
                                </a:moveTo>
                                <a:lnTo>
                                  <a:pt x="172799" y="104139"/>
                                </a:lnTo>
                                <a:lnTo>
                                  <a:pt x="178203" y="101599"/>
                                </a:lnTo>
                                <a:lnTo>
                                  <a:pt x="225110" y="101599"/>
                                </a:lnTo>
                                <a:lnTo>
                                  <a:pt x="230576" y="104139"/>
                                </a:lnTo>
                                <a:close/>
                              </a:path>
                              <a:path w="295275" h="262890">
                                <a:moveTo>
                                  <a:pt x="163617" y="144779"/>
                                </a:moveTo>
                                <a:lnTo>
                                  <a:pt x="131495" y="144779"/>
                                </a:lnTo>
                                <a:lnTo>
                                  <a:pt x="135030" y="143509"/>
                                </a:lnTo>
                                <a:lnTo>
                                  <a:pt x="129389" y="138429"/>
                                </a:lnTo>
                                <a:lnTo>
                                  <a:pt x="125013" y="132079"/>
                                </a:lnTo>
                                <a:lnTo>
                                  <a:pt x="122184" y="123189"/>
                                </a:lnTo>
                                <a:lnTo>
                                  <a:pt x="121179" y="114299"/>
                                </a:lnTo>
                                <a:lnTo>
                                  <a:pt x="121207" y="113029"/>
                                </a:lnTo>
                                <a:lnTo>
                                  <a:pt x="120045" y="113029"/>
                                </a:lnTo>
                                <a:lnTo>
                                  <a:pt x="106604" y="110489"/>
                                </a:lnTo>
                                <a:lnTo>
                                  <a:pt x="93241" y="109219"/>
                                </a:lnTo>
                                <a:lnTo>
                                  <a:pt x="130700" y="109219"/>
                                </a:lnTo>
                                <a:lnTo>
                                  <a:pt x="130700" y="114299"/>
                                </a:lnTo>
                                <a:lnTo>
                                  <a:pt x="132029" y="123189"/>
                                </a:lnTo>
                                <a:lnTo>
                                  <a:pt x="135652" y="130809"/>
                                </a:lnTo>
                                <a:lnTo>
                                  <a:pt x="141020" y="135889"/>
                                </a:lnTo>
                                <a:lnTo>
                                  <a:pt x="147587" y="138429"/>
                                </a:lnTo>
                                <a:lnTo>
                                  <a:pt x="165750" y="138429"/>
                                </a:lnTo>
                                <a:lnTo>
                                  <a:pt x="160086" y="143509"/>
                                </a:lnTo>
                                <a:lnTo>
                                  <a:pt x="163617" y="144779"/>
                                </a:lnTo>
                                <a:close/>
                              </a:path>
                              <a:path w="295275" h="262890">
                                <a:moveTo>
                                  <a:pt x="254574" y="166369"/>
                                </a:moveTo>
                                <a:lnTo>
                                  <a:pt x="245052" y="166369"/>
                                </a:lnTo>
                                <a:lnTo>
                                  <a:pt x="245052" y="118109"/>
                                </a:lnTo>
                                <a:lnTo>
                                  <a:pt x="234546" y="114299"/>
                                </a:lnTo>
                                <a:lnTo>
                                  <a:pt x="228284" y="113029"/>
                                </a:lnTo>
                                <a:lnTo>
                                  <a:pt x="214843" y="110489"/>
                                </a:lnTo>
                                <a:lnTo>
                                  <a:pt x="201480" y="109219"/>
                                </a:lnTo>
                                <a:lnTo>
                                  <a:pt x="243356" y="109219"/>
                                </a:lnTo>
                                <a:lnTo>
                                  <a:pt x="246916" y="111759"/>
                                </a:lnTo>
                                <a:lnTo>
                                  <a:pt x="251792" y="116839"/>
                                </a:lnTo>
                                <a:lnTo>
                                  <a:pt x="254272" y="124459"/>
                                </a:lnTo>
                                <a:lnTo>
                                  <a:pt x="271800" y="135889"/>
                                </a:lnTo>
                                <a:lnTo>
                                  <a:pt x="254574" y="135889"/>
                                </a:lnTo>
                                <a:lnTo>
                                  <a:pt x="254574" y="166369"/>
                                </a:lnTo>
                                <a:close/>
                              </a:path>
                              <a:path w="295275" h="262890">
                                <a:moveTo>
                                  <a:pt x="71982" y="166369"/>
                                </a:moveTo>
                                <a:lnTo>
                                  <a:pt x="62461" y="166369"/>
                                </a:lnTo>
                                <a:lnTo>
                                  <a:pt x="62461" y="134619"/>
                                </a:lnTo>
                                <a:lnTo>
                                  <a:pt x="64592" y="133349"/>
                                </a:lnTo>
                                <a:lnTo>
                                  <a:pt x="69851" y="133349"/>
                                </a:lnTo>
                                <a:lnTo>
                                  <a:pt x="71982" y="134619"/>
                                </a:lnTo>
                                <a:lnTo>
                                  <a:pt x="71982" y="166369"/>
                                </a:lnTo>
                                <a:close/>
                              </a:path>
                              <a:path w="295275" h="262890">
                                <a:moveTo>
                                  <a:pt x="104242" y="166369"/>
                                </a:moveTo>
                                <a:lnTo>
                                  <a:pt x="95133" y="166369"/>
                                </a:lnTo>
                                <a:lnTo>
                                  <a:pt x="97360" y="160019"/>
                                </a:lnTo>
                                <a:lnTo>
                                  <a:pt x="101453" y="154939"/>
                                </a:lnTo>
                                <a:lnTo>
                                  <a:pt x="107342" y="151129"/>
                                </a:lnTo>
                                <a:lnTo>
                                  <a:pt x="114954" y="147319"/>
                                </a:lnTo>
                                <a:lnTo>
                                  <a:pt x="114954" y="134619"/>
                                </a:lnTo>
                                <a:lnTo>
                                  <a:pt x="117085" y="133349"/>
                                </a:lnTo>
                                <a:lnTo>
                                  <a:pt x="122344" y="133349"/>
                                </a:lnTo>
                                <a:lnTo>
                                  <a:pt x="124475" y="134619"/>
                                </a:lnTo>
                                <a:lnTo>
                                  <a:pt x="124475" y="144779"/>
                                </a:lnTo>
                                <a:lnTo>
                                  <a:pt x="167156" y="144779"/>
                                </a:lnTo>
                                <a:lnTo>
                                  <a:pt x="170698" y="146049"/>
                                </a:lnTo>
                                <a:lnTo>
                                  <a:pt x="180220" y="146049"/>
                                </a:lnTo>
                                <a:lnTo>
                                  <a:pt x="180220" y="147319"/>
                                </a:lnTo>
                                <a:lnTo>
                                  <a:pt x="187762" y="151129"/>
                                </a:lnTo>
                                <a:lnTo>
                                  <a:pt x="189724" y="152399"/>
                                </a:lnTo>
                                <a:lnTo>
                                  <a:pt x="147360" y="152399"/>
                                </a:lnTo>
                                <a:lnTo>
                                  <a:pt x="134121" y="153669"/>
                                </a:lnTo>
                                <a:lnTo>
                                  <a:pt x="121051" y="156209"/>
                                </a:lnTo>
                                <a:lnTo>
                                  <a:pt x="113382" y="157479"/>
                                </a:lnTo>
                                <a:lnTo>
                                  <a:pt x="104242" y="162559"/>
                                </a:lnTo>
                                <a:lnTo>
                                  <a:pt x="104242" y="166369"/>
                                </a:lnTo>
                                <a:close/>
                              </a:path>
                              <a:path w="295275" h="262890">
                                <a:moveTo>
                                  <a:pt x="180220" y="146049"/>
                                </a:moveTo>
                                <a:lnTo>
                                  <a:pt x="170698" y="146049"/>
                                </a:lnTo>
                                <a:lnTo>
                                  <a:pt x="170698" y="134619"/>
                                </a:lnTo>
                                <a:lnTo>
                                  <a:pt x="172830" y="133349"/>
                                </a:lnTo>
                                <a:lnTo>
                                  <a:pt x="178088" y="133349"/>
                                </a:lnTo>
                                <a:lnTo>
                                  <a:pt x="180220" y="134619"/>
                                </a:lnTo>
                                <a:lnTo>
                                  <a:pt x="180220" y="146049"/>
                                </a:lnTo>
                                <a:close/>
                              </a:path>
                              <a:path w="295275" h="262890">
                                <a:moveTo>
                                  <a:pt x="232714" y="166369"/>
                                </a:moveTo>
                                <a:lnTo>
                                  <a:pt x="223192" y="166369"/>
                                </a:lnTo>
                                <a:lnTo>
                                  <a:pt x="223192" y="134619"/>
                                </a:lnTo>
                                <a:lnTo>
                                  <a:pt x="225324" y="133349"/>
                                </a:lnTo>
                                <a:lnTo>
                                  <a:pt x="230582" y="133349"/>
                                </a:lnTo>
                                <a:lnTo>
                                  <a:pt x="232714" y="134619"/>
                                </a:lnTo>
                                <a:lnTo>
                                  <a:pt x="232714" y="166369"/>
                                </a:lnTo>
                                <a:close/>
                              </a:path>
                              <a:path w="295275" h="262890">
                                <a:moveTo>
                                  <a:pt x="198323" y="219709"/>
                                </a:moveTo>
                                <a:lnTo>
                                  <a:pt x="96852" y="219709"/>
                                </a:lnTo>
                                <a:lnTo>
                                  <a:pt x="94720" y="217169"/>
                                </a:lnTo>
                                <a:lnTo>
                                  <a:pt x="94720" y="176529"/>
                                </a:lnTo>
                                <a:lnTo>
                                  <a:pt x="42732" y="176529"/>
                                </a:lnTo>
                                <a:lnTo>
                                  <a:pt x="40600" y="173989"/>
                                </a:lnTo>
                                <a:lnTo>
                                  <a:pt x="40600" y="135889"/>
                                </a:lnTo>
                                <a:lnTo>
                                  <a:pt x="50122" y="135889"/>
                                </a:lnTo>
                                <a:lnTo>
                                  <a:pt x="50122" y="166369"/>
                                </a:lnTo>
                                <a:lnTo>
                                  <a:pt x="104242" y="166369"/>
                                </a:lnTo>
                                <a:lnTo>
                                  <a:pt x="104242" y="209549"/>
                                </a:lnTo>
                                <a:lnTo>
                                  <a:pt x="200455" y="209549"/>
                                </a:lnTo>
                                <a:lnTo>
                                  <a:pt x="200455" y="217169"/>
                                </a:lnTo>
                                <a:lnTo>
                                  <a:pt x="198323" y="219709"/>
                                </a:lnTo>
                                <a:close/>
                              </a:path>
                              <a:path w="295275" h="262890">
                                <a:moveTo>
                                  <a:pt x="218486" y="252729"/>
                                </a:moveTo>
                                <a:lnTo>
                                  <a:pt x="147587" y="252729"/>
                                </a:lnTo>
                                <a:lnTo>
                                  <a:pt x="175083" y="251459"/>
                                </a:lnTo>
                                <a:lnTo>
                                  <a:pt x="201107" y="247649"/>
                                </a:lnTo>
                                <a:lnTo>
                                  <a:pt x="246317" y="231139"/>
                                </a:lnTo>
                                <a:lnTo>
                                  <a:pt x="283074" y="194309"/>
                                </a:lnTo>
                                <a:lnTo>
                                  <a:pt x="285653" y="180339"/>
                                </a:lnTo>
                                <a:lnTo>
                                  <a:pt x="283625" y="168909"/>
                                </a:lnTo>
                                <a:lnTo>
                                  <a:pt x="277655" y="156209"/>
                                </a:lnTo>
                                <a:lnTo>
                                  <a:pt x="267914" y="146049"/>
                                </a:lnTo>
                                <a:lnTo>
                                  <a:pt x="254574" y="135889"/>
                                </a:lnTo>
                                <a:lnTo>
                                  <a:pt x="271800" y="135889"/>
                                </a:lnTo>
                                <a:lnTo>
                                  <a:pt x="284623" y="149859"/>
                                </a:lnTo>
                                <a:lnTo>
                                  <a:pt x="292496" y="165099"/>
                                </a:lnTo>
                                <a:lnTo>
                                  <a:pt x="295175" y="180339"/>
                                </a:lnTo>
                                <a:lnTo>
                                  <a:pt x="292268" y="196849"/>
                                </a:lnTo>
                                <a:lnTo>
                                  <a:pt x="283730" y="213359"/>
                                </a:lnTo>
                                <a:lnTo>
                                  <a:pt x="269832" y="227329"/>
                                </a:lnTo>
                                <a:lnTo>
                                  <a:pt x="250845" y="240029"/>
                                </a:lnTo>
                                <a:lnTo>
                                  <a:pt x="228516" y="250189"/>
                                </a:lnTo>
                                <a:lnTo>
                                  <a:pt x="218486" y="252729"/>
                                </a:lnTo>
                                <a:close/>
                              </a:path>
                              <a:path w="295275" h="262890">
                                <a:moveTo>
                                  <a:pt x="200455" y="209549"/>
                                </a:moveTo>
                                <a:lnTo>
                                  <a:pt x="190933" y="209549"/>
                                </a:lnTo>
                                <a:lnTo>
                                  <a:pt x="190933" y="161289"/>
                                </a:lnTo>
                                <a:lnTo>
                                  <a:pt x="180427" y="157479"/>
                                </a:lnTo>
                                <a:lnTo>
                                  <a:pt x="174164" y="156209"/>
                                </a:lnTo>
                                <a:lnTo>
                                  <a:pt x="160724" y="153669"/>
                                </a:lnTo>
                                <a:lnTo>
                                  <a:pt x="147360" y="152399"/>
                                </a:lnTo>
                                <a:lnTo>
                                  <a:pt x="189724" y="152399"/>
                                </a:lnTo>
                                <a:lnTo>
                                  <a:pt x="193647" y="154939"/>
                                </a:lnTo>
                                <a:lnTo>
                                  <a:pt x="197770" y="160019"/>
                                </a:lnTo>
                                <a:lnTo>
                                  <a:pt x="200031" y="166369"/>
                                </a:lnTo>
                                <a:lnTo>
                                  <a:pt x="254574" y="166369"/>
                                </a:lnTo>
                                <a:lnTo>
                                  <a:pt x="254574" y="173989"/>
                                </a:lnTo>
                                <a:lnTo>
                                  <a:pt x="252442" y="176529"/>
                                </a:lnTo>
                                <a:lnTo>
                                  <a:pt x="200455" y="176529"/>
                                </a:lnTo>
                                <a:lnTo>
                                  <a:pt x="200455" y="209549"/>
                                </a:lnTo>
                                <a:close/>
                              </a:path>
                              <a:path w="295275" h="262890">
                                <a:moveTo>
                                  <a:pt x="126101" y="209549"/>
                                </a:moveTo>
                                <a:lnTo>
                                  <a:pt x="116579" y="209549"/>
                                </a:lnTo>
                                <a:lnTo>
                                  <a:pt x="116579" y="177799"/>
                                </a:lnTo>
                                <a:lnTo>
                                  <a:pt x="118711" y="176529"/>
                                </a:lnTo>
                                <a:lnTo>
                                  <a:pt x="123970" y="176529"/>
                                </a:lnTo>
                                <a:lnTo>
                                  <a:pt x="126101" y="177799"/>
                                </a:lnTo>
                                <a:lnTo>
                                  <a:pt x="126101" y="209549"/>
                                </a:lnTo>
                                <a:close/>
                              </a:path>
                              <a:path w="295275" h="262890">
                                <a:moveTo>
                                  <a:pt x="178595" y="209549"/>
                                </a:moveTo>
                                <a:lnTo>
                                  <a:pt x="169073" y="209549"/>
                                </a:lnTo>
                                <a:lnTo>
                                  <a:pt x="169073" y="177799"/>
                                </a:lnTo>
                                <a:lnTo>
                                  <a:pt x="171204" y="176529"/>
                                </a:lnTo>
                                <a:lnTo>
                                  <a:pt x="176463" y="176529"/>
                                </a:lnTo>
                                <a:lnTo>
                                  <a:pt x="178594" y="177799"/>
                                </a:lnTo>
                                <a:lnTo>
                                  <a:pt x="178595" y="209549"/>
                                </a:lnTo>
                                <a:close/>
                              </a:path>
                            </a:pathLst>
                          </a:custGeom>
                          <a:solidFill>
                            <a:srgbClr val="FF904D"/>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9" cstate="print"/>
                          <a:stretch>
                            <a:fillRect/>
                          </a:stretch>
                        </pic:blipFill>
                        <pic:spPr>
                          <a:xfrm>
                            <a:off x="3926836" y="2914589"/>
                            <a:ext cx="224171" cy="277124"/>
                          </a:xfrm>
                          <a:prstGeom prst="rect">
                            <a:avLst/>
                          </a:prstGeom>
                        </pic:spPr>
                      </pic:pic>
                      <pic:pic xmlns:pic="http://schemas.openxmlformats.org/drawingml/2006/picture">
                        <pic:nvPicPr>
                          <pic:cNvPr id="17" name="Image 17"/>
                          <pic:cNvPicPr/>
                        </pic:nvPicPr>
                        <pic:blipFill>
                          <a:blip r:embed="rId21" cstate="print"/>
                          <a:stretch>
                            <a:fillRect/>
                          </a:stretch>
                        </pic:blipFill>
                        <pic:spPr>
                          <a:xfrm>
                            <a:off x="3891956" y="2279965"/>
                            <a:ext cx="295175" cy="558304"/>
                          </a:xfrm>
                          <a:prstGeom prst="rect">
                            <a:avLst/>
                          </a:prstGeom>
                        </pic:spPr>
                      </pic:pic>
                      <wps:wsp>
                        <wps:cNvPr id="18" name="Graphic 18"/>
                        <wps:cNvSpPr/>
                        <wps:spPr>
                          <a:xfrm>
                            <a:off x="3891956" y="1213587"/>
                            <a:ext cx="295275" cy="262890"/>
                          </a:xfrm>
                          <a:custGeom>
                            <a:avLst/>
                            <a:gdLst/>
                            <a:ahLst/>
                            <a:cxnLst/>
                            <a:rect l="l" t="t" r="r" b="b"/>
                            <a:pathLst>
                              <a:path w="295275" h="262890">
                                <a:moveTo>
                                  <a:pt x="160086" y="55879"/>
                                </a:moveTo>
                                <a:lnTo>
                                  <a:pt x="135030" y="55879"/>
                                </a:lnTo>
                                <a:lnTo>
                                  <a:pt x="129389" y="50799"/>
                                </a:lnTo>
                                <a:lnTo>
                                  <a:pt x="125013" y="44449"/>
                                </a:lnTo>
                                <a:lnTo>
                                  <a:pt x="122184" y="35559"/>
                                </a:lnTo>
                                <a:lnTo>
                                  <a:pt x="121179" y="26669"/>
                                </a:lnTo>
                                <a:lnTo>
                                  <a:pt x="123014" y="15239"/>
                                </a:lnTo>
                                <a:lnTo>
                                  <a:pt x="128275" y="6349"/>
                                </a:lnTo>
                                <a:lnTo>
                                  <a:pt x="136589" y="1269"/>
                                </a:lnTo>
                                <a:lnTo>
                                  <a:pt x="147588" y="0"/>
                                </a:lnTo>
                                <a:lnTo>
                                  <a:pt x="158586" y="1269"/>
                                </a:lnTo>
                                <a:lnTo>
                                  <a:pt x="166901" y="6349"/>
                                </a:lnTo>
                                <a:lnTo>
                                  <a:pt x="168404" y="8889"/>
                                </a:lnTo>
                                <a:lnTo>
                                  <a:pt x="141280" y="8889"/>
                                </a:lnTo>
                                <a:lnTo>
                                  <a:pt x="130700" y="11429"/>
                                </a:lnTo>
                                <a:lnTo>
                                  <a:pt x="130700" y="26669"/>
                                </a:lnTo>
                                <a:lnTo>
                                  <a:pt x="132029" y="35559"/>
                                </a:lnTo>
                                <a:lnTo>
                                  <a:pt x="135652" y="43179"/>
                                </a:lnTo>
                                <a:lnTo>
                                  <a:pt x="141020" y="48259"/>
                                </a:lnTo>
                                <a:lnTo>
                                  <a:pt x="147587" y="50799"/>
                                </a:lnTo>
                                <a:lnTo>
                                  <a:pt x="165750" y="50799"/>
                                </a:lnTo>
                                <a:lnTo>
                                  <a:pt x="160086" y="55879"/>
                                </a:lnTo>
                                <a:close/>
                              </a:path>
                              <a:path w="295275" h="262890">
                                <a:moveTo>
                                  <a:pt x="165750" y="50799"/>
                                </a:moveTo>
                                <a:lnTo>
                                  <a:pt x="147587" y="50799"/>
                                </a:lnTo>
                                <a:lnTo>
                                  <a:pt x="154154" y="48259"/>
                                </a:lnTo>
                                <a:lnTo>
                                  <a:pt x="159523" y="43179"/>
                                </a:lnTo>
                                <a:lnTo>
                                  <a:pt x="163145" y="35559"/>
                                </a:lnTo>
                                <a:lnTo>
                                  <a:pt x="164474" y="26669"/>
                                </a:lnTo>
                                <a:lnTo>
                                  <a:pt x="164474" y="11429"/>
                                </a:lnTo>
                                <a:lnTo>
                                  <a:pt x="153894" y="8889"/>
                                </a:lnTo>
                                <a:lnTo>
                                  <a:pt x="168404" y="8889"/>
                                </a:lnTo>
                                <a:lnTo>
                                  <a:pt x="172161" y="15239"/>
                                </a:lnTo>
                                <a:lnTo>
                                  <a:pt x="173996" y="26669"/>
                                </a:lnTo>
                                <a:lnTo>
                                  <a:pt x="172986" y="35559"/>
                                </a:lnTo>
                                <a:lnTo>
                                  <a:pt x="170144" y="44449"/>
                                </a:lnTo>
                                <a:lnTo>
                                  <a:pt x="165750" y="50799"/>
                                </a:lnTo>
                                <a:close/>
                              </a:path>
                              <a:path w="295275" h="262890">
                                <a:moveTo>
                                  <a:pt x="111410" y="101599"/>
                                </a:moveTo>
                                <a:lnTo>
                                  <a:pt x="75420" y="101599"/>
                                </a:lnTo>
                                <a:lnTo>
                                  <a:pt x="80911" y="100329"/>
                                </a:lnTo>
                                <a:lnTo>
                                  <a:pt x="75269" y="95249"/>
                                </a:lnTo>
                                <a:lnTo>
                                  <a:pt x="70894" y="88899"/>
                                </a:lnTo>
                                <a:lnTo>
                                  <a:pt x="68064" y="80009"/>
                                </a:lnTo>
                                <a:lnTo>
                                  <a:pt x="67059" y="71119"/>
                                </a:lnTo>
                                <a:lnTo>
                                  <a:pt x="68895" y="59689"/>
                                </a:lnTo>
                                <a:lnTo>
                                  <a:pt x="74155" y="50799"/>
                                </a:lnTo>
                                <a:lnTo>
                                  <a:pt x="82470" y="45719"/>
                                </a:lnTo>
                                <a:lnTo>
                                  <a:pt x="93468" y="44449"/>
                                </a:lnTo>
                                <a:lnTo>
                                  <a:pt x="101718" y="44449"/>
                                </a:lnTo>
                                <a:lnTo>
                                  <a:pt x="108600" y="48259"/>
                                </a:lnTo>
                                <a:lnTo>
                                  <a:pt x="113973" y="53339"/>
                                </a:lnTo>
                                <a:lnTo>
                                  <a:pt x="87161" y="53339"/>
                                </a:lnTo>
                                <a:lnTo>
                                  <a:pt x="76580" y="55879"/>
                                </a:lnTo>
                                <a:lnTo>
                                  <a:pt x="76580" y="71119"/>
                                </a:lnTo>
                                <a:lnTo>
                                  <a:pt x="77909" y="80009"/>
                                </a:lnTo>
                                <a:lnTo>
                                  <a:pt x="81532" y="87629"/>
                                </a:lnTo>
                                <a:lnTo>
                                  <a:pt x="86901" y="92709"/>
                                </a:lnTo>
                                <a:lnTo>
                                  <a:pt x="93468" y="95249"/>
                                </a:lnTo>
                                <a:lnTo>
                                  <a:pt x="111631" y="95249"/>
                                </a:lnTo>
                                <a:lnTo>
                                  <a:pt x="105966" y="100329"/>
                                </a:lnTo>
                                <a:lnTo>
                                  <a:pt x="111410" y="101599"/>
                                </a:lnTo>
                                <a:close/>
                              </a:path>
                              <a:path w="295275" h="262890">
                                <a:moveTo>
                                  <a:pt x="184819" y="59689"/>
                                </a:moveTo>
                                <a:lnTo>
                                  <a:pt x="177483" y="59689"/>
                                </a:lnTo>
                                <a:lnTo>
                                  <a:pt x="181206" y="53339"/>
                                </a:lnTo>
                                <a:lnTo>
                                  <a:pt x="186578" y="48259"/>
                                </a:lnTo>
                                <a:lnTo>
                                  <a:pt x="193459" y="44449"/>
                                </a:lnTo>
                                <a:lnTo>
                                  <a:pt x="201707" y="44449"/>
                                </a:lnTo>
                                <a:lnTo>
                                  <a:pt x="212705" y="45719"/>
                                </a:lnTo>
                                <a:lnTo>
                                  <a:pt x="221020" y="50799"/>
                                </a:lnTo>
                                <a:lnTo>
                                  <a:pt x="222523" y="53339"/>
                                </a:lnTo>
                                <a:lnTo>
                                  <a:pt x="195400" y="53339"/>
                                </a:lnTo>
                                <a:lnTo>
                                  <a:pt x="184819" y="55879"/>
                                </a:lnTo>
                                <a:lnTo>
                                  <a:pt x="184819" y="59689"/>
                                </a:lnTo>
                                <a:close/>
                              </a:path>
                              <a:path w="295275" h="262890">
                                <a:moveTo>
                                  <a:pt x="111631" y="95249"/>
                                </a:moveTo>
                                <a:lnTo>
                                  <a:pt x="93468" y="95249"/>
                                </a:lnTo>
                                <a:lnTo>
                                  <a:pt x="100035" y="92709"/>
                                </a:lnTo>
                                <a:lnTo>
                                  <a:pt x="105403" y="87629"/>
                                </a:lnTo>
                                <a:lnTo>
                                  <a:pt x="109026" y="80009"/>
                                </a:lnTo>
                                <a:lnTo>
                                  <a:pt x="110355" y="71119"/>
                                </a:lnTo>
                                <a:lnTo>
                                  <a:pt x="110355" y="55879"/>
                                </a:lnTo>
                                <a:lnTo>
                                  <a:pt x="99775" y="53339"/>
                                </a:lnTo>
                                <a:lnTo>
                                  <a:pt x="113973" y="53339"/>
                                </a:lnTo>
                                <a:lnTo>
                                  <a:pt x="117695" y="59689"/>
                                </a:lnTo>
                                <a:lnTo>
                                  <a:pt x="184819" y="59689"/>
                                </a:lnTo>
                                <a:lnTo>
                                  <a:pt x="184820" y="64769"/>
                                </a:lnTo>
                                <a:lnTo>
                                  <a:pt x="147359" y="64769"/>
                                </a:lnTo>
                                <a:lnTo>
                                  <a:pt x="134120" y="66039"/>
                                </a:lnTo>
                                <a:lnTo>
                                  <a:pt x="121050" y="68579"/>
                                </a:lnTo>
                                <a:lnTo>
                                  <a:pt x="119766" y="68579"/>
                                </a:lnTo>
                                <a:lnTo>
                                  <a:pt x="119876" y="71119"/>
                                </a:lnTo>
                                <a:lnTo>
                                  <a:pt x="118867" y="80009"/>
                                </a:lnTo>
                                <a:lnTo>
                                  <a:pt x="116024" y="88899"/>
                                </a:lnTo>
                                <a:lnTo>
                                  <a:pt x="111631" y="95249"/>
                                </a:lnTo>
                                <a:close/>
                              </a:path>
                              <a:path w="295275" h="262890">
                                <a:moveTo>
                                  <a:pt x="219870" y="95249"/>
                                </a:moveTo>
                                <a:lnTo>
                                  <a:pt x="201707" y="95249"/>
                                </a:lnTo>
                                <a:lnTo>
                                  <a:pt x="208274" y="92709"/>
                                </a:lnTo>
                                <a:lnTo>
                                  <a:pt x="213642" y="87629"/>
                                </a:lnTo>
                                <a:lnTo>
                                  <a:pt x="217265" y="80009"/>
                                </a:lnTo>
                                <a:lnTo>
                                  <a:pt x="218594" y="71119"/>
                                </a:lnTo>
                                <a:lnTo>
                                  <a:pt x="218594" y="55879"/>
                                </a:lnTo>
                                <a:lnTo>
                                  <a:pt x="208014" y="53339"/>
                                </a:lnTo>
                                <a:lnTo>
                                  <a:pt x="222523" y="53339"/>
                                </a:lnTo>
                                <a:lnTo>
                                  <a:pt x="226280" y="59689"/>
                                </a:lnTo>
                                <a:lnTo>
                                  <a:pt x="228116" y="71119"/>
                                </a:lnTo>
                                <a:lnTo>
                                  <a:pt x="227106" y="80009"/>
                                </a:lnTo>
                                <a:lnTo>
                                  <a:pt x="224264" y="88899"/>
                                </a:lnTo>
                                <a:lnTo>
                                  <a:pt x="219870" y="95249"/>
                                </a:lnTo>
                                <a:close/>
                              </a:path>
                              <a:path w="295275" h="262890">
                                <a:moveTo>
                                  <a:pt x="177483" y="59689"/>
                                </a:moveTo>
                                <a:lnTo>
                                  <a:pt x="117695" y="59689"/>
                                </a:lnTo>
                                <a:lnTo>
                                  <a:pt x="118023" y="58419"/>
                                </a:lnTo>
                                <a:lnTo>
                                  <a:pt x="118680" y="58419"/>
                                </a:lnTo>
                                <a:lnTo>
                                  <a:pt x="129539" y="55879"/>
                                </a:lnTo>
                                <a:lnTo>
                                  <a:pt x="165530" y="55879"/>
                                </a:lnTo>
                                <a:lnTo>
                                  <a:pt x="170991" y="57149"/>
                                </a:lnTo>
                                <a:lnTo>
                                  <a:pt x="177483" y="59689"/>
                                </a:lnTo>
                                <a:close/>
                              </a:path>
                              <a:path w="295275" h="262890">
                                <a:moveTo>
                                  <a:pt x="219650" y="101599"/>
                                </a:moveTo>
                                <a:lnTo>
                                  <a:pt x="183658" y="101599"/>
                                </a:lnTo>
                                <a:lnTo>
                                  <a:pt x="189149" y="100329"/>
                                </a:lnTo>
                                <a:lnTo>
                                  <a:pt x="183507" y="95249"/>
                                </a:lnTo>
                                <a:lnTo>
                                  <a:pt x="179132" y="88899"/>
                                </a:lnTo>
                                <a:lnTo>
                                  <a:pt x="176303" y="80009"/>
                                </a:lnTo>
                                <a:lnTo>
                                  <a:pt x="175297" y="71119"/>
                                </a:lnTo>
                                <a:lnTo>
                                  <a:pt x="175409" y="68579"/>
                                </a:lnTo>
                                <a:lnTo>
                                  <a:pt x="174163" y="68579"/>
                                </a:lnTo>
                                <a:lnTo>
                                  <a:pt x="160723" y="66039"/>
                                </a:lnTo>
                                <a:lnTo>
                                  <a:pt x="147359" y="64769"/>
                                </a:lnTo>
                                <a:lnTo>
                                  <a:pt x="184820" y="64769"/>
                                </a:lnTo>
                                <a:lnTo>
                                  <a:pt x="201707" y="95249"/>
                                </a:lnTo>
                                <a:lnTo>
                                  <a:pt x="219870" y="95249"/>
                                </a:lnTo>
                                <a:lnTo>
                                  <a:pt x="214206" y="100329"/>
                                </a:lnTo>
                                <a:lnTo>
                                  <a:pt x="219650" y="101599"/>
                                </a:lnTo>
                                <a:close/>
                              </a:path>
                              <a:path w="295275" h="262890">
                                <a:moveTo>
                                  <a:pt x="130700" y="104139"/>
                                </a:moveTo>
                                <a:lnTo>
                                  <a:pt x="122861" y="104139"/>
                                </a:lnTo>
                                <a:lnTo>
                                  <a:pt x="126461" y="96519"/>
                                </a:lnTo>
                                <a:lnTo>
                                  <a:pt x="131890" y="91439"/>
                                </a:lnTo>
                                <a:lnTo>
                                  <a:pt x="138986" y="88899"/>
                                </a:lnTo>
                                <a:lnTo>
                                  <a:pt x="147587" y="87629"/>
                                </a:lnTo>
                                <a:lnTo>
                                  <a:pt x="156189" y="88899"/>
                                </a:lnTo>
                                <a:lnTo>
                                  <a:pt x="163285" y="91439"/>
                                </a:lnTo>
                                <a:lnTo>
                                  <a:pt x="168714" y="96519"/>
                                </a:lnTo>
                                <a:lnTo>
                                  <a:pt x="141280" y="96519"/>
                                </a:lnTo>
                                <a:lnTo>
                                  <a:pt x="130700" y="99059"/>
                                </a:lnTo>
                                <a:lnTo>
                                  <a:pt x="130700" y="104139"/>
                                </a:lnTo>
                                <a:close/>
                              </a:path>
                              <a:path w="295275" h="262890">
                                <a:moveTo>
                                  <a:pt x="165750" y="138429"/>
                                </a:moveTo>
                                <a:lnTo>
                                  <a:pt x="147587" y="138429"/>
                                </a:lnTo>
                                <a:lnTo>
                                  <a:pt x="154154" y="135889"/>
                                </a:lnTo>
                                <a:lnTo>
                                  <a:pt x="159523" y="130809"/>
                                </a:lnTo>
                                <a:lnTo>
                                  <a:pt x="163145" y="123189"/>
                                </a:lnTo>
                                <a:lnTo>
                                  <a:pt x="164474" y="114299"/>
                                </a:lnTo>
                                <a:lnTo>
                                  <a:pt x="164474" y="99059"/>
                                </a:lnTo>
                                <a:lnTo>
                                  <a:pt x="153894" y="96519"/>
                                </a:lnTo>
                                <a:lnTo>
                                  <a:pt x="168714" y="96519"/>
                                </a:lnTo>
                                <a:lnTo>
                                  <a:pt x="172313" y="104139"/>
                                </a:lnTo>
                                <a:lnTo>
                                  <a:pt x="230576" y="104139"/>
                                </a:lnTo>
                                <a:lnTo>
                                  <a:pt x="239795" y="106679"/>
                                </a:lnTo>
                                <a:lnTo>
                                  <a:pt x="243356" y="109219"/>
                                </a:lnTo>
                                <a:lnTo>
                                  <a:pt x="201480" y="109219"/>
                                </a:lnTo>
                                <a:lnTo>
                                  <a:pt x="188240" y="110489"/>
                                </a:lnTo>
                                <a:lnTo>
                                  <a:pt x="175170" y="113029"/>
                                </a:lnTo>
                                <a:lnTo>
                                  <a:pt x="173968" y="113029"/>
                                </a:lnTo>
                                <a:lnTo>
                                  <a:pt x="173996" y="114299"/>
                                </a:lnTo>
                                <a:lnTo>
                                  <a:pt x="172986" y="123189"/>
                                </a:lnTo>
                                <a:lnTo>
                                  <a:pt x="170144" y="132079"/>
                                </a:lnTo>
                                <a:lnTo>
                                  <a:pt x="165750" y="138429"/>
                                </a:lnTo>
                                <a:close/>
                              </a:path>
                              <a:path w="295275" h="262890">
                                <a:moveTo>
                                  <a:pt x="147587" y="262889"/>
                                </a:moveTo>
                                <a:lnTo>
                                  <a:pt x="91733" y="256539"/>
                                </a:lnTo>
                                <a:lnTo>
                                  <a:pt x="44329" y="240029"/>
                                </a:lnTo>
                                <a:lnTo>
                                  <a:pt x="11444" y="213359"/>
                                </a:lnTo>
                                <a:lnTo>
                                  <a:pt x="0" y="180339"/>
                                </a:lnTo>
                                <a:lnTo>
                                  <a:pt x="2678" y="165099"/>
                                </a:lnTo>
                                <a:lnTo>
                                  <a:pt x="10549" y="149859"/>
                                </a:lnTo>
                                <a:lnTo>
                                  <a:pt x="23370" y="135889"/>
                                </a:lnTo>
                                <a:lnTo>
                                  <a:pt x="40894" y="124459"/>
                                </a:lnTo>
                                <a:lnTo>
                                  <a:pt x="43327" y="116839"/>
                                </a:lnTo>
                                <a:lnTo>
                                  <a:pt x="48152" y="111759"/>
                                </a:lnTo>
                                <a:lnTo>
                                  <a:pt x="55264" y="106679"/>
                                </a:lnTo>
                                <a:lnTo>
                                  <a:pt x="64561" y="104139"/>
                                </a:lnTo>
                                <a:lnTo>
                                  <a:pt x="69965" y="101599"/>
                                </a:lnTo>
                                <a:lnTo>
                                  <a:pt x="116871" y="101599"/>
                                </a:lnTo>
                                <a:lnTo>
                                  <a:pt x="122861" y="104139"/>
                                </a:lnTo>
                                <a:lnTo>
                                  <a:pt x="130700" y="104139"/>
                                </a:lnTo>
                                <a:lnTo>
                                  <a:pt x="130700" y="109219"/>
                                </a:lnTo>
                                <a:lnTo>
                                  <a:pt x="93241" y="109219"/>
                                </a:lnTo>
                                <a:lnTo>
                                  <a:pt x="80001" y="110489"/>
                                </a:lnTo>
                                <a:lnTo>
                                  <a:pt x="66931" y="113029"/>
                                </a:lnTo>
                                <a:lnTo>
                                  <a:pt x="59263" y="114299"/>
                                </a:lnTo>
                                <a:lnTo>
                                  <a:pt x="50122" y="119379"/>
                                </a:lnTo>
                                <a:lnTo>
                                  <a:pt x="50122" y="135889"/>
                                </a:lnTo>
                                <a:lnTo>
                                  <a:pt x="40600" y="135889"/>
                                </a:lnTo>
                                <a:lnTo>
                                  <a:pt x="27260" y="146049"/>
                                </a:lnTo>
                                <a:lnTo>
                                  <a:pt x="17520" y="156209"/>
                                </a:lnTo>
                                <a:lnTo>
                                  <a:pt x="11549" y="168909"/>
                                </a:lnTo>
                                <a:lnTo>
                                  <a:pt x="9521" y="180339"/>
                                </a:lnTo>
                                <a:lnTo>
                                  <a:pt x="12100" y="194309"/>
                                </a:lnTo>
                                <a:lnTo>
                                  <a:pt x="48858" y="231139"/>
                                </a:lnTo>
                                <a:lnTo>
                                  <a:pt x="94067" y="247649"/>
                                </a:lnTo>
                                <a:lnTo>
                                  <a:pt x="147587" y="252729"/>
                                </a:lnTo>
                                <a:lnTo>
                                  <a:pt x="218486" y="252729"/>
                                </a:lnTo>
                                <a:lnTo>
                                  <a:pt x="203441" y="256539"/>
                                </a:lnTo>
                                <a:lnTo>
                                  <a:pt x="176254" y="261619"/>
                                </a:lnTo>
                                <a:lnTo>
                                  <a:pt x="147587" y="262889"/>
                                </a:lnTo>
                                <a:close/>
                              </a:path>
                              <a:path w="295275" h="262890">
                                <a:moveTo>
                                  <a:pt x="230576" y="104139"/>
                                </a:moveTo>
                                <a:lnTo>
                                  <a:pt x="172799" y="104139"/>
                                </a:lnTo>
                                <a:lnTo>
                                  <a:pt x="178203" y="101599"/>
                                </a:lnTo>
                                <a:lnTo>
                                  <a:pt x="225110" y="101599"/>
                                </a:lnTo>
                                <a:lnTo>
                                  <a:pt x="230576" y="104139"/>
                                </a:lnTo>
                                <a:close/>
                              </a:path>
                              <a:path w="295275" h="262890">
                                <a:moveTo>
                                  <a:pt x="163617" y="144779"/>
                                </a:moveTo>
                                <a:lnTo>
                                  <a:pt x="131495" y="144779"/>
                                </a:lnTo>
                                <a:lnTo>
                                  <a:pt x="135030" y="143509"/>
                                </a:lnTo>
                                <a:lnTo>
                                  <a:pt x="129389" y="138429"/>
                                </a:lnTo>
                                <a:lnTo>
                                  <a:pt x="125013" y="132079"/>
                                </a:lnTo>
                                <a:lnTo>
                                  <a:pt x="122184" y="123189"/>
                                </a:lnTo>
                                <a:lnTo>
                                  <a:pt x="121179" y="114299"/>
                                </a:lnTo>
                                <a:lnTo>
                                  <a:pt x="121207" y="113029"/>
                                </a:lnTo>
                                <a:lnTo>
                                  <a:pt x="120045" y="113029"/>
                                </a:lnTo>
                                <a:lnTo>
                                  <a:pt x="106604" y="110489"/>
                                </a:lnTo>
                                <a:lnTo>
                                  <a:pt x="93241" y="109219"/>
                                </a:lnTo>
                                <a:lnTo>
                                  <a:pt x="130700" y="109219"/>
                                </a:lnTo>
                                <a:lnTo>
                                  <a:pt x="130700" y="114299"/>
                                </a:lnTo>
                                <a:lnTo>
                                  <a:pt x="132029" y="123189"/>
                                </a:lnTo>
                                <a:lnTo>
                                  <a:pt x="135652" y="130809"/>
                                </a:lnTo>
                                <a:lnTo>
                                  <a:pt x="141020" y="135889"/>
                                </a:lnTo>
                                <a:lnTo>
                                  <a:pt x="147587" y="138429"/>
                                </a:lnTo>
                                <a:lnTo>
                                  <a:pt x="165750" y="138429"/>
                                </a:lnTo>
                                <a:lnTo>
                                  <a:pt x="160086" y="143509"/>
                                </a:lnTo>
                                <a:lnTo>
                                  <a:pt x="163617" y="144779"/>
                                </a:lnTo>
                                <a:close/>
                              </a:path>
                              <a:path w="295275" h="262890">
                                <a:moveTo>
                                  <a:pt x="254574" y="166369"/>
                                </a:moveTo>
                                <a:lnTo>
                                  <a:pt x="245052" y="166369"/>
                                </a:lnTo>
                                <a:lnTo>
                                  <a:pt x="245052" y="118109"/>
                                </a:lnTo>
                                <a:lnTo>
                                  <a:pt x="234546" y="114299"/>
                                </a:lnTo>
                                <a:lnTo>
                                  <a:pt x="228284" y="113029"/>
                                </a:lnTo>
                                <a:lnTo>
                                  <a:pt x="214843" y="110489"/>
                                </a:lnTo>
                                <a:lnTo>
                                  <a:pt x="201480" y="109219"/>
                                </a:lnTo>
                                <a:lnTo>
                                  <a:pt x="243356" y="109219"/>
                                </a:lnTo>
                                <a:lnTo>
                                  <a:pt x="246916" y="111759"/>
                                </a:lnTo>
                                <a:lnTo>
                                  <a:pt x="251792" y="116839"/>
                                </a:lnTo>
                                <a:lnTo>
                                  <a:pt x="254272" y="124459"/>
                                </a:lnTo>
                                <a:lnTo>
                                  <a:pt x="271800" y="135889"/>
                                </a:lnTo>
                                <a:lnTo>
                                  <a:pt x="254574" y="135889"/>
                                </a:lnTo>
                                <a:lnTo>
                                  <a:pt x="254574" y="166369"/>
                                </a:lnTo>
                                <a:close/>
                              </a:path>
                              <a:path w="295275" h="262890">
                                <a:moveTo>
                                  <a:pt x="71982" y="166369"/>
                                </a:moveTo>
                                <a:lnTo>
                                  <a:pt x="62461" y="166369"/>
                                </a:lnTo>
                                <a:lnTo>
                                  <a:pt x="62461" y="134619"/>
                                </a:lnTo>
                                <a:lnTo>
                                  <a:pt x="64592" y="133349"/>
                                </a:lnTo>
                                <a:lnTo>
                                  <a:pt x="69851" y="133349"/>
                                </a:lnTo>
                                <a:lnTo>
                                  <a:pt x="71982" y="134619"/>
                                </a:lnTo>
                                <a:lnTo>
                                  <a:pt x="71982" y="166369"/>
                                </a:lnTo>
                                <a:close/>
                              </a:path>
                              <a:path w="295275" h="262890">
                                <a:moveTo>
                                  <a:pt x="104242" y="166369"/>
                                </a:moveTo>
                                <a:lnTo>
                                  <a:pt x="95133" y="166369"/>
                                </a:lnTo>
                                <a:lnTo>
                                  <a:pt x="97360" y="160019"/>
                                </a:lnTo>
                                <a:lnTo>
                                  <a:pt x="101453" y="154939"/>
                                </a:lnTo>
                                <a:lnTo>
                                  <a:pt x="107342" y="151129"/>
                                </a:lnTo>
                                <a:lnTo>
                                  <a:pt x="114954" y="147319"/>
                                </a:lnTo>
                                <a:lnTo>
                                  <a:pt x="114954" y="134619"/>
                                </a:lnTo>
                                <a:lnTo>
                                  <a:pt x="117085" y="133349"/>
                                </a:lnTo>
                                <a:lnTo>
                                  <a:pt x="122344" y="133349"/>
                                </a:lnTo>
                                <a:lnTo>
                                  <a:pt x="124475" y="134619"/>
                                </a:lnTo>
                                <a:lnTo>
                                  <a:pt x="124475" y="144779"/>
                                </a:lnTo>
                                <a:lnTo>
                                  <a:pt x="167156" y="144779"/>
                                </a:lnTo>
                                <a:lnTo>
                                  <a:pt x="170698" y="146049"/>
                                </a:lnTo>
                                <a:lnTo>
                                  <a:pt x="180220" y="146049"/>
                                </a:lnTo>
                                <a:lnTo>
                                  <a:pt x="180220" y="147319"/>
                                </a:lnTo>
                                <a:lnTo>
                                  <a:pt x="187762" y="151129"/>
                                </a:lnTo>
                                <a:lnTo>
                                  <a:pt x="189724" y="152399"/>
                                </a:lnTo>
                                <a:lnTo>
                                  <a:pt x="147360" y="152399"/>
                                </a:lnTo>
                                <a:lnTo>
                                  <a:pt x="134121" y="153669"/>
                                </a:lnTo>
                                <a:lnTo>
                                  <a:pt x="121051" y="156209"/>
                                </a:lnTo>
                                <a:lnTo>
                                  <a:pt x="113382" y="157479"/>
                                </a:lnTo>
                                <a:lnTo>
                                  <a:pt x="104242" y="162559"/>
                                </a:lnTo>
                                <a:lnTo>
                                  <a:pt x="104242" y="166369"/>
                                </a:lnTo>
                                <a:close/>
                              </a:path>
                              <a:path w="295275" h="262890">
                                <a:moveTo>
                                  <a:pt x="180220" y="146049"/>
                                </a:moveTo>
                                <a:lnTo>
                                  <a:pt x="170698" y="146049"/>
                                </a:lnTo>
                                <a:lnTo>
                                  <a:pt x="170698" y="134619"/>
                                </a:lnTo>
                                <a:lnTo>
                                  <a:pt x="172830" y="133349"/>
                                </a:lnTo>
                                <a:lnTo>
                                  <a:pt x="178088" y="133349"/>
                                </a:lnTo>
                                <a:lnTo>
                                  <a:pt x="180220" y="134619"/>
                                </a:lnTo>
                                <a:lnTo>
                                  <a:pt x="180220" y="146049"/>
                                </a:lnTo>
                                <a:close/>
                              </a:path>
                              <a:path w="295275" h="262890">
                                <a:moveTo>
                                  <a:pt x="232714" y="166369"/>
                                </a:moveTo>
                                <a:lnTo>
                                  <a:pt x="223192" y="166369"/>
                                </a:lnTo>
                                <a:lnTo>
                                  <a:pt x="223192" y="134619"/>
                                </a:lnTo>
                                <a:lnTo>
                                  <a:pt x="225324" y="133349"/>
                                </a:lnTo>
                                <a:lnTo>
                                  <a:pt x="230582" y="133349"/>
                                </a:lnTo>
                                <a:lnTo>
                                  <a:pt x="232714" y="134619"/>
                                </a:lnTo>
                                <a:lnTo>
                                  <a:pt x="232714" y="166369"/>
                                </a:lnTo>
                                <a:close/>
                              </a:path>
                              <a:path w="295275" h="262890">
                                <a:moveTo>
                                  <a:pt x="198323" y="219709"/>
                                </a:moveTo>
                                <a:lnTo>
                                  <a:pt x="96852" y="219709"/>
                                </a:lnTo>
                                <a:lnTo>
                                  <a:pt x="94720" y="217169"/>
                                </a:lnTo>
                                <a:lnTo>
                                  <a:pt x="94720" y="176529"/>
                                </a:lnTo>
                                <a:lnTo>
                                  <a:pt x="42732" y="176529"/>
                                </a:lnTo>
                                <a:lnTo>
                                  <a:pt x="40600" y="173989"/>
                                </a:lnTo>
                                <a:lnTo>
                                  <a:pt x="40600" y="135889"/>
                                </a:lnTo>
                                <a:lnTo>
                                  <a:pt x="50122" y="135889"/>
                                </a:lnTo>
                                <a:lnTo>
                                  <a:pt x="50122" y="166369"/>
                                </a:lnTo>
                                <a:lnTo>
                                  <a:pt x="104242" y="166369"/>
                                </a:lnTo>
                                <a:lnTo>
                                  <a:pt x="104242" y="209549"/>
                                </a:lnTo>
                                <a:lnTo>
                                  <a:pt x="200455" y="209549"/>
                                </a:lnTo>
                                <a:lnTo>
                                  <a:pt x="200455" y="217169"/>
                                </a:lnTo>
                                <a:lnTo>
                                  <a:pt x="198323" y="219709"/>
                                </a:lnTo>
                                <a:close/>
                              </a:path>
                              <a:path w="295275" h="262890">
                                <a:moveTo>
                                  <a:pt x="218486" y="252729"/>
                                </a:moveTo>
                                <a:lnTo>
                                  <a:pt x="147587" y="252729"/>
                                </a:lnTo>
                                <a:lnTo>
                                  <a:pt x="175083" y="251459"/>
                                </a:lnTo>
                                <a:lnTo>
                                  <a:pt x="201107" y="247649"/>
                                </a:lnTo>
                                <a:lnTo>
                                  <a:pt x="246317" y="231139"/>
                                </a:lnTo>
                                <a:lnTo>
                                  <a:pt x="283074" y="194309"/>
                                </a:lnTo>
                                <a:lnTo>
                                  <a:pt x="285653" y="180339"/>
                                </a:lnTo>
                                <a:lnTo>
                                  <a:pt x="283625" y="168909"/>
                                </a:lnTo>
                                <a:lnTo>
                                  <a:pt x="277655" y="156209"/>
                                </a:lnTo>
                                <a:lnTo>
                                  <a:pt x="267914" y="146049"/>
                                </a:lnTo>
                                <a:lnTo>
                                  <a:pt x="254574" y="135889"/>
                                </a:lnTo>
                                <a:lnTo>
                                  <a:pt x="271800" y="135889"/>
                                </a:lnTo>
                                <a:lnTo>
                                  <a:pt x="284623" y="149859"/>
                                </a:lnTo>
                                <a:lnTo>
                                  <a:pt x="292496" y="165099"/>
                                </a:lnTo>
                                <a:lnTo>
                                  <a:pt x="295175" y="180339"/>
                                </a:lnTo>
                                <a:lnTo>
                                  <a:pt x="292268" y="196849"/>
                                </a:lnTo>
                                <a:lnTo>
                                  <a:pt x="283730" y="213359"/>
                                </a:lnTo>
                                <a:lnTo>
                                  <a:pt x="269832" y="227329"/>
                                </a:lnTo>
                                <a:lnTo>
                                  <a:pt x="250845" y="240029"/>
                                </a:lnTo>
                                <a:lnTo>
                                  <a:pt x="228516" y="250189"/>
                                </a:lnTo>
                                <a:lnTo>
                                  <a:pt x="218486" y="252729"/>
                                </a:lnTo>
                                <a:close/>
                              </a:path>
                              <a:path w="295275" h="262890">
                                <a:moveTo>
                                  <a:pt x="200455" y="209549"/>
                                </a:moveTo>
                                <a:lnTo>
                                  <a:pt x="190933" y="209549"/>
                                </a:lnTo>
                                <a:lnTo>
                                  <a:pt x="190933" y="161289"/>
                                </a:lnTo>
                                <a:lnTo>
                                  <a:pt x="180427" y="157479"/>
                                </a:lnTo>
                                <a:lnTo>
                                  <a:pt x="174164" y="156209"/>
                                </a:lnTo>
                                <a:lnTo>
                                  <a:pt x="160724" y="153669"/>
                                </a:lnTo>
                                <a:lnTo>
                                  <a:pt x="147360" y="152399"/>
                                </a:lnTo>
                                <a:lnTo>
                                  <a:pt x="189724" y="152399"/>
                                </a:lnTo>
                                <a:lnTo>
                                  <a:pt x="193647" y="154939"/>
                                </a:lnTo>
                                <a:lnTo>
                                  <a:pt x="197770" y="160019"/>
                                </a:lnTo>
                                <a:lnTo>
                                  <a:pt x="200031" y="166369"/>
                                </a:lnTo>
                                <a:lnTo>
                                  <a:pt x="254574" y="166369"/>
                                </a:lnTo>
                                <a:lnTo>
                                  <a:pt x="254574" y="173989"/>
                                </a:lnTo>
                                <a:lnTo>
                                  <a:pt x="252442" y="176529"/>
                                </a:lnTo>
                                <a:lnTo>
                                  <a:pt x="200455" y="176529"/>
                                </a:lnTo>
                                <a:lnTo>
                                  <a:pt x="200455" y="209549"/>
                                </a:lnTo>
                                <a:close/>
                              </a:path>
                              <a:path w="295275" h="262890">
                                <a:moveTo>
                                  <a:pt x="126101" y="209549"/>
                                </a:moveTo>
                                <a:lnTo>
                                  <a:pt x="116579" y="209549"/>
                                </a:lnTo>
                                <a:lnTo>
                                  <a:pt x="116579" y="177799"/>
                                </a:lnTo>
                                <a:lnTo>
                                  <a:pt x="118711" y="176529"/>
                                </a:lnTo>
                                <a:lnTo>
                                  <a:pt x="123970" y="176529"/>
                                </a:lnTo>
                                <a:lnTo>
                                  <a:pt x="126101" y="177799"/>
                                </a:lnTo>
                                <a:lnTo>
                                  <a:pt x="126101" y="209549"/>
                                </a:lnTo>
                                <a:close/>
                              </a:path>
                              <a:path w="295275" h="262890">
                                <a:moveTo>
                                  <a:pt x="178595" y="209549"/>
                                </a:moveTo>
                                <a:lnTo>
                                  <a:pt x="169073" y="209549"/>
                                </a:lnTo>
                                <a:lnTo>
                                  <a:pt x="169073" y="177799"/>
                                </a:lnTo>
                                <a:lnTo>
                                  <a:pt x="171204" y="176529"/>
                                </a:lnTo>
                                <a:lnTo>
                                  <a:pt x="176463" y="176529"/>
                                </a:lnTo>
                                <a:lnTo>
                                  <a:pt x="178594" y="177799"/>
                                </a:lnTo>
                                <a:lnTo>
                                  <a:pt x="178595" y="209549"/>
                                </a:lnTo>
                                <a:close/>
                              </a:path>
                            </a:pathLst>
                          </a:custGeom>
                          <a:solidFill>
                            <a:srgbClr val="FF904D"/>
                          </a:solidFill>
                        </wps:spPr>
                        <wps:bodyPr wrap="square" lIns="0" tIns="0" rIns="0" bIns="0" rtlCol="0">
                          <a:prstTxWarp prst="textNoShape">
                            <a:avLst/>
                          </a:prstTxWarp>
                          <a:noAutofit/>
                        </wps:bodyPr>
                      </wps:wsp>
                      <wps:wsp>
                        <wps:cNvPr id="19" name="Graphic 19"/>
                        <wps:cNvSpPr/>
                        <wps:spPr>
                          <a:xfrm>
                            <a:off x="3266345" y="942111"/>
                            <a:ext cx="1270" cy="699135"/>
                          </a:xfrm>
                          <a:custGeom>
                            <a:avLst/>
                            <a:gdLst/>
                            <a:ahLst/>
                            <a:cxnLst/>
                            <a:rect l="l" t="t" r="r" b="b"/>
                            <a:pathLst>
                              <a:path h="699135">
                                <a:moveTo>
                                  <a:pt x="0" y="0"/>
                                </a:moveTo>
                                <a:lnTo>
                                  <a:pt x="0" y="698704"/>
                                </a:lnTo>
                              </a:path>
                            </a:pathLst>
                          </a:custGeom>
                          <a:ln w="15198">
                            <a:solidFill>
                              <a:srgbClr val="000000"/>
                            </a:solidFill>
                            <a:prstDash val="solid"/>
                          </a:ln>
                        </wps:spPr>
                        <wps:bodyPr wrap="square" lIns="0" tIns="0" rIns="0" bIns="0" rtlCol="0">
                          <a:prstTxWarp prst="textNoShape">
                            <a:avLst/>
                          </a:prstTxWarp>
                          <a:noAutofit/>
                        </wps:bodyPr>
                      </wps:wsp>
                      <wps:wsp>
                        <wps:cNvPr id="20" name="Graphic 20"/>
                        <wps:cNvSpPr/>
                        <wps:spPr>
                          <a:xfrm>
                            <a:off x="233509" y="349327"/>
                            <a:ext cx="1033780" cy="273685"/>
                          </a:xfrm>
                          <a:custGeom>
                            <a:avLst/>
                            <a:gdLst/>
                            <a:ahLst/>
                            <a:cxnLst/>
                            <a:rect l="l" t="t" r="r" b="b"/>
                            <a:pathLst>
                              <a:path w="1033780" h="273685">
                                <a:moveTo>
                                  <a:pt x="1033458" y="260415"/>
                                </a:moveTo>
                                <a:lnTo>
                                  <a:pt x="1032651" y="262379"/>
                                </a:lnTo>
                                <a:lnTo>
                                  <a:pt x="1028370" y="266679"/>
                                </a:lnTo>
                                <a:lnTo>
                                  <a:pt x="1024092" y="270951"/>
                                </a:lnTo>
                                <a:lnTo>
                                  <a:pt x="1018273" y="273351"/>
                                </a:lnTo>
                                <a:lnTo>
                                  <a:pt x="1012220" y="273351"/>
                                </a:lnTo>
                                <a:lnTo>
                                  <a:pt x="22799" y="273335"/>
                                </a:lnTo>
                                <a:lnTo>
                                  <a:pt x="0" y="250529"/>
                                </a:lnTo>
                                <a:lnTo>
                                  <a:pt x="3" y="22798"/>
                                </a:lnTo>
                                <a:lnTo>
                                  <a:pt x="2" y="16752"/>
                                </a:lnTo>
                                <a:lnTo>
                                  <a:pt x="2403" y="10953"/>
                                </a:lnTo>
                                <a:lnTo>
                                  <a:pt x="6679" y="6678"/>
                                </a:lnTo>
                                <a:lnTo>
                                  <a:pt x="10954" y="2402"/>
                                </a:lnTo>
                                <a:lnTo>
                                  <a:pt x="16753" y="0"/>
                                </a:lnTo>
                                <a:lnTo>
                                  <a:pt x="22799" y="0"/>
                                </a:lnTo>
                                <a:lnTo>
                                  <a:pt x="1012220" y="0"/>
                                </a:lnTo>
                                <a:lnTo>
                                  <a:pt x="1018266" y="0"/>
                                </a:lnTo>
                                <a:lnTo>
                                  <a:pt x="1024088" y="2380"/>
                                </a:lnTo>
                                <a:lnTo>
                                  <a:pt x="1028363" y="6655"/>
                                </a:lnTo>
                                <a:lnTo>
                                  <a:pt x="1032642" y="10926"/>
                                </a:lnTo>
                                <a:lnTo>
                                  <a:pt x="1033433" y="12930"/>
                                </a:lnTo>
                              </a:path>
                            </a:pathLst>
                          </a:custGeom>
                          <a:ln w="22797">
                            <a:solidFill>
                              <a:srgbClr val="000000"/>
                            </a:solidFill>
                            <a:prstDash val="solid"/>
                          </a:ln>
                        </wps:spPr>
                        <wps:bodyPr wrap="square" lIns="0" tIns="0" rIns="0" bIns="0" rtlCol="0">
                          <a:prstTxWarp prst="textNoShape">
                            <a:avLst/>
                          </a:prstTxWarp>
                          <a:noAutofit/>
                        </wps:bodyPr>
                      </wps:wsp>
                      <wps:wsp>
                        <wps:cNvPr id="21" name="Graphic 21"/>
                        <wps:cNvSpPr/>
                        <wps:spPr>
                          <a:xfrm>
                            <a:off x="2085365" y="11400"/>
                            <a:ext cx="1508760" cy="273685"/>
                          </a:xfrm>
                          <a:custGeom>
                            <a:avLst/>
                            <a:gdLst/>
                            <a:ahLst/>
                            <a:cxnLst/>
                            <a:rect l="l" t="t" r="r" b="b"/>
                            <a:pathLst>
                              <a:path w="1508760" h="273685">
                                <a:moveTo>
                                  <a:pt x="22811" y="4"/>
                                </a:moveTo>
                                <a:lnTo>
                                  <a:pt x="1485307" y="4"/>
                                </a:lnTo>
                                <a:lnTo>
                                  <a:pt x="1491353" y="4"/>
                                </a:lnTo>
                                <a:lnTo>
                                  <a:pt x="1497165" y="2392"/>
                                </a:lnTo>
                                <a:lnTo>
                                  <a:pt x="1501440" y="6667"/>
                                </a:lnTo>
                                <a:lnTo>
                                  <a:pt x="1505718" y="10939"/>
                                </a:lnTo>
                                <a:lnTo>
                                  <a:pt x="1508131" y="16754"/>
                                </a:lnTo>
                                <a:lnTo>
                                  <a:pt x="1508131" y="22800"/>
                                </a:lnTo>
                                <a:lnTo>
                                  <a:pt x="1508131" y="250535"/>
                                </a:lnTo>
                                <a:lnTo>
                                  <a:pt x="1508130" y="256592"/>
                                </a:lnTo>
                                <a:lnTo>
                                  <a:pt x="1485307" y="273349"/>
                                </a:lnTo>
                                <a:lnTo>
                                  <a:pt x="22811" y="273339"/>
                                </a:lnTo>
                                <a:lnTo>
                                  <a:pt x="16760" y="273342"/>
                                </a:lnTo>
                                <a:lnTo>
                                  <a:pt x="0" y="250535"/>
                                </a:lnTo>
                                <a:lnTo>
                                  <a:pt x="2" y="22800"/>
                                </a:lnTo>
                                <a:lnTo>
                                  <a:pt x="16765" y="4"/>
                                </a:lnTo>
                                <a:lnTo>
                                  <a:pt x="22811" y="0"/>
                                </a:lnTo>
                              </a:path>
                            </a:pathLst>
                          </a:custGeom>
                          <a:ln w="22797">
                            <a:solidFill>
                              <a:srgbClr val="000000"/>
                            </a:solidFill>
                            <a:prstDash val="solid"/>
                          </a:ln>
                        </wps:spPr>
                        <wps:bodyPr wrap="square" lIns="0" tIns="0" rIns="0" bIns="0" rtlCol="0">
                          <a:prstTxWarp prst="textNoShape">
                            <a:avLst/>
                          </a:prstTxWarp>
                          <a:noAutofit/>
                        </wps:bodyPr>
                      </wps:wsp>
                      <wps:wsp>
                        <wps:cNvPr id="22" name="Graphic 22"/>
                        <wps:cNvSpPr/>
                        <wps:spPr>
                          <a:xfrm>
                            <a:off x="4239491" y="11398"/>
                            <a:ext cx="1459230" cy="273685"/>
                          </a:xfrm>
                          <a:custGeom>
                            <a:avLst/>
                            <a:gdLst/>
                            <a:ahLst/>
                            <a:cxnLst/>
                            <a:rect l="l" t="t" r="r" b="b"/>
                            <a:pathLst>
                              <a:path w="1459230" h="273685">
                                <a:moveTo>
                                  <a:pt x="1459005" y="258451"/>
                                </a:moveTo>
                                <a:lnTo>
                                  <a:pt x="1436975" y="273348"/>
                                </a:lnTo>
                                <a:lnTo>
                                  <a:pt x="22817" y="273341"/>
                                </a:lnTo>
                                <a:lnTo>
                                  <a:pt x="16766" y="273347"/>
                                </a:lnTo>
                                <a:lnTo>
                                  <a:pt x="10960" y="270945"/>
                                </a:lnTo>
                                <a:lnTo>
                                  <a:pt x="6685" y="266670"/>
                                </a:lnTo>
                                <a:lnTo>
                                  <a:pt x="2409" y="262395"/>
                                </a:lnTo>
                                <a:lnTo>
                                  <a:pt x="2" y="256584"/>
                                </a:lnTo>
                                <a:lnTo>
                                  <a:pt x="0" y="250538"/>
                                </a:lnTo>
                                <a:lnTo>
                                  <a:pt x="2" y="22803"/>
                                </a:lnTo>
                                <a:lnTo>
                                  <a:pt x="22817" y="0"/>
                                </a:lnTo>
                                <a:lnTo>
                                  <a:pt x="1436975" y="6"/>
                                </a:lnTo>
                                <a:lnTo>
                                  <a:pt x="1443021" y="6"/>
                                </a:lnTo>
                                <a:lnTo>
                                  <a:pt x="1448829" y="2398"/>
                                </a:lnTo>
                                <a:lnTo>
                                  <a:pt x="1453104" y="6673"/>
                                </a:lnTo>
                                <a:lnTo>
                                  <a:pt x="1457382" y="10946"/>
                                </a:lnTo>
                                <a:lnTo>
                                  <a:pt x="1459002" y="14898"/>
                                </a:lnTo>
                              </a:path>
                            </a:pathLst>
                          </a:custGeom>
                          <a:ln w="22797">
                            <a:solidFill>
                              <a:srgbClr val="000000"/>
                            </a:solidFill>
                            <a:prstDash val="solid"/>
                          </a:ln>
                        </wps:spPr>
                        <wps:bodyPr wrap="square" lIns="0" tIns="0" rIns="0" bIns="0" rtlCol="0">
                          <a:prstTxWarp prst="textNoShape">
                            <a:avLst/>
                          </a:prstTxWarp>
                          <a:noAutofit/>
                        </wps:bodyPr>
                      </wps:wsp>
                      <wps:wsp>
                        <wps:cNvPr id="23" name="Graphic 23"/>
                        <wps:cNvSpPr/>
                        <wps:spPr>
                          <a:xfrm>
                            <a:off x="1891237" y="322784"/>
                            <a:ext cx="230504" cy="1336675"/>
                          </a:xfrm>
                          <a:custGeom>
                            <a:avLst/>
                            <a:gdLst/>
                            <a:ahLst/>
                            <a:cxnLst/>
                            <a:rect l="l" t="t" r="r" b="b"/>
                            <a:pathLst>
                              <a:path w="230504" h="1336675">
                                <a:moveTo>
                                  <a:pt x="230219" y="22830"/>
                                </a:moveTo>
                                <a:lnTo>
                                  <a:pt x="229642" y="1313886"/>
                                </a:lnTo>
                                <a:lnTo>
                                  <a:pt x="206835" y="1336673"/>
                                </a:lnTo>
                                <a:lnTo>
                                  <a:pt x="23193" y="1336591"/>
                                </a:lnTo>
                                <a:lnTo>
                                  <a:pt x="14359" y="1334885"/>
                                </a:lnTo>
                                <a:lnTo>
                                  <a:pt x="14047" y="1334885"/>
                                </a:lnTo>
                                <a:lnTo>
                                  <a:pt x="6813" y="1330003"/>
                                </a:lnTo>
                                <a:lnTo>
                                  <a:pt x="1855" y="1322759"/>
                                </a:lnTo>
                                <a:lnTo>
                                  <a:pt x="0" y="1313886"/>
                                </a:lnTo>
                                <a:lnTo>
                                  <a:pt x="576" y="22830"/>
                                </a:lnTo>
                                <a:lnTo>
                                  <a:pt x="2351" y="13956"/>
                                </a:lnTo>
                                <a:lnTo>
                                  <a:pt x="7196" y="6707"/>
                                </a:lnTo>
                                <a:lnTo>
                                  <a:pt x="14375" y="1818"/>
                                </a:lnTo>
                                <a:lnTo>
                                  <a:pt x="14062" y="1818"/>
                                </a:lnTo>
                                <a:lnTo>
                                  <a:pt x="22976" y="0"/>
                                </a:lnTo>
                                <a:lnTo>
                                  <a:pt x="207432" y="82"/>
                                </a:lnTo>
                                <a:lnTo>
                                  <a:pt x="216305" y="1818"/>
                                </a:lnTo>
                                <a:lnTo>
                                  <a:pt x="223549" y="6707"/>
                                </a:lnTo>
                                <a:lnTo>
                                  <a:pt x="228431" y="13956"/>
                                </a:lnTo>
                                <a:lnTo>
                                  <a:pt x="230219" y="22830"/>
                                </a:lnTo>
                                <a:close/>
                              </a:path>
                            </a:pathLst>
                          </a:custGeom>
                          <a:solidFill>
                            <a:srgbClr val="FF904D"/>
                          </a:solidFill>
                        </wps:spPr>
                        <wps:bodyPr wrap="square" lIns="0" tIns="0" rIns="0" bIns="0" rtlCol="0">
                          <a:prstTxWarp prst="textNoShape">
                            <a:avLst/>
                          </a:prstTxWarp>
                          <a:noAutofit/>
                        </wps:bodyPr>
                      </wps:wsp>
                      <wps:wsp>
                        <wps:cNvPr id="24" name="Graphic 24"/>
                        <wps:cNvSpPr/>
                        <wps:spPr>
                          <a:xfrm>
                            <a:off x="1891250" y="1796112"/>
                            <a:ext cx="230504" cy="1424940"/>
                          </a:xfrm>
                          <a:custGeom>
                            <a:avLst/>
                            <a:gdLst/>
                            <a:ahLst/>
                            <a:cxnLst/>
                            <a:rect l="l" t="t" r="r" b="b"/>
                            <a:pathLst>
                              <a:path w="230504" h="1424940">
                                <a:moveTo>
                                  <a:pt x="230258" y="22724"/>
                                </a:moveTo>
                                <a:lnTo>
                                  <a:pt x="229642" y="1401796"/>
                                </a:lnTo>
                                <a:lnTo>
                                  <a:pt x="206835" y="1424583"/>
                                </a:lnTo>
                                <a:lnTo>
                                  <a:pt x="23193" y="1424501"/>
                                </a:lnTo>
                                <a:lnTo>
                                  <a:pt x="14359" y="1422795"/>
                                </a:lnTo>
                                <a:lnTo>
                                  <a:pt x="13903" y="1422698"/>
                                </a:lnTo>
                                <a:lnTo>
                                  <a:pt x="6813" y="1417913"/>
                                </a:lnTo>
                                <a:lnTo>
                                  <a:pt x="1767" y="1410539"/>
                                </a:lnTo>
                                <a:lnTo>
                                  <a:pt x="1767" y="1410246"/>
                                </a:lnTo>
                                <a:lnTo>
                                  <a:pt x="0" y="1401796"/>
                                </a:lnTo>
                                <a:lnTo>
                                  <a:pt x="616" y="22724"/>
                                </a:lnTo>
                                <a:lnTo>
                                  <a:pt x="23015" y="0"/>
                                </a:lnTo>
                                <a:lnTo>
                                  <a:pt x="208289" y="82"/>
                                </a:lnTo>
                                <a:lnTo>
                                  <a:pt x="216344" y="1712"/>
                                </a:lnTo>
                                <a:lnTo>
                                  <a:pt x="223588" y="6601"/>
                                </a:lnTo>
                                <a:lnTo>
                                  <a:pt x="228471" y="13850"/>
                                </a:lnTo>
                                <a:lnTo>
                                  <a:pt x="230258" y="22724"/>
                                </a:lnTo>
                                <a:close/>
                              </a:path>
                            </a:pathLst>
                          </a:custGeom>
                          <a:solidFill>
                            <a:srgbClr val="37B5FF"/>
                          </a:solidFill>
                        </wps:spPr>
                        <wps:bodyPr wrap="square" lIns="0" tIns="0" rIns="0" bIns="0" rtlCol="0">
                          <a:prstTxWarp prst="textNoShape">
                            <a:avLst/>
                          </a:prstTxWarp>
                          <a:noAutofit/>
                        </wps:bodyPr>
                      </wps:wsp>
                      <wps:wsp>
                        <wps:cNvPr id="25" name="Graphic 25"/>
                        <wps:cNvSpPr/>
                        <wps:spPr>
                          <a:xfrm>
                            <a:off x="1891243" y="3368331"/>
                            <a:ext cx="230504" cy="1544955"/>
                          </a:xfrm>
                          <a:custGeom>
                            <a:avLst/>
                            <a:gdLst/>
                            <a:ahLst/>
                            <a:cxnLst/>
                            <a:rect l="l" t="t" r="r" b="b"/>
                            <a:pathLst>
                              <a:path w="230504" h="1544955">
                                <a:moveTo>
                                  <a:pt x="230312" y="22753"/>
                                </a:moveTo>
                                <a:lnTo>
                                  <a:pt x="229642" y="1521999"/>
                                </a:lnTo>
                                <a:lnTo>
                                  <a:pt x="206835" y="1544786"/>
                                </a:lnTo>
                                <a:lnTo>
                                  <a:pt x="23193" y="1544704"/>
                                </a:lnTo>
                                <a:lnTo>
                                  <a:pt x="14359" y="1542999"/>
                                </a:lnTo>
                                <a:lnTo>
                                  <a:pt x="13906" y="1542903"/>
                                </a:lnTo>
                                <a:lnTo>
                                  <a:pt x="6813" y="1538116"/>
                                </a:lnTo>
                                <a:lnTo>
                                  <a:pt x="1767" y="1530743"/>
                                </a:lnTo>
                                <a:lnTo>
                                  <a:pt x="1767" y="1530450"/>
                                </a:lnTo>
                                <a:lnTo>
                                  <a:pt x="0" y="1521999"/>
                                </a:lnTo>
                                <a:lnTo>
                                  <a:pt x="669" y="22753"/>
                                </a:lnTo>
                                <a:lnTo>
                                  <a:pt x="23070" y="0"/>
                                </a:lnTo>
                                <a:lnTo>
                                  <a:pt x="208199" y="82"/>
                                </a:lnTo>
                                <a:lnTo>
                                  <a:pt x="216398" y="1742"/>
                                </a:lnTo>
                                <a:lnTo>
                                  <a:pt x="223642" y="6630"/>
                                </a:lnTo>
                                <a:lnTo>
                                  <a:pt x="228524" y="13879"/>
                                </a:lnTo>
                                <a:lnTo>
                                  <a:pt x="230312" y="22753"/>
                                </a:lnTo>
                                <a:close/>
                              </a:path>
                            </a:pathLst>
                          </a:custGeom>
                          <a:solidFill>
                            <a:srgbClr val="A2DBFD"/>
                          </a:solidFill>
                        </wps:spPr>
                        <wps:bodyPr wrap="square" lIns="0" tIns="0" rIns="0" bIns="0" rtlCol="0">
                          <a:prstTxWarp prst="textNoShape">
                            <a:avLst/>
                          </a:prstTxWarp>
                          <a:noAutofit/>
                        </wps:bodyPr>
                      </wps:wsp>
                      <wps:wsp>
                        <wps:cNvPr id="26" name="Graphic 26"/>
                        <wps:cNvSpPr/>
                        <wps:spPr>
                          <a:xfrm>
                            <a:off x="127565" y="3846409"/>
                            <a:ext cx="1276350" cy="465455"/>
                          </a:xfrm>
                          <a:custGeom>
                            <a:avLst/>
                            <a:gdLst/>
                            <a:ahLst/>
                            <a:cxnLst/>
                            <a:rect l="l" t="t" r="r" b="b"/>
                            <a:pathLst>
                              <a:path w="1276350" h="465455">
                                <a:moveTo>
                                  <a:pt x="1221986" y="464953"/>
                                </a:moveTo>
                                <a:lnTo>
                                  <a:pt x="53992" y="464953"/>
                                </a:lnTo>
                                <a:lnTo>
                                  <a:pt x="43409" y="463906"/>
                                </a:lnTo>
                                <a:lnTo>
                                  <a:pt x="9071" y="440916"/>
                                </a:lnTo>
                                <a:lnTo>
                                  <a:pt x="0" y="410961"/>
                                </a:lnTo>
                                <a:lnTo>
                                  <a:pt x="0" y="53992"/>
                                </a:lnTo>
                                <a:lnTo>
                                  <a:pt x="15813" y="15814"/>
                                </a:lnTo>
                                <a:lnTo>
                                  <a:pt x="53992" y="0"/>
                                </a:lnTo>
                                <a:lnTo>
                                  <a:pt x="1221986" y="0"/>
                                </a:lnTo>
                                <a:lnTo>
                                  <a:pt x="1260164" y="15814"/>
                                </a:lnTo>
                                <a:lnTo>
                                  <a:pt x="1275978" y="53992"/>
                                </a:lnTo>
                                <a:lnTo>
                                  <a:pt x="1275978" y="410961"/>
                                </a:lnTo>
                                <a:lnTo>
                                  <a:pt x="1260164" y="449139"/>
                                </a:lnTo>
                                <a:lnTo>
                                  <a:pt x="1221986" y="464953"/>
                                </a:lnTo>
                                <a:close/>
                              </a:path>
                            </a:pathLst>
                          </a:custGeom>
                          <a:solidFill>
                            <a:srgbClr val="00BE62"/>
                          </a:solidFill>
                        </wps:spPr>
                        <wps:bodyPr wrap="square" lIns="0" tIns="0" rIns="0" bIns="0" rtlCol="0">
                          <a:prstTxWarp prst="textNoShape">
                            <a:avLst/>
                          </a:prstTxWarp>
                          <a:noAutofit/>
                        </wps:bodyPr>
                      </wps:wsp>
                      <wps:wsp>
                        <wps:cNvPr id="27" name="Graphic 27"/>
                        <wps:cNvSpPr/>
                        <wps:spPr>
                          <a:xfrm>
                            <a:off x="127603" y="3846406"/>
                            <a:ext cx="1276350" cy="463550"/>
                          </a:xfrm>
                          <a:custGeom>
                            <a:avLst/>
                            <a:gdLst/>
                            <a:ahLst/>
                            <a:cxnLst/>
                            <a:rect l="l" t="t" r="r" b="b"/>
                            <a:pathLst>
                              <a:path w="1276350" h="463550">
                                <a:moveTo>
                                  <a:pt x="42183" y="463499"/>
                                </a:moveTo>
                                <a:lnTo>
                                  <a:pt x="9026" y="440911"/>
                                </a:lnTo>
                                <a:lnTo>
                                  <a:pt x="0" y="410923"/>
                                </a:lnTo>
                                <a:lnTo>
                                  <a:pt x="0" y="53990"/>
                                </a:lnTo>
                                <a:lnTo>
                                  <a:pt x="15798" y="15798"/>
                                </a:lnTo>
                                <a:lnTo>
                                  <a:pt x="53986" y="0"/>
                                </a:lnTo>
                                <a:lnTo>
                                  <a:pt x="1221863" y="3"/>
                                </a:lnTo>
                                <a:lnTo>
                                  <a:pt x="1260090" y="15773"/>
                                </a:lnTo>
                                <a:lnTo>
                                  <a:pt x="1275940" y="53990"/>
                                </a:lnTo>
                                <a:lnTo>
                                  <a:pt x="1275943" y="410932"/>
                                </a:lnTo>
                                <a:lnTo>
                                  <a:pt x="1274897" y="421533"/>
                                </a:lnTo>
                                <a:lnTo>
                                  <a:pt x="1251873" y="455910"/>
                                </a:lnTo>
                                <a:lnTo>
                                  <a:pt x="1233711" y="463478"/>
                                </a:lnTo>
                              </a:path>
                            </a:pathLst>
                          </a:custGeom>
                          <a:ln w="53193">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2" cstate="print"/>
                          <a:stretch>
                            <a:fillRect/>
                          </a:stretch>
                        </pic:blipFill>
                        <pic:spPr>
                          <a:xfrm>
                            <a:off x="1132748" y="4053280"/>
                            <a:ext cx="159579" cy="144365"/>
                          </a:xfrm>
                          <a:prstGeom prst="rect">
                            <a:avLst/>
                          </a:prstGeom>
                        </pic:spPr>
                      </pic:pic>
                      <pic:pic xmlns:pic="http://schemas.openxmlformats.org/drawingml/2006/picture">
                        <pic:nvPicPr>
                          <pic:cNvPr id="29" name="Image 29"/>
                          <pic:cNvPicPr/>
                        </pic:nvPicPr>
                        <pic:blipFill>
                          <a:blip r:embed="rId23" cstate="print"/>
                          <a:stretch>
                            <a:fillRect/>
                          </a:stretch>
                        </pic:blipFill>
                        <pic:spPr>
                          <a:xfrm>
                            <a:off x="233512" y="4001952"/>
                            <a:ext cx="246968" cy="246968"/>
                          </a:xfrm>
                          <a:prstGeom prst="rect">
                            <a:avLst/>
                          </a:prstGeom>
                        </pic:spPr>
                      </pic:pic>
                      <wps:wsp>
                        <wps:cNvPr id="30" name="Textbox 30"/>
                        <wps:cNvSpPr txBox="1"/>
                        <wps:spPr>
                          <a:xfrm>
                            <a:off x="2129834" y="53024"/>
                            <a:ext cx="1431925" cy="179705"/>
                          </a:xfrm>
                          <a:prstGeom prst="rect">
                            <a:avLst/>
                          </a:prstGeom>
                        </wps:spPr>
                        <wps:txbx>
                          <w:txbxContent>
                            <w:p w14:paraId="3F7BE7FB" w14:textId="77777777" w:rsidR="00A40DB8" w:rsidRDefault="00096600">
                              <w:pPr>
                                <w:spacing w:before="1" w:line="281" w:lineRule="exact"/>
                                <w:rPr>
                                  <w:rFonts w:ascii="Arial Black"/>
                                  <w:sz w:val="20"/>
                                </w:rPr>
                              </w:pPr>
                              <w:r>
                                <w:rPr>
                                  <w:rFonts w:ascii="Arial Black"/>
                                  <w:spacing w:val="-8"/>
                                  <w:sz w:val="20"/>
                                </w:rPr>
                                <w:t>Round</w:t>
                              </w:r>
                              <w:r>
                                <w:rPr>
                                  <w:rFonts w:ascii="Arial Black"/>
                                  <w:spacing w:val="-11"/>
                                  <w:sz w:val="20"/>
                                </w:rPr>
                                <w:t xml:space="preserve"> </w:t>
                              </w:r>
                              <w:r>
                                <w:rPr>
                                  <w:rFonts w:ascii="Arial Black"/>
                                  <w:spacing w:val="-8"/>
                                  <w:sz w:val="20"/>
                                </w:rPr>
                                <w:t>1:</w:t>
                              </w:r>
                              <w:r>
                                <w:rPr>
                                  <w:rFonts w:ascii="Arial Black"/>
                                  <w:spacing w:val="-10"/>
                                  <w:sz w:val="20"/>
                                </w:rPr>
                                <w:t xml:space="preserve"> </w:t>
                              </w:r>
                              <w:r>
                                <w:rPr>
                                  <w:rFonts w:ascii="Arial Black"/>
                                  <w:spacing w:val="-8"/>
                                  <w:sz w:val="20"/>
                                </w:rPr>
                                <w:t>Annotations</w:t>
                              </w:r>
                            </w:p>
                          </w:txbxContent>
                        </wps:txbx>
                        <wps:bodyPr wrap="square" lIns="0" tIns="0" rIns="0" bIns="0" rtlCol="0">
                          <a:noAutofit/>
                        </wps:bodyPr>
                      </wps:wsp>
                      <wps:wsp>
                        <wps:cNvPr id="31" name="Textbox 31"/>
                        <wps:cNvSpPr txBox="1"/>
                        <wps:spPr>
                          <a:xfrm>
                            <a:off x="4270483" y="53024"/>
                            <a:ext cx="1410970" cy="179705"/>
                          </a:xfrm>
                          <a:prstGeom prst="rect">
                            <a:avLst/>
                          </a:prstGeom>
                        </wps:spPr>
                        <wps:txbx>
                          <w:txbxContent>
                            <w:p w14:paraId="270DF8C4" w14:textId="77777777" w:rsidR="00A40DB8" w:rsidRDefault="00096600">
                              <w:pPr>
                                <w:spacing w:before="1" w:line="281" w:lineRule="exact"/>
                                <w:rPr>
                                  <w:rFonts w:ascii="Arial Black"/>
                                  <w:sz w:val="20"/>
                                </w:rPr>
                              </w:pPr>
                              <w:r>
                                <w:rPr>
                                  <w:rFonts w:ascii="Arial Black"/>
                                  <w:w w:val="90"/>
                                  <w:sz w:val="20"/>
                                </w:rPr>
                                <w:t>Round</w:t>
                              </w:r>
                              <w:r>
                                <w:rPr>
                                  <w:rFonts w:ascii="Arial Black"/>
                                  <w:spacing w:val="7"/>
                                  <w:sz w:val="20"/>
                                </w:rPr>
                                <w:t xml:space="preserve"> </w:t>
                              </w:r>
                              <w:r>
                                <w:rPr>
                                  <w:rFonts w:ascii="Arial Black"/>
                                  <w:w w:val="90"/>
                                  <w:sz w:val="20"/>
                                </w:rPr>
                                <w:t>2:</w:t>
                              </w:r>
                              <w:r>
                                <w:rPr>
                                  <w:rFonts w:ascii="Arial Black"/>
                                  <w:spacing w:val="8"/>
                                  <w:sz w:val="20"/>
                                </w:rPr>
                                <w:t xml:space="preserve"> </w:t>
                              </w:r>
                              <w:r>
                                <w:rPr>
                                  <w:rFonts w:ascii="Arial Black"/>
                                  <w:w w:val="90"/>
                                  <w:sz w:val="20"/>
                                </w:rPr>
                                <w:t>Re-</w:t>
                              </w:r>
                              <w:r>
                                <w:rPr>
                                  <w:rFonts w:ascii="Arial Black"/>
                                  <w:spacing w:val="-2"/>
                                  <w:w w:val="90"/>
                                  <w:sz w:val="20"/>
                                </w:rPr>
                                <w:t>Gradings</w:t>
                              </w:r>
                            </w:p>
                          </w:txbxContent>
                        </wps:txbx>
                        <wps:bodyPr wrap="square" lIns="0" tIns="0" rIns="0" bIns="0" rtlCol="0">
                          <a:noAutofit/>
                        </wps:bodyPr>
                      </wps:wsp>
                      <wps:wsp>
                        <wps:cNvPr id="32" name="Textbox 32"/>
                        <wps:cNvSpPr txBox="1"/>
                        <wps:spPr>
                          <a:xfrm>
                            <a:off x="383562" y="390946"/>
                            <a:ext cx="779145" cy="676275"/>
                          </a:xfrm>
                          <a:prstGeom prst="rect">
                            <a:avLst/>
                          </a:prstGeom>
                        </wps:spPr>
                        <wps:txbx>
                          <w:txbxContent>
                            <w:p w14:paraId="3B059D0E" w14:textId="77777777" w:rsidR="00A40DB8" w:rsidRDefault="00096600">
                              <w:pPr>
                                <w:spacing w:before="1"/>
                                <w:ind w:right="67"/>
                                <w:jc w:val="center"/>
                                <w:rPr>
                                  <w:rFonts w:ascii="Arial Black"/>
                                  <w:sz w:val="20"/>
                                </w:rPr>
                              </w:pPr>
                              <w:r>
                                <w:rPr>
                                  <w:rFonts w:ascii="Arial Black"/>
                                  <w:spacing w:val="-2"/>
                                  <w:sz w:val="20"/>
                                </w:rPr>
                                <w:t>Original</w:t>
                              </w:r>
                            </w:p>
                            <w:p w14:paraId="6166F52E" w14:textId="77777777" w:rsidR="00A40DB8" w:rsidRDefault="00096600">
                              <w:pPr>
                                <w:spacing w:before="97"/>
                                <w:ind w:left="56" w:right="67"/>
                                <w:jc w:val="center"/>
                                <w:rPr>
                                  <w:rFonts w:ascii="Arial Black"/>
                                  <w:sz w:val="24"/>
                                </w:rPr>
                              </w:pPr>
                              <w:r>
                                <w:rPr>
                                  <w:rFonts w:ascii="Arial Black"/>
                                  <w:spacing w:val="-2"/>
                                  <w:sz w:val="24"/>
                                </w:rPr>
                                <w:t>Context</w:t>
                              </w:r>
                            </w:p>
                            <w:p w14:paraId="45D8D069" w14:textId="77777777" w:rsidR="00A40DB8" w:rsidRDefault="00096600">
                              <w:pPr>
                                <w:spacing w:before="121" w:line="225" w:lineRule="exact"/>
                                <w:ind w:left="-1" w:right="18"/>
                                <w:jc w:val="center"/>
                                <w:rPr>
                                  <w:rFonts w:ascii="Arial Black"/>
                                  <w:sz w:val="16"/>
                                </w:rPr>
                              </w:pPr>
                              <w:r>
                                <w:rPr>
                                  <w:rFonts w:ascii="Arial Black"/>
                                  <w:spacing w:val="-5"/>
                                  <w:sz w:val="16"/>
                                </w:rPr>
                                <w:t>Patient</w:t>
                              </w:r>
                              <w:r>
                                <w:rPr>
                                  <w:rFonts w:ascii="Arial Black"/>
                                  <w:spacing w:val="-1"/>
                                  <w:sz w:val="16"/>
                                </w:rPr>
                                <w:t xml:space="preserve"> </w:t>
                              </w:r>
                              <w:r>
                                <w:rPr>
                                  <w:rFonts w:ascii="Arial Black"/>
                                  <w:spacing w:val="-4"/>
                                  <w:sz w:val="16"/>
                                </w:rPr>
                                <w:t>Profile</w:t>
                              </w:r>
                            </w:p>
                          </w:txbxContent>
                        </wps:txbx>
                        <wps:bodyPr wrap="square" lIns="0" tIns="0" rIns="0" bIns="0" rtlCol="0">
                          <a:noAutofit/>
                        </wps:bodyPr>
                      </wps:wsp>
                      <wps:wsp>
                        <wps:cNvPr id="33" name="Textbox 33"/>
                        <wps:cNvSpPr txBox="1"/>
                        <wps:spPr>
                          <a:xfrm>
                            <a:off x="2222360" y="329422"/>
                            <a:ext cx="1361440" cy="716915"/>
                          </a:xfrm>
                          <a:prstGeom prst="rect">
                            <a:avLst/>
                          </a:prstGeom>
                        </wps:spPr>
                        <wps:txbx>
                          <w:txbxContent>
                            <w:p w14:paraId="49841CFB" w14:textId="77777777" w:rsidR="00A40DB8" w:rsidRDefault="00096600">
                              <w:pPr>
                                <w:spacing w:line="279" w:lineRule="exact"/>
                                <w:rPr>
                                  <w:rFonts w:ascii="Arial Black"/>
                                  <w:sz w:val="20"/>
                                </w:rPr>
                              </w:pPr>
                              <w:r>
                                <w:rPr>
                                  <w:rFonts w:ascii="Arial Black"/>
                                  <w:w w:val="90"/>
                                  <w:sz w:val="20"/>
                                </w:rPr>
                                <w:t>Majority-Vote</w:t>
                              </w:r>
                              <w:r>
                                <w:rPr>
                                  <w:rFonts w:ascii="Arial Black"/>
                                  <w:spacing w:val="34"/>
                                  <w:sz w:val="20"/>
                                </w:rPr>
                                <w:t xml:space="preserve"> </w:t>
                              </w:r>
                              <w:r>
                                <w:rPr>
                                  <w:rFonts w:ascii="Arial Black"/>
                                  <w:spacing w:val="-2"/>
                                  <w:w w:val="90"/>
                                  <w:sz w:val="20"/>
                                </w:rPr>
                                <w:t>Labels</w:t>
                              </w:r>
                            </w:p>
                            <w:p w14:paraId="6C589EF9" w14:textId="77777777" w:rsidR="00A40DB8" w:rsidRDefault="00096600">
                              <w:pPr>
                                <w:spacing w:before="142"/>
                                <w:ind w:left="45"/>
                                <w:rPr>
                                  <w:rFonts w:ascii="Arial Black"/>
                                  <w:sz w:val="16"/>
                                </w:rPr>
                              </w:pPr>
                              <w:r>
                                <w:rPr>
                                  <w:rFonts w:ascii="Arial Black"/>
                                  <w:w w:val="85"/>
                                  <w:sz w:val="16"/>
                                </w:rPr>
                                <w:t>52</w:t>
                              </w:r>
                              <w:r>
                                <w:rPr>
                                  <w:rFonts w:ascii="Arial Black"/>
                                  <w:spacing w:val="-2"/>
                                  <w:w w:val="85"/>
                                  <w:sz w:val="16"/>
                                </w:rPr>
                                <w:t xml:space="preserve"> </w:t>
                              </w:r>
                              <w:r>
                                <w:rPr>
                                  <w:rFonts w:ascii="Arial Black"/>
                                  <w:w w:val="85"/>
                                  <w:sz w:val="16"/>
                                </w:rPr>
                                <w:t>Trainees</w:t>
                              </w:r>
                              <w:r>
                                <w:rPr>
                                  <w:rFonts w:ascii="Arial Black"/>
                                  <w:spacing w:val="34"/>
                                  <w:sz w:val="16"/>
                                </w:rPr>
                                <w:t xml:space="preserve"> </w:t>
                              </w:r>
                              <w:r>
                                <w:rPr>
                                  <w:rFonts w:ascii="Arial Black"/>
                                  <w:w w:val="85"/>
                                  <w:sz w:val="16"/>
                                </w:rPr>
                                <w:t>+</w:t>
                              </w:r>
                              <w:r>
                                <w:rPr>
                                  <w:rFonts w:ascii="Arial Black"/>
                                  <w:spacing w:val="-2"/>
                                  <w:w w:val="85"/>
                                  <w:sz w:val="16"/>
                                </w:rPr>
                                <w:t xml:space="preserve"> </w:t>
                              </w:r>
                              <w:r>
                                <w:rPr>
                                  <w:rFonts w:ascii="Arial Black"/>
                                  <w:w w:val="85"/>
                                  <w:sz w:val="16"/>
                                </w:rPr>
                                <w:t>7</w:t>
                              </w:r>
                              <w:r>
                                <w:rPr>
                                  <w:rFonts w:ascii="Arial Black"/>
                                  <w:spacing w:val="-2"/>
                                  <w:w w:val="85"/>
                                  <w:sz w:val="16"/>
                                </w:rPr>
                                <w:t xml:space="preserve"> Physicians</w:t>
                              </w:r>
                            </w:p>
                            <w:p w14:paraId="1ED7B5D6" w14:textId="77777777" w:rsidR="00A40DB8" w:rsidRDefault="00096600">
                              <w:pPr>
                                <w:spacing w:before="188" w:line="294" w:lineRule="exact"/>
                                <w:ind w:left="712"/>
                                <w:rPr>
                                  <w:rFonts w:ascii="Arial Black"/>
                                  <w:sz w:val="21"/>
                                </w:rPr>
                              </w:pPr>
                              <w:r>
                                <w:rPr>
                                  <w:rFonts w:ascii="Arial Black"/>
                                  <w:spacing w:val="-2"/>
                                  <w:w w:val="95"/>
                                  <w:sz w:val="21"/>
                                </w:rPr>
                                <w:t>......</w:t>
                              </w:r>
                            </w:p>
                          </w:txbxContent>
                        </wps:txbx>
                        <wps:bodyPr wrap="square" lIns="0" tIns="0" rIns="0" bIns="0" rtlCol="0">
                          <a:noAutofit/>
                        </wps:bodyPr>
                      </wps:wsp>
                      <wps:wsp>
                        <wps:cNvPr id="34" name="Textbox 34"/>
                        <wps:cNvSpPr txBox="1"/>
                        <wps:spPr>
                          <a:xfrm>
                            <a:off x="3795750" y="330673"/>
                            <a:ext cx="487045" cy="399415"/>
                          </a:xfrm>
                          <a:prstGeom prst="rect">
                            <a:avLst/>
                          </a:prstGeom>
                        </wps:spPr>
                        <wps:txbx>
                          <w:txbxContent>
                            <w:p w14:paraId="271E2FC5" w14:textId="77777777" w:rsidR="00A40DB8" w:rsidRDefault="00096600">
                              <w:pPr>
                                <w:spacing w:before="15" w:line="216" w:lineRule="auto"/>
                                <w:ind w:right="18" w:hanging="1"/>
                                <w:jc w:val="center"/>
                                <w:rPr>
                                  <w:rFonts w:ascii="Arial Black"/>
                                  <w:sz w:val="16"/>
                                </w:rPr>
                              </w:pPr>
                              <w:r>
                                <w:rPr>
                                  <w:rFonts w:ascii="Arial Black"/>
                                  <w:spacing w:val="-2"/>
                                  <w:sz w:val="16"/>
                                </w:rPr>
                                <w:t xml:space="preserve">Low/Irr </w:t>
                              </w:r>
                              <w:r>
                                <w:rPr>
                                  <w:rFonts w:ascii="Arial Black"/>
                                  <w:spacing w:val="-2"/>
                                  <w:w w:val="90"/>
                                  <w:sz w:val="16"/>
                                </w:rPr>
                                <w:t xml:space="preserve">Sentence </w:t>
                              </w:r>
                              <w:r>
                                <w:rPr>
                                  <w:rFonts w:ascii="Arial Black"/>
                                  <w:spacing w:val="-2"/>
                                  <w:sz w:val="16"/>
                                </w:rPr>
                                <w:t>Filtering</w:t>
                              </w:r>
                            </w:p>
                          </w:txbxContent>
                        </wps:txbx>
                        <wps:bodyPr wrap="square" lIns="0" tIns="0" rIns="0" bIns="0" rtlCol="0">
                          <a:noAutofit/>
                        </wps:bodyPr>
                      </wps:wsp>
                      <wps:wsp>
                        <wps:cNvPr id="35" name="Textbox 35"/>
                        <wps:cNvSpPr txBox="1"/>
                        <wps:spPr>
                          <a:xfrm>
                            <a:off x="4773360" y="590344"/>
                            <a:ext cx="530860" cy="551180"/>
                          </a:xfrm>
                          <a:prstGeom prst="rect">
                            <a:avLst/>
                          </a:prstGeom>
                        </wps:spPr>
                        <wps:txbx>
                          <w:txbxContent>
                            <w:p w14:paraId="51A52C9C" w14:textId="77777777" w:rsidR="00A40DB8" w:rsidRDefault="00096600">
                              <w:pPr>
                                <w:spacing w:line="220" w:lineRule="exact"/>
                                <w:rPr>
                                  <w:rFonts w:ascii="Arial Black"/>
                                  <w:sz w:val="16"/>
                                </w:rPr>
                              </w:pPr>
                              <w:r>
                                <w:rPr>
                                  <w:rFonts w:ascii="Arial Black"/>
                                  <w:w w:val="85"/>
                                  <w:sz w:val="16"/>
                                </w:rPr>
                                <w:t>8</w:t>
                              </w:r>
                              <w:r>
                                <w:rPr>
                                  <w:rFonts w:ascii="Arial Black"/>
                                  <w:spacing w:val="-4"/>
                                  <w:w w:val="85"/>
                                  <w:sz w:val="16"/>
                                </w:rPr>
                                <w:t xml:space="preserve"> </w:t>
                              </w:r>
                              <w:r>
                                <w:rPr>
                                  <w:rFonts w:ascii="Arial Black"/>
                                  <w:spacing w:val="-2"/>
                                  <w:w w:val="90"/>
                                  <w:sz w:val="16"/>
                                </w:rPr>
                                <w:t>Trainees</w:t>
                              </w:r>
                            </w:p>
                            <w:p w14:paraId="48AD4B7E" w14:textId="77777777" w:rsidR="00A40DB8" w:rsidRDefault="00A40DB8">
                              <w:pPr>
                                <w:spacing w:before="128"/>
                                <w:rPr>
                                  <w:rFonts w:ascii="Arial Black"/>
                                  <w:sz w:val="16"/>
                                </w:rPr>
                              </w:pPr>
                            </w:p>
                            <w:p w14:paraId="3B35ED0D" w14:textId="77777777" w:rsidR="00A40DB8" w:rsidRDefault="00096600">
                              <w:pPr>
                                <w:spacing w:line="294" w:lineRule="exact"/>
                                <w:ind w:left="406"/>
                                <w:rPr>
                                  <w:rFonts w:ascii="Arial Black"/>
                                  <w:sz w:val="21"/>
                                </w:rPr>
                              </w:pPr>
                              <w:r>
                                <w:rPr>
                                  <w:rFonts w:ascii="Arial Black"/>
                                  <w:spacing w:val="-2"/>
                                  <w:w w:val="95"/>
                                  <w:sz w:val="21"/>
                                </w:rPr>
                                <w:t>......</w:t>
                              </w:r>
                            </w:p>
                          </w:txbxContent>
                        </wps:txbx>
                        <wps:bodyPr wrap="square" lIns="0" tIns="0" rIns="0" bIns="0" rtlCol="0">
                          <a:noAutofit/>
                        </wps:bodyPr>
                      </wps:wsp>
                      <wps:wsp>
                        <wps:cNvPr id="36" name="Textbox 36"/>
                        <wps:cNvSpPr txBox="1"/>
                        <wps:spPr>
                          <a:xfrm>
                            <a:off x="2282321" y="1806431"/>
                            <a:ext cx="1219200" cy="361315"/>
                          </a:xfrm>
                          <a:prstGeom prst="rect">
                            <a:avLst/>
                          </a:prstGeom>
                        </wps:spPr>
                        <wps:txbx>
                          <w:txbxContent>
                            <w:p w14:paraId="41965CEF" w14:textId="77777777" w:rsidR="00A40DB8" w:rsidRDefault="00096600">
                              <w:pPr>
                                <w:spacing w:line="279" w:lineRule="exact"/>
                                <w:rPr>
                                  <w:rFonts w:ascii="Arial Black"/>
                                  <w:sz w:val="20"/>
                                </w:rPr>
                              </w:pPr>
                              <w:r>
                                <w:rPr>
                                  <w:rFonts w:ascii="Arial Black"/>
                                  <w:w w:val="90"/>
                                  <w:sz w:val="20"/>
                                </w:rPr>
                                <w:t>ContextCite</w:t>
                              </w:r>
                              <w:r>
                                <w:rPr>
                                  <w:rFonts w:ascii="Arial Black"/>
                                  <w:spacing w:val="-5"/>
                                  <w:w w:val="90"/>
                                  <w:sz w:val="20"/>
                                </w:rPr>
                                <w:t xml:space="preserve"> </w:t>
                              </w:r>
                              <w:r>
                                <w:rPr>
                                  <w:rFonts w:ascii="Arial Black"/>
                                  <w:spacing w:val="-4"/>
                                  <w:w w:val="95"/>
                                  <w:sz w:val="20"/>
                                </w:rPr>
                                <w:t>Labels</w:t>
                              </w:r>
                            </w:p>
                            <w:p w14:paraId="407813F7" w14:textId="77777777" w:rsidR="00A40DB8" w:rsidRDefault="00096600">
                              <w:pPr>
                                <w:spacing w:before="67" w:line="223" w:lineRule="exact"/>
                                <w:ind w:left="517"/>
                                <w:rPr>
                                  <w:rFonts w:ascii="Arial Black"/>
                                  <w:sz w:val="16"/>
                                </w:rPr>
                              </w:pPr>
                              <w:r>
                                <w:rPr>
                                  <w:rFonts w:ascii="Arial Black"/>
                                  <w:w w:val="85"/>
                                  <w:sz w:val="16"/>
                                </w:rPr>
                                <w:t>3</w:t>
                              </w:r>
                              <w:r>
                                <w:rPr>
                                  <w:rFonts w:ascii="Arial Black"/>
                                  <w:spacing w:val="-4"/>
                                  <w:w w:val="85"/>
                                  <w:sz w:val="16"/>
                                </w:rPr>
                                <w:t xml:space="preserve"> </w:t>
                              </w:r>
                              <w:r>
                                <w:rPr>
                                  <w:rFonts w:ascii="Arial Black"/>
                                  <w:spacing w:val="-2"/>
                                  <w:sz w:val="16"/>
                                </w:rPr>
                                <w:t>Models</w:t>
                              </w:r>
                            </w:p>
                          </w:txbxContent>
                        </wps:txbx>
                        <wps:bodyPr wrap="square" lIns="0" tIns="0" rIns="0" bIns="0" rtlCol="0">
                          <a:noAutofit/>
                        </wps:bodyPr>
                      </wps:wsp>
                      <wps:wsp>
                        <wps:cNvPr id="37" name="Textbox 37"/>
                        <wps:cNvSpPr txBox="1"/>
                        <wps:spPr>
                          <a:xfrm>
                            <a:off x="217578" y="2745566"/>
                            <a:ext cx="872490" cy="330835"/>
                          </a:xfrm>
                          <a:prstGeom prst="rect">
                            <a:avLst/>
                          </a:prstGeom>
                        </wps:spPr>
                        <wps:txbx>
                          <w:txbxContent>
                            <w:p w14:paraId="55C8F649" w14:textId="77777777" w:rsidR="00A40DB8" w:rsidRDefault="00096600">
                              <w:pPr>
                                <w:spacing w:before="3"/>
                                <w:ind w:left="583"/>
                                <w:rPr>
                                  <w:rFonts w:ascii="Arial Black"/>
                                  <w:sz w:val="16"/>
                                </w:rPr>
                              </w:pPr>
                              <w:r>
                                <w:rPr>
                                  <w:rFonts w:ascii="Arial Black"/>
                                  <w:spacing w:val="-2"/>
                                  <w:sz w:val="16"/>
                                </w:rPr>
                                <w:t>Query</w:t>
                              </w:r>
                            </w:p>
                            <w:p w14:paraId="199D35A0" w14:textId="77777777" w:rsidR="00A40DB8" w:rsidRDefault="00096600">
                              <w:pPr>
                                <w:spacing w:before="122"/>
                                <w:rPr>
                                  <w:rFonts w:ascii="Arial Black"/>
                                  <w:sz w:val="12"/>
                                </w:rPr>
                              </w:pPr>
                              <w:r>
                                <w:rPr>
                                  <w:rFonts w:ascii="Arial Black"/>
                                  <w:w w:val="90"/>
                                  <w:sz w:val="12"/>
                                </w:rPr>
                                <w:t>What</w:t>
                              </w:r>
                              <w:r>
                                <w:rPr>
                                  <w:rFonts w:ascii="Arial Black"/>
                                  <w:spacing w:val="-2"/>
                                  <w:sz w:val="12"/>
                                </w:rPr>
                                <w:t xml:space="preserve"> </w:t>
                              </w:r>
                              <w:r>
                                <w:rPr>
                                  <w:rFonts w:ascii="Arial Black"/>
                                  <w:w w:val="90"/>
                                  <w:sz w:val="12"/>
                                </w:rPr>
                                <w:t>is</w:t>
                              </w:r>
                              <w:r>
                                <w:rPr>
                                  <w:rFonts w:ascii="Arial Black"/>
                                  <w:spacing w:val="-1"/>
                                  <w:sz w:val="12"/>
                                </w:rPr>
                                <w:t xml:space="preserve"> </w:t>
                              </w:r>
                              <w:r>
                                <w:rPr>
                                  <w:rFonts w:ascii="Arial Black"/>
                                  <w:w w:val="90"/>
                                  <w:sz w:val="12"/>
                                </w:rPr>
                                <w:t>the</w:t>
                              </w:r>
                              <w:r>
                                <w:rPr>
                                  <w:rFonts w:ascii="Arial Black"/>
                                  <w:spacing w:val="-1"/>
                                  <w:sz w:val="12"/>
                                </w:rPr>
                                <w:t xml:space="preserve"> </w:t>
                              </w:r>
                              <w:r>
                                <w:rPr>
                                  <w:rFonts w:ascii="Arial Black"/>
                                  <w:spacing w:val="-2"/>
                                  <w:w w:val="90"/>
                                  <w:sz w:val="12"/>
                                </w:rPr>
                                <w:t>diagnosis?</w:t>
                              </w:r>
                            </w:p>
                          </w:txbxContent>
                        </wps:txbx>
                        <wps:bodyPr wrap="square" lIns="0" tIns="0" rIns="0" bIns="0" rtlCol="0">
                          <a:noAutofit/>
                        </wps:bodyPr>
                      </wps:wsp>
                      <wps:wsp>
                        <wps:cNvPr id="38" name="Textbox 38"/>
                        <wps:cNvSpPr txBox="1"/>
                        <wps:spPr>
                          <a:xfrm>
                            <a:off x="3927533" y="2762649"/>
                            <a:ext cx="236854" cy="178435"/>
                          </a:xfrm>
                          <a:prstGeom prst="rect">
                            <a:avLst/>
                          </a:prstGeom>
                        </wps:spPr>
                        <wps:txbx>
                          <w:txbxContent>
                            <w:p w14:paraId="20585FC2" w14:textId="77777777" w:rsidR="00A40DB8" w:rsidRDefault="00096600">
                              <w:pPr>
                                <w:spacing w:line="281" w:lineRule="exact"/>
                                <w:rPr>
                                  <w:rFonts w:ascii="Arial Black"/>
                                  <w:sz w:val="20"/>
                                </w:rPr>
                              </w:pPr>
                              <w:r>
                                <w:rPr>
                                  <w:rFonts w:ascii="Arial Black"/>
                                  <w:spacing w:val="-2"/>
                                  <w:w w:val="90"/>
                                  <w:sz w:val="20"/>
                                </w:rPr>
                                <w:t>......</w:t>
                              </w:r>
                            </w:p>
                          </w:txbxContent>
                        </wps:txbx>
                        <wps:bodyPr wrap="square" lIns="0" tIns="0" rIns="0" bIns="0" rtlCol="0">
                          <a:noAutofit/>
                        </wps:bodyPr>
                      </wps:wsp>
                      <wps:wsp>
                        <wps:cNvPr id="39" name="Textbox 39"/>
                        <wps:cNvSpPr txBox="1"/>
                        <wps:spPr>
                          <a:xfrm>
                            <a:off x="4897931" y="2742485"/>
                            <a:ext cx="245745" cy="185420"/>
                          </a:xfrm>
                          <a:prstGeom prst="rect">
                            <a:avLst/>
                          </a:prstGeom>
                        </wps:spPr>
                        <wps:txbx>
                          <w:txbxContent>
                            <w:p w14:paraId="33942E1F" w14:textId="77777777" w:rsidR="00A40DB8" w:rsidRDefault="00096600">
                              <w:pPr>
                                <w:spacing w:line="292" w:lineRule="exact"/>
                                <w:rPr>
                                  <w:rFonts w:ascii="Arial Black"/>
                                  <w:sz w:val="21"/>
                                </w:rPr>
                              </w:pPr>
                              <w:r>
                                <w:rPr>
                                  <w:rFonts w:ascii="Arial Black"/>
                                  <w:spacing w:val="-2"/>
                                  <w:w w:val="90"/>
                                  <w:sz w:val="21"/>
                                </w:rPr>
                                <w:t>......</w:t>
                              </w:r>
                            </w:p>
                          </w:txbxContent>
                        </wps:txbx>
                        <wps:bodyPr wrap="square" lIns="0" tIns="0" rIns="0" bIns="0" rtlCol="0">
                          <a:noAutofit/>
                        </wps:bodyPr>
                      </wps:wsp>
                      <wps:wsp>
                        <wps:cNvPr id="40" name="Textbox 40"/>
                        <wps:cNvSpPr txBox="1"/>
                        <wps:spPr>
                          <a:xfrm>
                            <a:off x="217578" y="3233549"/>
                            <a:ext cx="1052195" cy="917575"/>
                          </a:xfrm>
                          <a:prstGeom prst="rect">
                            <a:avLst/>
                          </a:prstGeom>
                        </wps:spPr>
                        <wps:txbx>
                          <w:txbxContent>
                            <w:p w14:paraId="3E1B9492" w14:textId="77777777" w:rsidR="00A40DB8" w:rsidRDefault="00096600">
                              <w:pPr>
                                <w:numPr>
                                  <w:ilvl w:val="0"/>
                                  <w:numId w:val="5"/>
                                </w:numPr>
                                <w:tabs>
                                  <w:tab w:val="left" w:pos="149"/>
                                </w:tabs>
                                <w:spacing w:before="3"/>
                                <w:ind w:left="149" w:hanging="149"/>
                                <w:rPr>
                                  <w:rFonts w:ascii="Arial Black"/>
                                  <w:sz w:val="12"/>
                                </w:rPr>
                              </w:pPr>
                              <w:r>
                                <w:rPr>
                                  <w:rFonts w:ascii="Arial Black"/>
                                  <w:spacing w:val="-2"/>
                                  <w:sz w:val="12"/>
                                </w:rPr>
                                <w:t>Gynecomastia</w:t>
                              </w:r>
                            </w:p>
                            <w:p w14:paraId="431F7058" w14:textId="77777777" w:rsidR="00A40DB8" w:rsidRDefault="00096600">
                              <w:pPr>
                                <w:numPr>
                                  <w:ilvl w:val="0"/>
                                  <w:numId w:val="5"/>
                                </w:numPr>
                                <w:tabs>
                                  <w:tab w:val="left" w:pos="149"/>
                                </w:tabs>
                                <w:spacing w:before="4"/>
                                <w:ind w:left="149" w:hanging="149"/>
                                <w:rPr>
                                  <w:rFonts w:ascii="Arial Black"/>
                                  <w:sz w:val="12"/>
                                </w:rPr>
                              </w:pPr>
                              <w:r>
                                <w:rPr>
                                  <w:rFonts w:ascii="Arial Black"/>
                                  <w:spacing w:val="-2"/>
                                  <w:sz w:val="12"/>
                                </w:rPr>
                                <w:t>Lipoma</w:t>
                              </w:r>
                            </w:p>
                            <w:p w14:paraId="2825A880" w14:textId="77777777" w:rsidR="00A40DB8" w:rsidRDefault="00096600">
                              <w:pPr>
                                <w:numPr>
                                  <w:ilvl w:val="0"/>
                                  <w:numId w:val="5"/>
                                </w:numPr>
                                <w:tabs>
                                  <w:tab w:val="left" w:pos="145"/>
                                </w:tabs>
                                <w:spacing w:before="4"/>
                                <w:ind w:left="145" w:hanging="145"/>
                                <w:rPr>
                                  <w:rFonts w:ascii="Arial Black"/>
                                  <w:sz w:val="12"/>
                                </w:rPr>
                              </w:pPr>
                              <w:r>
                                <w:rPr>
                                  <w:rFonts w:ascii="Arial Black"/>
                                  <w:spacing w:val="-2"/>
                                  <w:sz w:val="12"/>
                                </w:rPr>
                                <w:t>Carcinoma</w:t>
                              </w:r>
                            </w:p>
                            <w:p w14:paraId="47BE09BF" w14:textId="77777777" w:rsidR="00A40DB8" w:rsidRDefault="00096600">
                              <w:pPr>
                                <w:numPr>
                                  <w:ilvl w:val="0"/>
                                  <w:numId w:val="5"/>
                                </w:numPr>
                                <w:tabs>
                                  <w:tab w:val="left" w:pos="158"/>
                                </w:tabs>
                                <w:spacing w:before="5"/>
                                <w:ind w:left="158" w:hanging="158"/>
                                <w:rPr>
                                  <w:rFonts w:ascii="Arial Black"/>
                                  <w:sz w:val="12"/>
                                </w:rPr>
                              </w:pPr>
                              <w:r>
                                <w:rPr>
                                  <w:rFonts w:ascii="Arial Black"/>
                                  <w:w w:val="90"/>
                                  <w:sz w:val="12"/>
                                </w:rPr>
                                <w:t>Epidermal</w:t>
                              </w:r>
                              <w:r>
                                <w:rPr>
                                  <w:rFonts w:ascii="Arial Black"/>
                                  <w:spacing w:val="1"/>
                                  <w:sz w:val="12"/>
                                </w:rPr>
                                <w:t xml:space="preserve"> </w:t>
                              </w:r>
                              <w:r>
                                <w:rPr>
                                  <w:rFonts w:ascii="Arial Black"/>
                                  <w:w w:val="90"/>
                                  <w:sz w:val="12"/>
                                </w:rPr>
                                <w:t>inclusion</w:t>
                              </w:r>
                              <w:r>
                                <w:rPr>
                                  <w:rFonts w:ascii="Arial Black"/>
                                  <w:spacing w:val="2"/>
                                  <w:sz w:val="12"/>
                                </w:rPr>
                                <w:t xml:space="preserve"> </w:t>
                              </w:r>
                              <w:r>
                                <w:rPr>
                                  <w:rFonts w:ascii="Arial Black"/>
                                  <w:spacing w:val="-4"/>
                                  <w:w w:val="90"/>
                                  <w:sz w:val="12"/>
                                </w:rPr>
                                <w:t>cyst</w:t>
                              </w:r>
                            </w:p>
                            <w:p w14:paraId="6088B6A8" w14:textId="77777777" w:rsidR="00A40DB8" w:rsidRDefault="00A40DB8">
                              <w:pPr>
                                <w:spacing w:before="143"/>
                                <w:rPr>
                                  <w:rFonts w:ascii="Arial Black"/>
                                  <w:sz w:val="12"/>
                                </w:rPr>
                              </w:pPr>
                            </w:p>
                            <w:p w14:paraId="77D435CD" w14:textId="77777777" w:rsidR="00A40DB8" w:rsidRDefault="00096600">
                              <w:pPr>
                                <w:ind w:left="357"/>
                                <w:rPr>
                                  <w:rFonts w:ascii="Arial Black"/>
                                  <w:sz w:val="12"/>
                                </w:rPr>
                              </w:pPr>
                              <w:r>
                                <w:rPr>
                                  <w:rFonts w:ascii="Arial Black"/>
                                  <w:w w:val="90"/>
                                  <w:sz w:val="12"/>
                                </w:rPr>
                                <w:t>Correct</w:t>
                              </w:r>
                              <w:r>
                                <w:rPr>
                                  <w:rFonts w:ascii="Arial Black"/>
                                  <w:spacing w:val="8"/>
                                  <w:sz w:val="12"/>
                                </w:rPr>
                                <w:t xml:space="preserve"> </w:t>
                              </w:r>
                              <w:r>
                                <w:rPr>
                                  <w:rFonts w:ascii="Arial Black"/>
                                  <w:spacing w:val="-2"/>
                                  <w:sz w:val="12"/>
                                </w:rPr>
                                <w:t>Answer:</w:t>
                              </w:r>
                            </w:p>
                            <w:p w14:paraId="2320F375" w14:textId="77777777" w:rsidR="00A40DB8" w:rsidRDefault="00096600">
                              <w:pPr>
                                <w:spacing w:before="101"/>
                                <w:ind w:left="492"/>
                                <w:rPr>
                                  <w:rFonts w:ascii="Arial Black"/>
                                  <w:sz w:val="12"/>
                                </w:rPr>
                              </w:pPr>
                              <w:r>
                                <w:rPr>
                                  <w:rFonts w:ascii="Arial Black"/>
                                  <w:w w:val="85"/>
                                  <w:sz w:val="12"/>
                                </w:rPr>
                                <w:t>C.</w:t>
                              </w:r>
                              <w:r>
                                <w:rPr>
                                  <w:rFonts w:ascii="Arial Black"/>
                                  <w:spacing w:val="-3"/>
                                  <w:w w:val="85"/>
                                  <w:sz w:val="12"/>
                                </w:rPr>
                                <w:t xml:space="preserve"> </w:t>
                              </w:r>
                              <w:r>
                                <w:rPr>
                                  <w:rFonts w:ascii="Arial Black"/>
                                  <w:spacing w:val="-2"/>
                                  <w:w w:val="95"/>
                                  <w:sz w:val="12"/>
                                </w:rPr>
                                <w:t>Carcinoma</w:t>
                              </w:r>
                            </w:p>
                          </w:txbxContent>
                        </wps:txbx>
                        <wps:bodyPr wrap="square" lIns="0" tIns="0" rIns="0" bIns="0" rtlCol="0">
                          <a:noAutofit/>
                        </wps:bodyPr>
                      </wps:wsp>
                      <wps:wsp>
                        <wps:cNvPr id="41" name="Textbox 41"/>
                        <wps:cNvSpPr txBox="1"/>
                        <wps:spPr>
                          <a:xfrm>
                            <a:off x="2302831" y="3372696"/>
                            <a:ext cx="1171575" cy="591820"/>
                          </a:xfrm>
                          <a:prstGeom prst="rect">
                            <a:avLst/>
                          </a:prstGeom>
                        </wps:spPr>
                        <wps:txbx>
                          <w:txbxContent>
                            <w:p w14:paraId="2B4BF9C8" w14:textId="77777777" w:rsidR="00A40DB8" w:rsidRDefault="00096600">
                              <w:pPr>
                                <w:spacing w:line="279" w:lineRule="exact"/>
                                <w:rPr>
                                  <w:rFonts w:ascii="Arial Black"/>
                                  <w:sz w:val="20"/>
                                </w:rPr>
                              </w:pPr>
                              <w:r>
                                <w:rPr>
                                  <w:rFonts w:ascii="Arial Black"/>
                                  <w:w w:val="90"/>
                                  <w:sz w:val="20"/>
                                </w:rPr>
                                <w:t>Self-Report</w:t>
                              </w:r>
                              <w:r>
                                <w:rPr>
                                  <w:rFonts w:ascii="Arial Black"/>
                                  <w:spacing w:val="-7"/>
                                  <w:sz w:val="20"/>
                                </w:rPr>
                                <w:t xml:space="preserve"> </w:t>
                              </w:r>
                              <w:r>
                                <w:rPr>
                                  <w:rFonts w:ascii="Arial Black"/>
                                  <w:spacing w:val="-2"/>
                                  <w:w w:val="90"/>
                                  <w:sz w:val="20"/>
                                </w:rPr>
                                <w:t>Labels</w:t>
                              </w:r>
                            </w:p>
                            <w:p w14:paraId="1CBA4327" w14:textId="77777777" w:rsidR="00A40DB8" w:rsidRDefault="00096600">
                              <w:pPr>
                                <w:spacing w:before="53"/>
                                <w:ind w:left="473"/>
                                <w:rPr>
                                  <w:rFonts w:ascii="Arial Black"/>
                                  <w:sz w:val="16"/>
                                </w:rPr>
                              </w:pPr>
                              <w:r>
                                <w:rPr>
                                  <w:rFonts w:ascii="Arial Black"/>
                                  <w:w w:val="85"/>
                                  <w:sz w:val="16"/>
                                </w:rPr>
                                <w:t>6</w:t>
                              </w:r>
                              <w:r>
                                <w:rPr>
                                  <w:rFonts w:ascii="Arial Black"/>
                                  <w:spacing w:val="-4"/>
                                  <w:w w:val="85"/>
                                  <w:sz w:val="16"/>
                                </w:rPr>
                                <w:t xml:space="preserve"> </w:t>
                              </w:r>
                              <w:r>
                                <w:rPr>
                                  <w:rFonts w:ascii="Arial Black"/>
                                  <w:spacing w:val="-2"/>
                                  <w:sz w:val="16"/>
                                </w:rPr>
                                <w:t>Models</w:t>
                              </w:r>
                            </w:p>
                            <w:p w14:paraId="30AEEC50" w14:textId="77777777" w:rsidR="00A40DB8" w:rsidRDefault="00096600">
                              <w:pPr>
                                <w:spacing w:before="80" w:line="294" w:lineRule="exact"/>
                                <w:ind w:left="219"/>
                                <w:jc w:val="center"/>
                                <w:rPr>
                                  <w:rFonts w:ascii="Arial Black"/>
                                  <w:sz w:val="21"/>
                                </w:rPr>
                              </w:pPr>
                              <w:r>
                                <w:rPr>
                                  <w:rFonts w:ascii="Arial Black"/>
                                  <w:spacing w:val="-2"/>
                                  <w:w w:val="95"/>
                                  <w:sz w:val="21"/>
                                </w:rPr>
                                <w:t>......</w:t>
                              </w:r>
                            </w:p>
                          </w:txbxContent>
                        </wps:txbx>
                        <wps:bodyPr wrap="square" lIns="0" tIns="0" rIns="0" bIns="0" rtlCol="0">
                          <a:noAutofit/>
                        </wps:bodyPr>
                      </wps:wsp>
                      <wps:wsp>
                        <wps:cNvPr id="42" name="Textbox 42"/>
                        <wps:cNvSpPr txBox="1"/>
                        <wps:spPr>
                          <a:xfrm>
                            <a:off x="5030676" y="3608918"/>
                            <a:ext cx="245745" cy="185420"/>
                          </a:xfrm>
                          <a:prstGeom prst="rect">
                            <a:avLst/>
                          </a:prstGeom>
                        </wps:spPr>
                        <wps:txbx>
                          <w:txbxContent>
                            <w:p w14:paraId="100EAD53" w14:textId="77777777" w:rsidR="00A40DB8" w:rsidRDefault="00096600">
                              <w:pPr>
                                <w:spacing w:line="292" w:lineRule="exact"/>
                                <w:rPr>
                                  <w:rFonts w:ascii="Arial Black"/>
                                  <w:sz w:val="21"/>
                                </w:rPr>
                              </w:pPr>
                              <w:r>
                                <w:rPr>
                                  <w:rFonts w:ascii="Arial Black"/>
                                  <w:spacing w:val="-2"/>
                                  <w:w w:val="90"/>
                                  <w:sz w:val="21"/>
                                </w:rPr>
                                <w:t>......</w:t>
                              </w:r>
                            </w:p>
                          </w:txbxContent>
                        </wps:txbx>
                        <wps:bodyPr wrap="square" lIns="0" tIns="0" rIns="0" bIns="0" rtlCol="0">
                          <a:noAutofit/>
                        </wps:bodyPr>
                      </wps:wsp>
                      <wps:wsp>
                        <wps:cNvPr id="43" name="Textbox 43"/>
                        <wps:cNvSpPr txBox="1"/>
                        <wps:spPr>
                          <a:xfrm>
                            <a:off x="3927533" y="4382536"/>
                            <a:ext cx="236854" cy="178435"/>
                          </a:xfrm>
                          <a:prstGeom prst="rect">
                            <a:avLst/>
                          </a:prstGeom>
                        </wps:spPr>
                        <wps:txbx>
                          <w:txbxContent>
                            <w:p w14:paraId="32784102" w14:textId="77777777" w:rsidR="00A40DB8" w:rsidRDefault="00096600">
                              <w:pPr>
                                <w:spacing w:line="281" w:lineRule="exact"/>
                                <w:rPr>
                                  <w:rFonts w:ascii="Arial Black"/>
                                  <w:sz w:val="20"/>
                                </w:rPr>
                              </w:pPr>
                              <w:r>
                                <w:rPr>
                                  <w:rFonts w:ascii="Arial Black"/>
                                  <w:spacing w:val="-2"/>
                                  <w:w w:val="90"/>
                                  <w:sz w:val="20"/>
                                </w:rPr>
                                <w:t>......</w:t>
                              </w:r>
                            </w:p>
                          </w:txbxContent>
                        </wps:txbx>
                        <wps:bodyPr wrap="square" lIns="0" tIns="0" rIns="0" bIns="0" rtlCol="0">
                          <a:noAutofit/>
                        </wps:bodyPr>
                      </wps:wsp>
                      <wps:wsp>
                        <wps:cNvPr id="44" name="Textbox 44"/>
                        <wps:cNvSpPr txBox="1"/>
                        <wps:spPr>
                          <a:xfrm>
                            <a:off x="4918866" y="4375365"/>
                            <a:ext cx="245745" cy="185420"/>
                          </a:xfrm>
                          <a:prstGeom prst="rect">
                            <a:avLst/>
                          </a:prstGeom>
                        </wps:spPr>
                        <wps:txbx>
                          <w:txbxContent>
                            <w:p w14:paraId="463B0E49" w14:textId="77777777" w:rsidR="00A40DB8" w:rsidRDefault="00096600">
                              <w:pPr>
                                <w:spacing w:line="292" w:lineRule="exact"/>
                                <w:rPr>
                                  <w:rFonts w:ascii="Arial Black"/>
                                  <w:sz w:val="21"/>
                                </w:rPr>
                              </w:pPr>
                              <w:r>
                                <w:rPr>
                                  <w:rFonts w:ascii="Arial Black"/>
                                  <w:spacing w:val="-2"/>
                                  <w:w w:val="90"/>
                                  <w:sz w:val="21"/>
                                </w:rPr>
                                <w:t>......</w:t>
                              </w:r>
                            </w:p>
                          </w:txbxContent>
                        </wps:txbx>
                        <wps:bodyPr wrap="square" lIns="0" tIns="0" rIns="0" bIns="0" rtlCol="0">
                          <a:noAutofit/>
                        </wps:bodyPr>
                      </wps:wsp>
                    </wpg:wgp>
                  </a:graphicData>
                </a:graphic>
              </wp:anchor>
            </w:drawing>
          </mc:Choice>
          <mc:Fallback>
            <w:pict>
              <v:group w14:anchorId="5140A0C4" id="Group 6" o:spid="_x0000_s1028" style="position:absolute;left:0;text-align:left;margin-left:81.6pt;margin-top:-398.15pt;width:449.6pt;height:387.35pt;z-index:15729152;mso-wrap-distance-left:0;mso-wrap-distance-right:0;mso-position-horizontal-relative:page" coordsize="57099,491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top:6441;width:18915;height:372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">
                  <v:imagedata r:id="rId24" o:title=""/>
                </v:shape>
                <v:shape id="Image 8" o:spid="_x0000_s1030" type="#_x0000_t75" style="position:absolute;left:20920;top:17925;width:35130;height:143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">
                  <v:imagedata r:id="rId25" o:title=""/>
                </v:shape>
                <v:shape id="Image 9" o:spid="_x0000_s1031" type="#_x0000_t75" style="position:absolute;left:20853;top:33467;width:35291;height:157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">
                  <v:imagedata r:id="rId26" o:title=""/>
                </v:shape>
                <v:shape id="Image 10" o:spid="_x0000_s1032" type="#_x0000_t75" style="position:absolute;left:20920;top:3227;width:35224;height:134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">
                  <v:imagedata r:id="rId27" o:title=""/>
                </v:shape>
                <v:shape id="Graphic 11" o:spid="_x0000_s1033" style="position:absolute;left:37549;top:3227;width:5563;height:45968;visibility:visible;mso-wrap-style:square;v-text-anchor:top" coordsize="556260,4596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" path="m539164,4596415r-522414,l10952,4594013r-8551,-8551l,4579663,,16750,2401,10952,10952,2401,16750,,539164,r5799,2401l553513,10952r2402,5798l555915,4579663r-2402,5799l544963,4594013r-5799,2402xe" stroked="f">
                  <v:path arrowok="t"/>
                </v:shape>
                <v:shape id="Graphic 12" o:spid="_x0000_s1034" style="position:absolute;left:37549;top:3229;width:5550;height:45962;visibility:visible;mso-wrap-style:square;v-text-anchor:top" coordsize="554990,4596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" path="m129181,15198r-45594,l83587,r45594,l129181,15198xem189973,15198r-45594,l144379,r45594,l189973,15198xem250766,15198r-45595,l205171,r45595,l250766,15198xem311558,15198r-45594,l265964,r45594,l311558,15198xem372350,15198r-45594,l326756,r45594,l372350,15198xem433143,15198r-45595,l387548,r45595,l433143,15198xem493935,15198r-45594,l448341,r45594,l493935,15198xem539275,18422r-251,-357l538744,17732r-1793,-1793l535161,15198r-26028,l509133,r29975,l544907,2401r7076,7077l539275,18422xem554730,69675r-14070,l540660,24080r14070,l554730,69675xem554730,130467r-14070,l540660,84873r14070,l554730,130467xem554730,191259r-14070,l540660,145665r14070,l554730,191259xem554730,252052r-14070,l540660,206458r14070,l554730,252052xem554730,312844r-14070,l540660,267250r14070,l554730,312844xem554730,373637r-14070,l540660,328042r14070,l554730,373637xem554730,434429r-14070,l540660,388835r14070,l554730,434429xem554730,495221r-14070,l540660,449627r14070,l554730,495221xem554730,556014r-14070,l540660,510419r14070,l554730,556014xem554730,616806r-14070,l540660,571212r14070,l554730,616806xem554730,677598r-14070,l540660,632004r14070,l554730,677598xem554730,738391r-14070,l540660,692796r14070,l554730,738391xem554730,799183r-14070,l540660,753589r14070,l554730,799183xem554730,859975r-14070,l540660,814381r14070,l554730,859975xem554730,920768r-14070,l540660,875173r14070,l554730,920768xem554730,981560r-14070,l540660,935966r14070,l554730,981560xem554730,1042352r-14070,l540660,996758r14070,l554730,1042352xem554730,1103145r-14070,l540660,1057550r14070,l554730,1103145xem554730,1163937r-14070,l540660,1118343r14070,l554730,1163937xem554730,1224729r-14070,l540660,1179135r14070,l554730,1224729xem554730,1285522r-14070,l540660,1239928r14070,l554730,1285522xem554730,1346314r-14070,l540660,1300720r14070,l554730,1346314xem554730,1407106r-14070,l540660,1361512r14070,l554730,1407106xem554730,1467899r-14070,l540660,1422305r14070,l554730,1467899xem554730,1528691r-14070,l540660,1483097r14070,l554730,1528691xem554730,1589484r-14070,l540660,1543889r14070,l554730,1589484xem554730,1650276r-14070,l540660,1604682r14070,l554730,1650276xem554730,1711068r-14070,l540660,1665474r14070,l554730,1711068xem554730,1771861r-14070,l540660,1726266r14070,l554730,1771861xem554730,1832653r-14070,l540660,1787059r14070,l554730,1832653xem554730,1893445r-14070,l540660,1847851r14070,l554730,1893445xem554730,1954238r-14070,l540660,1908643r14070,l554730,1954238xem554730,2015030r-14070,l540660,1969436r14070,l554730,2015030xem554730,2075823r-14070,l540660,2030228r14070,l554730,2075823xem554730,2136615r-14070,l540660,2091021r14070,l554730,2136615xem554730,2197407r-14070,l540660,2151813r14070,l554730,2197407xem554730,2258200r-14070,l540660,2212605r14070,l554730,2258200xem554730,2318992r-14070,l540660,2273398r14070,l554730,2318992xem554730,2379785r-14070,l540660,2334190r14070,l554730,2379785xem554730,2440577r-14070,l540660,2394982r14070,l554730,2440577xem554730,2501369r-14070,l540660,2455774r14070,l554730,2501369xem554730,2562161r-14070,l540660,2516567r14070,l554730,2562161xem554730,2622954r-14070,l540660,2577359r14070,l554730,2622954xem554730,2683746r-14070,l540660,2638152r14070,l554730,2683746xem554730,2744538r-14070,l540660,2698944r14070,l554730,2744538xem554730,2805331r-14070,l540660,2759736r14070,l554730,2805331xem554730,2866123r-14070,l540660,2820529r14070,l554730,2866123xem554730,2926915r-14070,l540660,2881321r14070,l554730,2926915xem554730,2987708r-14070,l540660,2942114r14070,l554730,2987708xem554730,3048500r-14070,l540660,3002906r14070,l554730,3048500xem554730,3109293r-14070,l540660,3063698r14070,l554730,3109293xem554730,3170085r-14070,l540660,3124491r14070,l554730,3170085xem554730,3230877r-14070,l540660,3185283r14070,l554730,3230877xem554730,3291670r-14070,l540660,3246075r14070,l554730,3291670xem554730,3352462r-14070,l540660,3306868r14070,l554730,3352462xem554730,3413254r-14070,l540660,3367660r14070,l554730,3413254xem554730,3474047r-14070,l540660,3428452r14070,l554730,3474047xem554730,3534839r-14070,l540660,3489245r14070,l554730,3534839xem554730,3595631r-14070,l540660,3550037r14070,l554730,3595631xem554730,3656424r-14070,l540660,3610829r14070,l554730,3656424xem554730,3717216r-14070,l540660,3671622r14070,l554730,3717216xem554730,3778008r-14070,l540660,3732414r14070,l554730,3778008xem554730,3838801r-14070,l540660,3793207r14070,l554730,3838801xem554730,3899593r-14070,l540660,3853999r14070,l554730,3899593xem554730,3960386r-14070,l540660,3914791r14070,l554730,3960386xem554730,4021178r-14070,l540660,3975584r14070,l554730,4021178xem554730,4081970r-14070,l540660,4036376r14070,l554730,4081970xem554730,4142763r-14070,l540660,4097168r14070,l554730,4142763xem554730,4203555r-14070,l540660,4157961r14070,l554730,4203555xem554730,4264347r-14070,l540660,4218753r14070,l554730,4264347xem554730,4325140r-14070,l540660,4279545r14070,l554730,4325140xem554730,4385932r-14070,l540660,4340338r14070,l554730,4385932xem554730,4446724r-14070,l540660,4401130r14070,l554730,4446724xem554730,4507517r-14070,l540660,4461922r14070,l554730,4507517xem554730,4568309r-14070,l540660,4522715r14070,l554730,4568309xem539108,4595941r-26424,l512684,4580743r22477,l536951,4580001r2077,-2076l539509,4577252r370,-752l554080,4583483r-624,1506l544907,4593539r-5799,2402xem497486,4595941r-45594,l451892,4580743r45594,l497486,4595941xem436694,4595941r-45595,l391099,4580743r45595,l436694,4595941xem375901,4595941r-45594,l330307,4580743r45594,l375901,4595941xem315109,4595941r-45594,l269515,4580743r45594,l315109,4595941xem254317,4595941r-45595,l208722,4580743r45595,l254317,4595941xem193524,4595941r-45594,l147930,4580743r45594,l193524,4595941xem132732,4595941r-45594,l87138,4580743r45594,l132732,4595941xem71939,4595941r-45594,l26345,4580743r45594,l71939,4595941xem11291,4593539r-340,l2401,4584989,95,4579422,,4551481r15198,l15198,4575244r741,1791l17912,4579008r546,414l19061,4579762r-7770,13777xem15198,4536283r-15198,l,4490689r15198,l15198,4536283xem15198,4475491r-15198,l,4429896r15198,l15198,4475491xem15198,4414698r-15198,l,4369104r15198,l15198,4414698xem15198,4353906r-15198,l,4308312r15198,l15198,4353906xem15198,4293114r-15198,l,4247519r15198,l15198,4293114xem15198,4232321r-15198,l,4186727r15198,l15198,4232321xem15198,4171529r-15198,l,4125935r15198,l15198,4171529xem15198,4110737r-15198,l,4065142r15198,l15198,4110737xem15198,4049944r-15198,l,4004350r15198,l15198,4049944xem15198,3989152r-15198,l,3943558r15198,l15198,3989152xem15198,3928360r-15198,l,3882765r15198,l15198,3928360xem15198,3867567r-15198,l,3821973r15198,l15198,3867567xem15198,3806775r-15198,l,3761181r15198,l15198,3806775xem15198,3745982r-15198,l,3700388r15198,l15198,3745982xem15198,3685190r-15198,l,3639596r15198,l15198,3685190xem15198,3624398r-15198,l,3578803r15198,l15198,3624398xem15198,3563605r-15198,l,3518011r15198,l15198,3563605xem15198,3502813r-15198,l,3457219r15198,l15198,3502813xem15198,3442021r-15198,l,3396426r15198,l15198,3442021xem15198,3381228r-15198,l,3335634r15198,l15198,3381228xem15198,3320436r-15198,l,3274842r15198,l15198,3320436xem15198,3259644r-15198,l,3214049r15198,l15198,3259644xem15198,3198851r-15198,l,3153257r15198,l15198,3198851xem15198,3138059r-15198,l,3092465r15198,l15198,3138059xem15198,3077267r-15198,l,3031672r15198,l15198,3077267xem15198,3016474r-15198,l,2970880r15198,l15198,3016474xem15198,2955682r-15198,l,2910088r15198,l15198,2955682xem15198,2894890r-15198,l,2849295r15198,l15198,2894890xem15198,2834097r-15198,l,2788503r15198,l15198,2834097xem15198,2773305r-15198,l,2727711r15198,l15198,2773305xem15198,2712513r-15198,l,2666918r15198,l15198,2712513xem15198,2651720r-15198,l,2606126r15198,l15198,2651720xem15198,2590928r-15198,l,2545334r15198,l15198,2590928xem15198,2530136r-15198,l,2484541r15198,l15198,2530136xem15198,2469343r-15198,l,2423749r15198,l15198,2469343xem15198,2408551r-15198,l,2362957r15198,l15198,2408551xem15198,2347759r-15198,l,2302164r15198,l15198,2347759xem15198,2286966r-15198,l,2241372r15198,l15198,2286966xem15198,2226174r-15198,l,2180580r15198,l15198,2226174xem15198,2165381r-15198,l,2119787r15198,l15198,2165381xem15198,2104589r-15198,l,2058995r15198,l15198,2104589xem15198,2043797r-15198,l,1998202r15198,l15198,2043797xem15198,1983004r-15198,l,1937410r15198,l15198,1983004xem15198,1922212r-15198,l,1876618r15198,l15198,1922212xem15198,1861420r-15198,l,1815825r15198,l15198,1861420xem15198,1800627r-15198,l,1755033r15198,l15198,1800627xem15198,1739835r-15198,l,1694241r15198,l15198,1739835xem15198,1679043r-15198,l,1633448r15198,l15198,1679043xem15198,1618250r-15198,l,1572656r15198,l15198,1618250xem15198,1557458r-15198,l,1511864r15198,l15198,1557458xem15198,1496666r-15198,l,1451071r15198,l15198,1496666xem15198,1435873r-15198,l,1390279r15198,l15198,1435873xem15198,1375081r-15198,l,1329487r15198,l15198,1375081xem15198,1314289r-15198,l,1268694r15198,l15198,1314289xem15198,1253496r-15198,l,1207902r15198,l15198,1253496xem15198,1192704r-15198,l,1147110r15198,l15198,1192704xem15198,1131912r-15198,l,1086317r15198,l15198,1131912xem15198,1071119r-15198,l,1025525r15198,l15198,1071119xem15198,1010327r-15198,l,964732r15198,l15198,1010327xem15198,949535l,949535,,903940r15198,l15198,949535xem15198,888742l,888742,,843148r15198,l15198,888742xem15198,827950l,827950,,782355r15198,l15198,827950xem15198,767158l,767158,,721563r15198,l15198,767158xem15198,706365l,706365,,660771r15198,l15198,706365xem15198,645573l,645573,,599979r15198,l15198,645573xem15198,584780l,584780,,539186r15198,l15198,584780xem15198,523988l,523988,,478394r15198,l15198,523988xem15198,463196l,463196,,417601r15198,l15198,463196xem15198,402403l,402403,,356809r15198,l15198,402403xem15198,341611l,341611,,296017r15198,l15198,341611xem15198,280819l,280819,,235224r15198,l15198,280819xem15198,220026l,220026,,174432r15198,l15198,220026xem15198,159234l,159234,,113640r15198,l15198,159234xem15198,98442l,98442,,52847r15198,l15198,98442xem15198,37649l,37649,,16749,2401,10951,10951,2401,16749,r1081,l21178,15371r-1453,317l18474,16372r-2535,2534l15198,20697r,16952xem68389,15198r-45595,l22794,,68389,r,15198xe" fillcolor="black" stroked="f">
                  <v:path arrowok="t"/>
                </v:shape>
                <v:shape id="Image 13" o:spid="_x0000_s1035" type="#_x0000_t75" style="position:absolute;left:39268;top:41575;width:2242;height:27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">
                  <v:imagedata r:id="rId28" o:title=""/>
                </v:shape>
                <v:shape id="Image 14" o:spid="_x0000_s1036" type="#_x0000_t75" style="position:absolute;left:39268;top:45344;width:2242;height:27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">
                  <v:imagedata r:id="rId29" o:title=""/>
                </v:shape>
                <v:shape id="Graphic 15" o:spid="_x0000_s1037" style="position:absolute;left:38919;top:38634;width:2953;height:2629;visibility:visible;mso-wrap-style:square;v-text-anchor:top" coordsize="295275,26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" path="m160086,55879r-25056,l129389,50799r-4376,-6350l122184,35559r-1005,-8890l123014,15239r5261,-8890l136589,1269,147588,r10998,1269l166901,6349r1503,2540l141280,8889r-10580,2540l130700,26669r1329,8890l135652,43179r5368,5080l147587,50799r18163,l160086,55879xem165750,50799r-18163,l154154,48259r5369,-5080l163145,35559r1329,-8890l164474,11429,153894,8889r14510,l172161,15239r1835,11430l172986,35559r-2842,8890l165750,50799xem111410,101599r-35990,l80911,100329,75269,95249,70894,88899,68064,80009,67059,71119,68895,59689r5260,-8890l82470,45719,93468,44449r8250,l108600,48259r5373,5080l87161,53339,76580,55879r,15240l77909,80009r3623,7620l86901,92709r6567,2540l111631,95249r-5665,5080l111410,101599xem184819,59689r-7336,l181206,53339r5372,-5080l193459,44449r8248,l212705,45719r8315,5080l222523,53339r-27123,l184819,55879r,3810xem111631,95249r-18163,l100035,92709r5368,-5080l109026,80009r1329,-8890l110355,55879,99775,53339r14198,l117695,59689r67124,l184820,64769r-37461,l134120,66039r-13070,2540l119766,68579r110,2540l118867,80009r-2843,8890l111631,95249xem219870,95249r-18163,l208274,92709r5368,-5080l217265,80009r1329,-8890l218594,55879,208014,53339r14509,l226280,59689r1836,11430l227106,80009r-2842,8890l219870,95249xem177483,59689r-59788,l118023,58419r657,l129539,55879r35991,l170991,57149r6492,2540xem219650,101599r-35992,l189149,100329r-5642,-5080l179132,88899r-2829,-8890l175297,71119r112,-2540l174163,68579,160723,66039,147359,64769r37461,l201707,95249r18163,l214206,100329r5444,1270xem130700,104139r-7839,l126461,96519r5429,-5080l138986,88899r8601,-1270l156189,88899r7096,2540l168714,96519r-27434,l130700,99059r,5080xem165750,138429r-18163,l154154,135889r5369,-5080l163145,123189r1329,-8890l164474,99059,153894,96519r14820,l172313,104139r58263,l239795,106679r3561,2540l201480,109219r-13240,1270l175170,113029r-1202,l173996,114299r-1010,8890l170144,132079r-4394,6350xem147587,262889l91733,256539,44329,240029,11444,213359,,180339,2678,165099r7871,-15240l23370,135889,40894,124459r2433,-7620l48152,111759r7112,-5080l64561,104139r5404,-2540l116871,101599r5990,2540l130700,104139r,5080l93241,109219r-13240,1270l66931,113029r-7668,1270l50122,119379r,16510l40600,135889,27260,146049r-9740,10160l11549,168909,9521,180339r2579,13970l48858,231139r45209,16510l147587,252729r70899,l203441,256539r-27187,5080l147587,262889xem230576,104139r-57777,l178203,101599r46907,l230576,104139xem163617,144779r-32122,l135030,143509r-5641,-5080l125013,132079r-2829,-8890l121179,114299r28,-1270l120045,113029r-13441,-2540l93241,109219r37459,l130700,114299r1329,8890l135652,130809r5368,5080l147587,138429r18163,l160086,143509r3531,1270xem254574,166369r-9522,l245052,118109r-10506,-3810l228284,113029r-13441,-2540l201480,109219r41876,l246916,111759r4876,5080l254272,124459r17528,11430l254574,135889r,30480xem71982,166369r-9521,l62461,134619r2131,-1270l69851,133349r2131,1270l71982,166369xem104242,166369r-9109,l97360,160019r4093,-5080l107342,151129r7612,-3810l114954,134619r2131,-1270l122344,133349r2131,1270l124475,144779r42681,l170698,146049r9522,l180220,147319r7542,3810l189724,152399r-42364,l134121,153669r-13070,2540l113382,157479r-9140,5080l104242,166369xem180220,146049r-9522,l170698,134619r2132,-1270l178088,133349r2132,1270l180220,146049xem232714,166369r-9522,l223192,134619r2132,-1270l230582,133349r2132,1270l232714,166369xem198323,219709r-101471,l94720,217169r,-40640l42732,176529r-2132,-2540l40600,135889r9522,l50122,166369r54120,l104242,209549r96213,l200455,217169r-2132,2540xem218486,252729r-70899,l175083,251459r26024,-3810l246317,231139r36757,-36830l285653,180339r-2028,-11430l277655,156209r-9741,-10160l254574,135889r17226,l284623,149859r7873,15240l295175,180339r-2907,16510l283730,213359r-13898,13970l250845,240029r-22329,10160l218486,252729xem200455,209549r-9522,l190933,161289r-10506,-3810l174164,156209r-13440,-2540l147360,152399r42364,l193647,154939r4123,5080l200031,166369r54543,l254574,173989r-2132,2540l200455,176529r,33020xem126101,209549r-9522,l116579,177799r2132,-1270l123970,176529r2131,1270l126101,209549xem178595,209549r-9522,l169073,177799r2131,-1270l176463,176529r2131,1270l178595,209549xe" fillcolor="#ff904d" stroked="f">
                  <v:path arrowok="t"/>
                </v:shape>
                <v:shape id="Image 16" o:spid="_x0000_s1038" type="#_x0000_t75" style="position:absolute;left:39268;top:29145;width:2242;height:27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">
                  <v:imagedata r:id="rId28" o:title=""/>
                </v:shape>
                <v:shape id="Image 17" o:spid="_x0000_s1039" type="#_x0000_t75" style="position:absolute;left:38919;top:22799;width:2952;height:5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">
                  <v:imagedata r:id="rId30" o:title=""/>
                </v:shape>
                <v:shape id="Graphic 18" o:spid="_x0000_s1040" style="position:absolute;left:38919;top:12135;width:2953;height:2629;visibility:visible;mso-wrap-style:square;v-text-anchor:top" coordsize="295275,26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" path="m160086,55879r-25056,l129389,50799r-4376,-6350l122184,35559r-1005,-8890l123014,15239r5261,-8890l136589,1269,147588,r10998,1269l166901,6349r1503,2540l141280,8889r-10580,2540l130700,26669r1329,8890l135652,43179r5368,5080l147587,50799r18163,l160086,55879xem165750,50799r-18163,l154154,48259r5369,-5080l163145,35559r1329,-8890l164474,11429,153894,8889r14510,l172161,15239r1835,11430l172986,35559r-2842,8890l165750,50799xem111410,101599r-35990,l80911,100329,75269,95249,70894,88899,68064,80009,67059,71119,68895,59689r5260,-8890l82470,45719,93468,44449r8250,l108600,48259r5373,5080l87161,53339,76580,55879r,15240l77909,80009r3623,7620l86901,92709r6567,2540l111631,95249r-5665,5080l111410,101599xem184819,59689r-7336,l181206,53339r5372,-5080l193459,44449r8248,l212705,45719r8315,5080l222523,53339r-27123,l184819,55879r,3810xem111631,95249r-18163,l100035,92709r5368,-5080l109026,80009r1329,-8890l110355,55879,99775,53339r14198,l117695,59689r67124,l184820,64769r-37461,l134120,66039r-13070,2540l119766,68579r110,2540l118867,80009r-2843,8890l111631,95249xem219870,95249r-18163,l208274,92709r5368,-5080l217265,80009r1329,-8890l218594,55879,208014,53339r14509,l226280,59689r1836,11430l227106,80009r-2842,8890l219870,95249xem177483,59689r-59788,l118023,58419r657,l129539,55879r35991,l170991,57149r6492,2540xem219650,101599r-35992,l189149,100329r-5642,-5080l179132,88899r-2829,-8890l175297,71119r112,-2540l174163,68579,160723,66039,147359,64769r37461,l201707,95249r18163,l214206,100329r5444,1270xem130700,104139r-7839,l126461,96519r5429,-5080l138986,88899r8601,-1270l156189,88899r7096,2540l168714,96519r-27434,l130700,99059r,5080xem165750,138429r-18163,l154154,135889r5369,-5080l163145,123189r1329,-8890l164474,99059,153894,96519r14820,l172313,104139r58263,l239795,106679r3561,2540l201480,109219r-13240,1270l175170,113029r-1202,l173996,114299r-1010,8890l170144,132079r-4394,6350xem147587,262889l91733,256539,44329,240029,11444,213359,,180339,2678,165099r7871,-15240l23370,135889,40894,124459r2433,-7620l48152,111759r7112,-5080l64561,104139r5404,-2540l116871,101599r5990,2540l130700,104139r,5080l93241,109219r-13240,1270l66931,113029r-7668,1270l50122,119379r,16510l40600,135889,27260,146049r-9740,10160l11549,168909,9521,180339r2579,13970l48858,231139r45209,16510l147587,252729r70899,l203441,256539r-27187,5080l147587,262889xem230576,104139r-57777,l178203,101599r46907,l230576,104139xem163617,144779r-32122,l135030,143509r-5641,-5080l125013,132079r-2829,-8890l121179,114299r28,-1270l120045,113029r-13441,-2540l93241,109219r37459,l130700,114299r1329,8890l135652,130809r5368,5080l147587,138429r18163,l160086,143509r3531,1270xem254574,166369r-9522,l245052,118109r-10506,-3810l228284,113029r-13441,-2540l201480,109219r41876,l246916,111759r4876,5080l254272,124459r17528,11430l254574,135889r,30480xem71982,166369r-9521,l62461,134619r2131,-1270l69851,133349r2131,1270l71982,166369xem104242,166369r-9109,l97360,160019r4093,-5080l107342,151129r7612,-3810l114954,134619r2131,-1270l122344,133349r2131,1270l124475,144779r42681,l170698,146049r9522,l180220,147319r7542,3810l189724,152399r-42364,l134121,153669r-13070,2540l113382,157479r-9140,5080l104242,166369xem180220,146049r-9522,l170698,134619r2132,-1270l178088,133349r2132,1270l180220,146049xem232714,166369r-9522,l223192,134619r2132,-1270l230582,133349r2132,1270l232714,166369xem198323,219709r-101471,l94720,217169r,-40640l42732,176529r-2132,-2540l40600,135889r9522,l50122,166369r54120,l104242,209549r96213,l200455,217169r-2132,2540xem218486,252729r-70899,l175083,251459r26024,-3810l246317,231139r36757,-36830l285653,180339r-2028,-11430l277655,156209r-9741,-10160l254574,135889r17226,l284623,149859r7873,15240l295175,180339r-2907,16510l283730,213359r-13898,13970l250845,240029r-22329,10160l218486,252729xem200455,209549r-9522,l190933,161289r-10506,-3810l174164,156209r-13440,-2540l147360,152399r42364,l193647,154939r4123,5080l200031,166369r54543,l254574,173989r-2132,2540l200455,176529r,33020xem126101,209549r-9522,l116579,177799r2132,-1270l123970,176529r2131,1270l126101,209549xem178595,209549r-9522,l169073,177799r2131,-1270l176463,176529r2131,1270l178595,209549xe" fillcolor="#ff904d" stroked="f">
                  <v:path arrowok="t"/>
                </v:shape>
                <v:shape id="Graphic 19" o:spid="_x0000_s1041" style="position:absolute;left:32663;top:9421;width:13;height:6991;visibility:visible;mso-wrap-style:square;v-text-anchor:top" coordsize="1270,699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" path="m,l,698704e" filled="f" strokeweight=".42217mm">
                  <v:path arrowok="t"/>
                </v:shape>
                <v:shape id="Graphic 20" o:spid="_x0000_s1042" style="position:absolute;left:2335;top:3493;width:10337;height:2737;visibility:visible;mso-wrap-style:square;v-text-anchor:top" coordsize="1033780,273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" path="m1033458,260415r-807,1964l1028370,266679r-4278,4272l1018273,273351r-6053,l22799,273335,,250529,3,22798,2,16752,2403,10953,6679,6678,10954,2402,16753,r6046,l1012220,r6046,l1024088,2380r4275,4275l1032642,10926r791,2004e" filled="f" strokeweight=".63325mm">
                  <v:path arrowok="t"/>
                </v:shape>
                <v:shape id="Graphic 21" o:spid="_x0000_s1043" style="position:absolute;left:20853;top:114;width:15088;height:2736;visibility:visible;mso-wrap-style:square;v-text-anchor:top" coordsize="1508760,273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" path="m22811,4r1462496,l1491353,4r5812,2388l1501440,6667r4278,4272l1508131,16754r,6046l1508131,250535r-1,6057l1485307,273349,22811,273339r-6051,3l,250535,2,22800,16765,4,22811,e" filled="f" strokeweight=".63325mm">
                  <v:path arrowok="t"/>
                </v:shape>
                <v:shape id="Graphic 22" o:spid="_x0000_s1044" style="position:absolute;left:42394;top:113;width:14593;height:2737;visibility:visible;mso-wrap-style:square;v-text-anchor:top" coordsize="1459230,273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" path="m1459005,258451r-22030,14897l22817,273341r-6051,6l10960,270945,6685,266670,2409,262395,2,256584,,250538,2,22803,22817,,1436975,6r6046,l1448829,2398r4275,4275l1457382,10946r1620,3952e" filled="f" strokeweight=".63325mm">
                  <v:path arrowok="t"/>
                </v:shape>
                <v:shape id="Graphic 23" o:spid="_x0000_s1045" style="position:absolute;left:18912;top:3227;width:2305;height:13367;visibility:visible;mso-wrap-style:square;v-text-anchor:top" coordsize="230504,133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" path="m230219,22830r-577,1291056l206835,1336673r-183642,-82l14359,1334885r-312,l6813,1330003r-4958,-7244l,1313886,576,22830,2351,13956,7196,6707,14375,1818r-313,l22976,,207432,82r8873,1736l223549,6707r4882,7249l230219,22830xe" fillcolor="#ff904d" stroked="f">
                  <v:path arrowok="t"/>
                </v:shape>
                <v:shape id="Graphic 24" o:spid="_x0000_s1046" style="position:absolute;left:18912;top:17961;width:2305;height:14249;visibility:visible;mso-wrap-style:square;v-text-anchor:top" coordsize="230504,1424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" path="m230258,22724r-616,1379072l206835,1424583r-183642,-82l14359,1422795r-456,-97l6813,1417913r-5046,-7374l1767,1410246,,1401796,616,22724,23015,,208289,82r8055,1630l223588,6601r4883,7249l230258,22724xe" fillcolor="#37b5ff" stroked="f">
                  <v:path arrowok="t"/>
                </v:shape>
                <v:shape id="Graphic 25" o:spid="_x0000_s1047" style="position:absolute;left:18912;top:33683;width:2305;height:15449;visibility:visible;mso-wrap-style:square;v-text-anchor:top" coordsize="230504,1544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" path="m230312,22753r-670,1499246l206835,1544786r-183642,-82l14359,1542999r-453,-96l6813,1538116r-5046,-7373l1767,1530450,,1521999,669,22753,23070,,208199,82r8199,1660l223642,6630r4882,7249l230312,22753xe" fillcolor="#a2dbfd" stroked="f">
                  <v:path arrowok="t"/>
                </v:shape>
                <v:shape id="Graphic 26" o:spid="_x0000_s1048" style="position:absolute;left:1275;top:38464;width:12764;height:4654;visibility:visible;mso-wrap-style:square;v-text-anchor:top" coordsize="1276350,465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" path="m1221986,464953r-1167994,l43409,463906,9071,440916,,410961,,53992,15813,15814,53992,,1221986,r38178,15814l1275978,53992r,356969l1260164,449139r-38178,15814xe" fillcolor="#00be62" stroked="f">
                  <v:path arrowok="t"/>
                </v:shape>
                <v:shape id="Graphic 27" o:spid="_x0000_s1049" style="position:absolute;left:1276;top:38464;width:12763;height:4635;visibility:visible;mso-wrap-style:square;v-text-anchor:top" coordsize="1276350,463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" path="m42183,463499l9026,440911,,410923,,53990,15798,15798,53986,,1221863,3r38227,15770l1275940,53990r3,356942l1274897,421533r-23024,34377l1233711,463478e" filled="f" strokecolor="white" strokeweight="1.47758mm">
                  <v:path arrowok="t"/>
                </v:shape>
                <v:shape id="Image 28" o:spid="_x0000_s1050" type="#_x0000_t75" style="position:absolute;left:11327;top:40532;width:1596;height:14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">
                  <v:imagedata r:id="rId31" o:title=""/>
                </v:shape>
                <v:shape id="Image 29" o:spid="_x0000_s1051" type="#_x0000_t75" style="position:absolute;left:2335;top:40019;width:2469;height:2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">
                  <v:imagedata r:id="rId32" o:title=""/>
                </v:shape>
                <v:shape id="Textbox 30" o:spid="_x0000_s1052" type="#_x0000_t202" style="position:absolute;left:21298;top:530;width:14319;height:1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u1RyAAAAOAAAAAPAAAAZHJzL2Rvd25yZXYueG1sRI9Ba8JA&#13;&#10;EIXvhf6HZQre6qYW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Bs7u1RyAAAAOAA&#13;&#10;AAAPAAAAAAAAAAAAAAAAAAcCAABkcnMvZG93bnJldi54bWxQSwUGAAAAAAMAAwC3AAAA/AIAAAAA&#13;&#10;" filled="f" stroked="f">
                  <v:textbox inset="0,0,0,0">
                    <w:txbxContent>
                      <w:p w14:paraId="3F7BE7FB" w14:textId="77777777" w:rsidR="00A40DB8" w:rsidRDefault="00096600">
                        <w:pPr>
                          <w:spacing w:before="1" w:line="281" w:lineRule="exact"/>
                          <w:rPr>
                            <w:rFonts w:ascii="Arial Black"/>
                            <w:sz w:val="20"/>
                          </w:rPr>
                        </w:pPr>
                        <w:r>
                          <w:rPr>
                            <w:rFonts w:ascii="Arial Black"/>
                            <w:spacing w:val="-8"/>
                            <w:sz w:val="20"/>
                          </w:rPr>
                          <w:t>Round</w:t>
                        </w:r>
                        <w:r>
                          <w:rPr>
                            <w:rFonts w:ascii="Arial Black"/>
                            <w:spacing w:val="-11"/>
                            <w:sz w:val="20"/>
                          </w:rPr>
                          <w:t xml:space="preserve"> </w:t>
                        </w:r>
                        <w:r>
                          <w:rPr>
                            <w:rFonts w:ascii="Arial Black"/>
                            <w:spacing w:val="-8"/>
                            <w:sz w:val="20"/>
                          </w:rPr>
                          <w:t>1:</w:t>
                        </w:r>
                        <w:r>
                          <w:rPr>
                            <w:rFonts w:ascii="Arial Black"/>
                            <w:spacing w:val="-10"/>
                            <w:sz w:val="20"/>
                          </w:rPr>
                          <w:t xml:space="preserve"> </w:t>
                        </w:r>
                        <w:r>
                          <w:rPr>
                            <w:rFonts w:ascii="Arial Black"/>
                            <w:spacing w:val="-8"/>
                            <w:sz w:val="20"/>
                          </w:rPr>
                          <w:t>Annotations</w:t>
                        </w:r>
                      </w:p>
                    </w:txbxContent>
                  </v:textbox>
                </v:shape>
                <v:shape id="Textbox 31" o:spid="_x0000_s1053" type="#_x0000_t202" style="position:absolute;left:42704;top:530;width:14110;height:1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270DF8C4" w14:textId="77777777" w:rsidR="00A40DB8" w:rsidRDefault="00096600">
                        <w:pPr>
                          <w:spacing w:before="1" w:line="281" w:lineRule="exact"/>
                          <w:rPr>
                            <w:rFonts w:ascii="Arial Black"/>
                            <w:sz w:val="20"/>
                          </w:rPr>
                        </w:pPr>
                        <w:r>
                          <w:rPr>
                            <w:rFonts w:ascii="Arial Black"/>
                            <w:w w:val="90"/>
                            <w:sz w:val="20"/>
                          </w:rPr>
                          <w:t>Round</w:t>
                        </w:r>
                        <w:r>
                          <w:rPr>
                            <w:rFonts w:ascii="Arial Black"/>
                            <w:spacing w:val="7"/>
                            <w:sz w:val="20"/>
                          </w:rPr>
                          <w:t xml:space="preserve"> </w:t>
                        </w:r>
                        <w:r>
                          <w:rPr>
                            <w:rFonts w:ascii="Arial Black"/>
                            <w:w w:val="90"/>
                            <w:sz w:val="20"/>
                          </w:rPr>
                          <w:t>2:</w:t>
                        </w:r>
                        <w:r>
                          <w:rPr>
                            <w:rFonts w:ascii="Arial Black"/>
                            <w:spacing w:val="8"/>
                            <w:sz w:val="20"/>
                          </w:rPr>
                          <w:t xml:space="preserve"> </w:t>
                        </w:r>
                        <w:r>
                          <w:rPr>
                            <w:rFonts w:ascii="Arial Black"/>
                            <w:w w:val="90"/>
                            <w:sz w:val="20"/>
                          </w:rPr>
                          <w:t>Re-</w:t>
                        </w:r>
                        <w:r>
                          <w:rPr>
                            <w:rFonts w:ascii="Arial Black"/>
                            <w:spacing w:val="-2"/>
                            <w:w w:val="90"/>
                            <w:sz w:val="20"/>
                          </w:rPr>
                          <w:t>Gradings</w:t>
                        </w:r>
                      </w:p>
                    </w:txbxContent>
                  </v:textbox>
                </v:shape>
                <v:shape id="Textbox 32" o:spid="_x0000_s1054" type="#_x0000_t202" style="position:absolute;left:3835;top:3909;width:7792;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Na9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DzcNa9yAAAAOAA&#13;&#10;AAAPAAAAAAAAAAAAAAAAAAcCAABkcnMvZG93bnJldi54bWxQSwUGAAAAAAMAAwC3AAAA/AIAAAAA&#13;&#10;" filled="f" stroked="f">
                  <v:textbox inset="0,0,0,0">
                    <w:txbxContent>
                      <w:p w14:paraId="3B059D0E" w14:textId="77777777" w:rsidR="00A40DB8" w:rsidRDefault="00096600">
                        <w:pPr>
                          <w:spacing w:before="1"/>
                          <w:ind w:right="67"/>
                          <w:jc w:val="center"/>
                          <w:rPr>
                            <w:rFonts w:ascii="Arial Black"/>
                            <w:sz w:val="20"/>
                          </w:rPr>
                        </w:pPr>
                        <w:r>
                          <w:rPr>
                            <w:rFonts w:ascii="Arial Black"/>
                            <w:spacing w:val="-2"/>
                            <w:sz w:val="20"/>
                          </w:rPr>
                          <w:t>Original</w:t>
                        </w:r>
                      </w:p>
                      <w:p w14:paraId="6166F52E" w14:textId="77777777" w:rsidR="00A40DB8" w:rsidRDefault="00096600">
                        <w:pPr>
                          <w:spacing w:before="97"/>
                          <w:ind w:left="56" w:right="67"/>
                          <w:jc w:val="center"/>
                          <w:rPr>
                            <w:rFonts w:ascii="Arial Black"/>
                            <w:sz w:val="24"/>
                          </w:rPr>
                        </w:pPr>
                        <w:r>
                          <w:rPr>
                            <w:rFonts w:ascii="Arial Black"/>
                            <w:spacing w:val="-2"/>
                            <w:sz w:val="24"/>
                          </w:rPr>
                          <w:t>Context</w:t>
                        </w:r>
                      </w:p>
                      <w:p w14:paraId="45D8D069" w14:textId="77777777" w:rsidR="00A40DB8" w:rsidRDefault="00096600">
                        <w:pPr>
                          <w:spacing w:before="121" w:line="225" w:lineRule="exact"/>
                          <w:ind w:left="-1" w:right="18"/>
                          <w:jc w:val="center"/>
                          <w:rPr>
                            <w:rFonts w:ascii="Arial Black"/>
                            <w:sz w:val="16"/>
                          </w:rPr>
                        </w:pPr>
                        <w:r>
                          <w:rPr>
                            <w:rFonts w:ascii="Arial Black"/>
                            <w:spacing w:val="-5"/>
                            <w:sz w:val="16"/>
                          </w:rPr>
                          <w:t>Patient</w:t>
                        </w:r>
                        <w:r>
                          <w:rPr>
                            <w:rFonts w:ascii="Arial Black"/>
                            <w:spacing w:val="-1"/>
                            <w:sz w:val="16"/>
                          </w:rPr>
                          <w:t xml:space="preserve"> </w:t>
                        </w:r>
                        <w:r>
                          <w:rPr>
                            <w:rFonts w:ascii="Arial Black"/>
                            <w:spacing w:val="-4"/>
                            <w:sz w:val="16"/>
                          </w:rPr>
                          <w:t>Profile</w:t>
                        </w:r>
                      </w:p>
                    </w:txbxContent>
                  </v:textbox>
                </v:shape>
                <v:shape id="Textbox 33" o:spid="_x0000_s1055" type="#_x0000_t202" style="position:absolute;left:22223;top:3294;width:13615;height:7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49841CFB" w14:textId="77777777" w:rsidR="00A40DB8" w:rsidRDefault="00096600">
                        <w:pPr>
                          <w:spacing w:line="279" w:lineRule="exact"/>
                          <w:rPr>
                            <w:rFonts w:ascii="Arial Black"/>
                            <w:sz w:val="20"/>
                          </w:rPr>
                        </w:pPr>
                        <w:r>
                          <w:rPr>
                            <w:rFonts w:ascii="Arial Black"/>
                            <w:w w:val="90"/>
                            <w:sz w:val="20"/>
                          </w:rPr>
                          <w:t>Majority-Vote</w:t>
                        </w:r>
                        <w:r>
                          <w:rPr>
                            <w:rFonts w:ascii="Arial Black"/>
                            <w:spacing w:val="34"/>
                            <w:sz w:val="20"/>
                          </w:rPr>
                          <w:t xml:space="preserve"> </w:t>
                        </w:r>
                        <w:r>
                          <w:rPr>
                            <w:rFonts w:ascii="Arial Black"/>
                            <w:spacing w:val="-2"/>
                            <w:w w:val="90"/>
                            <w:sz w:val="20"/>
                          </w:rPr>
                          <w:t>Labels</w:t>
                        </w:r>
                      </w:p>
                      <w:p w14:paraId="6C589EF9" w14:textId="77777777" w:rsidR="00A40DB8" w:rsidRDefault="00096600">
                        <w:pPr>
                          <w:spacing w:before="142"/>
                          <w:ind w:left="45"/>
                          <w:rPr>
                            <w:rFonts w:ascii="Arial Black"/>
                            <w:sz w:val="16"/>
                          </w:rPr>
                        </w:pPr>
                        <w:r>
                          <w:rPr>
                            <w:rFonts w:ascii="Arial Black"/>
                            <w:w w:val="85"/>
                            <w:sz w:val="16"/>
                          </w:rPr>
                          <w:t>52</w:t>
                        </w:r>
                        <w:r>
                          <w:rPr>
                            <w:rFonts w:ascii="Arial Black"/>
                            <w:spacing w:val="-2"/>
                            <w:w w:val="85"/>
                            <w:sz w:val="16"/>
                          </w:rPr>
                          <w:t xml:space="preserve"> </w:t>
                        </w:r>
                        <w:r>
                          <w:rPr>
                            <w:rFonts w:ascii="Arial Black"/>
                            <w:w w:val="85"/>
                            <w:sz w:val="16"/>
                          </w:rPr>
                          <w:t>Trainees</w:t>
                        </w:r>
                        <w:r>
                          <w:rPr>
                            <w:rFonts w:ascii="Arial Black"/>
                            <w:spacing w:val="34"/>
                            <w:sz w:val="16"/>
                          </w:rPr>
                          <w:t xml:space="preserve"> </w:t>
                        </w:r>
                        <w:r>
                          <w:rPr>
                            <w:rFonts w:ascii="Arial Black"/>
                            <w:w w:val="85"/>
                            <w:sz w:val="16"/>
                          </w:rPr>
                          <w:t>+</w:t>
                        </w:r>
                        <w:r>
                          <w:rPr>
                            <w:rFonts w:ascii="Arial Black"/>
                            <w:spacing w:val="-2"/>
                            <w:w w:val="85"/>
                            <w:sz w:val="16"/>
                          </w:rPr>
                          <w:t xml:space="preserve"> </w:t>
                        </w:r>
                        <w:r>
                          <w:rPr>
                            <w:rFonts w:ascii="Arial Black"/>
                            <w:w w:val="85"/>
                            <w:sz w:val="16"/>
                          </w:rPr>
                          <w:t>7</w:t>
                        </w:r>
                        <w:r>
                          <w:rPr>
                            <w:rFonts w:ascii="Arial Black"/>
                            <w:spacing w:val="-2"/>
                            <w:w w:val="85"/>
                            <w:sz w:val="16"/>
                          </w:rPr>
                          <w:t xml:space="preserve"> Physicians</w:t>
                        </w:r>
                      </w:p>
                      <w:p w14:paraId="1ED7B5D6" w14:textId="77777777" w:rsidR="00A40DB8" w:rsidRDefault="00096600">
                        <w:pPr>
                          <w:spacing w:before="188" w:line="294" w:lineRule="exact"/>
                          <w:ind w:left="712"/>
                          <w:rPr>
                            <w:rFonts w:ascii="Arial Black"/>
                            <w:sz w:val="21"/>
                          </w:rPr>
                        </w:pPr>
                        <w:r>
                          <w:rPr>
                            <w:rFonts w:ascii="Arial Black"/>
                            <w:spacing w:val="-2"/>
                            <w:w w:val="95"/>
                            <w:sz w:val="21"/>
                          </w:rPr>
                          <w:t>......</w:t>
                        </w:r>
                      </w:p>
                    </w:txbxContent>
                  </v:textbox>
                </v:shape>
                <v:shape id="Textbox 34" o:spid="_x0000_s1056" type="#_x0000_t202" style="position:absolute;left:37957;top:3306;width:4870;height:3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271E2FC5" w14:textId="77777777" w:rsidR="00A40DB8" w:rsidRDefault="00096600">
                        <w:pPr>
                          <w:spacing w:before="15" w:line="216" w:lineRule="auto"/>
                          <w:ind w:right="18" w:hanging="1"/>
                          <w:jc w:val="center"/>
                          <w:rPr>
                            <w:rFonts w:ascii="Arial Black"/>
                            <w:sz w:val="16"/>
                          </w:rPr>
                        </w:pPr>
                        <w:r>
                          <w:rPr>
                            <w:rFonts w:ascii="Arial Black"/>
                            <w:spacing w:val="-2"/>
                            <w:sz w:val="16"/>
                          </w:rPr>
                          <w:t xml:space="preserve">Low/Irr </w:t>
                        </w:r>
                        <w:r>
                          <w:rPr>
                            <w:rFonts w:ascii="Arial Black"/>
                            <w:spacing w:val="-2"/>
                            <w:w w:val="90"/>
                            <w:sz w:val="16"/>
                          </w:rPr>
                          <w:t xml:space="preserve">Sentence </w:t>
                        </w:r>
                        <w:r>
                          <w:rPr>
                            <w:rFonts w:ascii="Arial Black"/>
                            <w:spacing w:val="-2"/>
                            <w:sz w:val="16"/>
                          </w:rPr>
                          <w:t>Filtering</w:t>
                        </w:r>
                      </w:p>
                    </w:txbxContent>
                  </v:textbox>
                </v:shape>
                <v:shape id="Textbox 35" o:spid="_x0000_s1057" type="#_x0000_t202" style="position:absolute;left:47733;top:5903;width:5309;height:5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51A52C9C" w14:textId="77777777" w:rsidR="00A40DB8" w:rsidRDefault="00096600">
                        <w:pPr>
                          <w:spacing w:line="220" w:lineRule="exact"/>
                          <w:rPr>
                            <w:rFonts w:ascii="Arial Black"/>
                            <w:sz w:val="16"/>
                          </w:rPr>
                        </w:pPr>
                        <w:r>
                          <w:rPr>
                            <w:rFonts w:ascii="Arial Black"/>
                            <w:w w:val="85"/>
                            <w:sz w:val="16"/>
                          </w:rPr>
                          <w:t>8</w:t>
                        </w:r>
                        <w:r>
                          <w:rPr>
                            <w:rFonts w:ascii="Arial Black"/>
                            <w:spacing w:val="-4"/>
                            <w:w w:val="85"/>
                            <w:sz w:val="16"/>
                          </w:rPr>
                          <w:t xml:space="preserve"> </w:t>
                        </w:r>
                        <w:r>
                          <w:rPr>
                            <w:rFonts w:ascii="Arial Black"/>
                            <w:spacing w:val="-2"/>
                            <w:w w:val="90"/>
                            <w:sz w:val="16"/>
                          </w:rPr>
                          <w:t>Trainees</w:t>
                        </w:r>
                      </w:p>
                      <w:p w14:paraId="48AD4B7E" w14:textId="77777777" w:rsidR="00A40DB8" w:rsidRDefault="00A40DB8">
                        <w:pPr>
                          <w:spacing w:before="128"/>
                          <w:rPr>
                            <w:rFonts w:ascii="Arial Black"/>
                            <w:sz w:val="16"/>
                          </w:rPr>
                        </w:pPr>
                      </w:p>
                      <w:p w14:paraId="3B35ED0D" w14:textId="77777777" w:rsidR="00A40DB8" w:rsidRDefault="00096600">
                        <w:pPr>
                          <w:spacing w:line="294" w:lineRule="exact"/>
                          <w:ind w:left="406"/>
                          <w:rPr>
                            <w:rFonts w:ascii="Arial Black"/>
                            <w:sz w:val="21"/>
                          </w:rPr>
                        </w:pPr>
                        <w:r>
                          <w:rPr>
                            <w:rFonts w:ascii="Arial Black"/>
                            <w:spacing w:val="-2"/>
                            <w:w w:val="95"/>
                            <w:sz w:val="21"/>
                          </w:rPr>
                          <w:t>......</w:t>
                        </w:r>
                      </w:p>
                    </w:txbxContent>
                  </v:textbox>
                </v:shape>
                <v:shape id="Textbox 36" o:spid="_x0000_s1058" type="#_x0000_t202" style="position:absolute;left:22823;top:18064;width:12192;height:3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41965CEF" w14:textId="77777777" w:rsidR="00A40DB8" w:rsidRDefault="00096600">
                        <w:pPr>
                          <w:spacing w:line="279" w:lineRule="exact"/>
                          <w:rPr>
                            <w:rFonts w:ascii="Arial Black"/>
                            <w:sz w:val="20"/>
                          </w:rPr>
                        </w:pPr>
                        <w:r>
                          <w:rPr>
                            <w:rFonts w:ascii="Arial Black"/>
                            <w:w w:val="90"/>
                            <w:sz w:val="20"/>
                          </w:rPr>
                          <w:t>ContextCite</w:t>
                        </w:r>
                        <w:r>
                          <w:rPr>
                            <w:rFonts w:ascii="Arial Black"/>
                            <w:spacing w:val="-5"/>
                            <w:w w:val="90"/>
                            <w:sz w:val="20"/>
                          </w:rPr>
                          <w:t xml:space="preserve"> </w:t>
                        </w:r>
                        <w:r>
                          <w:rPr>
                            <w:rFonts w:ascii="Arial Black"/>
                            <w:spacing w:val="-4"/>
                            <w:w w:val="95"/>
                            <w:sz w:val="20"/>
                          </w:rPr>
                          <w:t>Labels</w:t>
                        </w:r>
                      </w:p>
                      <w:p w14:paraId="407813F7" w14:textId="77777777" w:rsidR="00A40DB8" w:rsidRDefault="00096600">
                        <w:pPr>
                          <w:spacing w:before="67" w:line="223" w:lineRule="exact"/>
                          <w:ind w:left="517"/>
                          <w:rPr>
                            <w:rFonts w:ascii="Arial Black"/>
                            <w:sz w:val="16"/>
                          </w:rPr>
                        </w:pPr>
                        <w:r>
                          <w:rPr>
                            <w:rFonts w:ascii="Arial Black"/>
                            <w:w w:val="85"/>
                            <w:sz w:val="16"/>
                          </w:rPr>
                          <w:t>3</w:t>
                        </w:r>
                        <w:r>
                          <w:rPr>
                            <w:rFonts w:ascii="Arial Black"/>
                            <w:spacing w:val="-4"/>
                            <w:w w:val="85"/>
                            <w:sz w:val="16"/>
                          </w:rPr>
                          <w:t xml:space="preserve"> </w:t>
                        </w:r>
                        <w:r>
                          <w:rPr>
                            <w:rFonts w:ascii="Arial Black"/>
                            <w:spacing w:val="-2"/>
                            <w:sz w:val="16"/>
                          </w:rPr>
                          <w:t>Models</w:t>
                        </w:r>
                      </w:p>
                    </w:txbxContent>
                  </v:textbox>
                </v:shape>
                <v:shape id="Textbox 37" o:spid="_x0000_s1059" type="#_x0000_t202" style="position:absolute;left:2175;top:27455;width:8725;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55C8F649" w14:textId="77777777" w:rsidR="00A40DB8" w:rsidRDefault="00096600">
                        <w:pPr>
                          <w:spacing w:before="3"/>
                          <w:ind w:left="583"/>
                          <w:rPr>
                            <w:rFonts w:ascii="Arial Black"/>
                            <w:sz w:val="16"/>
                          </w:rPr>
                        </w:pPr>
                        <w:r>
                          <w:rPr>
                            <w:rFonts w:ascii="Arial Black"/>
                            <w:spacing w:val="-2"/>
                            <w:sz w:val="16"/>
                          </w:rPr>
                          <w:t>Query</w:t>
                        </w:r>
                      </w:p>
                      <w:p w14:paraId="199D35A0" w14:textId="77777777" w:rsidR="00A40DB8" w:rsidRDefault="00096600">
                        <w:pPr>
                          <w:spacing w:before="122"/>
                          <w:rPr>
                            <w:rFonts w:ascii="Arial Black"/>
                            <w:sz w:val="12"/>
                          </w:rPr>
                        </w:pPr>
                        <w:r>
                          <w:rPr>
                            <w:rFonts w:ascii="Arial Black"/>
                            <w:w w:val="90"/>
                            <w:sz w:val="12"/>
                          </w:rPr>
                          <w:t>What</w:t>
                        </w:r>
                        <w:r>
                          <w:rPr>
                            <w:rFonts w:ascii="Arial Black"/>
                            <w:spacing w:val="-2"/>
                            <w:sz w:val="12"/>
                          </w:rPr>
                          <w:t xml:space="preserve"> </w:t>
                        </w:r>
                        <w:r>
                          <w:rPr>
                            <w:rFonts w:ascii="Arial Black"/>
                            <w:w w:val="90"/>
                            <w:sz w:val="12"/>
                          </w:rPr>
                          <w:t>is</w:t>
                        </w:r>
                        <w:r>
                          <w:rPr>
                            <w:rFonts w:ascii="Arial Black"/>
                            <w:spacing w:val="-1"/>
                            <w:sz w:val="12"/>
                          </w:rPr>
                          <w:t xml:space="preserve"> </w:t>
                        </w:r>
                        <w:r>
                          <w:rPr>
                            <w:rFonts w:ascii="Arial Black"/>
                            <w:w w:val="90"/>
                            <w:sz w:val="12"/>
                          </w:rPr>
                          <w:t>the</w:t>
                        </w:r>
                        <w:r>
                          <w:rPr>
                            <w:rFonts w:ascii="Arial Black"/>
                            <w:spacing w:val="-1"/>
                            <w:sz w:val="12"/>
                          </w:rPr>
                          <w:t xml:space="preserve"> </w:t>
                        </w:r>
                        <w:r>
                          <w:rPr>
                            <w:rFonts w:ascii="Arial Black"/>
                            <w:spacing w:val="-2"/>
                            <w:w w:val="90"/>
                            <w:sz w:val="12"/>
                          </w:rPr>
                          <w:t>diagnosis?</w:t>
                        </w:r>
                      </w:p>
                    </w:txbxContent>
                  </v:textbox>
                </v:shape>
                <v:shape id="Textbox 38" o:spid="_x0000_s1060" type="#_x0000_t202" style="position:absolute;left:39275;top:27626;width:2368;height:17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14:paraId="20585FC2" w14:textId="77777777" w:rsidR="00A40DB8" w:rsidRDefault="00096600">
                        <w:pPr>
                          <w:spacing w:line="281" w:lineRule="exact"/>
                          <w:rPr>
                            <w:rFonts w:ascii="Arial Black"/>
                            <w:sz w:val="20"/>
                          </w:rPr>
                        </w:pPr>
                        <w:r>
                          <w:rPr>
                            <w:rFonts w:ascii="Arial Black"/>
                            <w:spacing w:val="-2"/>
                            <w:w w:val="90"/>
                            <w:sz w:val="20"/>
                          </w:rPr>
                          <w:t>......</w:t>
                        </w:r>
                      </w:p>
                    </w:txbxContent>
                  </v:textbox>
                </v:shape>
                <v:shape id="Textbox 39" o:spid="_x0000_s1061" type="#_x0000_t202" style="position:absolute;left:48979;top:27424;width:2457;height:18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14:paraId="33942E1F" w14:textId="77777777" w:rsidR="00A40DB8" w:rsidRDefault="00096600">
                        <w:pPr>
                          <w:spacing w:line="292" w:lineRule="exact"/>
                          <w:rPr>
                            <w:rFonts w:ascii="Arial Black"/>
                            <w:sz w:val="21"/>
                          </w:rPr>
                        </w:pPr>
                        <w:r>
                          <w:rPr>
                            <w:rFonts w:ascii="Arial Black"/>
                            <w:spacing w:val="-2"/>
                            <w:w w:val="90"/>
                            <w:sz w:val="21"/>
                          </w:rPr>
                          <w:t>......</w:t>
                        </w:r>
                      </w:p>
                    </w:txbxContent>
                  </v:textbox>
                </v:shape>
                <v:shape id="Textbox 40" o:spid="_x0000_s1062" type="#_x0000_t202" style="position:absolute;left:2175;top:32335;width:10522;height:9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3E1B9492" w14:textId="77777777" w:rsidR="00A40DB8" w:rsidRDefault="00096600">
                        <w:pPr>
                          <w:numPr>
                            <w:ilvl w:val="0"/>
                            <w:numId w:val="5"/>
                          </w:numPr>
                          <w:tabs>
                            <w:tab w:val="left" w:pos="149"/>
                          </w:tabs>
                          <w:spacing w:before="3"/>
                          <w:ind w:left="149" w:hanging="149"/>
                          <w:rPr>
                            <w:rFonts w:ascii="Arial Black"/>
                            <w:sz w:val="12"/>
                          </w:rPr>
                        </w:pPr>
                        <w:r>
                          <w:rPr>
                            <w:rFonts w:ascii="Arial Black"/>
                            <w:spacing w:val="-2"/>
                            <w:sz w:val="12"/>
                          </w:rPr>
                          <w:t>Gynecomastia</w:t>
                        </w:r>
                      </w:p>
                      <w:p w14:paraId="431F7058" w14:textId="77777777" w:rsidR="00A40DB8" w:rsidRDefault="00096600">
                        <w:pPr>
                          <w:numPr>
                            <w:ilvl w:val="0"/>
                            <w:numId w:val="5"/>
                          </w:numPr>
                          <w:tabs>
                            <w:tab w:val="left" w:pos="149"/>
                          </w:tabs>
                          <w:spacing w:before="4"/>
                          <w:ind w:left="149" w:hanging="149"/>
                          <w:rPr>
                            <w:rFonts w:ascii="Arial Black"/>
                            <w:sz w:val="12"/>
                          </w:rPr>
                        </w:pPr>
                        <w:r>
                          <w:rPr>
                            <w:rFonts w:ascii="Arial Black"/>
                            <w:spacing w:val="-2"/>
                            <w:sz w:val="12"/>
                          </w:rPr>
                          <w:t>Lipoma</w:t>
                        </w:r>
                      </w:p>
                      <w:p w14:paraId="2825A880" w14:textId="77777777" w:rsidR="00A40DB8" w:rsidRDefault="00096600">
                        <w:pPr>
                          <w:numPr>
                            <w:ilvl w:val="0"/>
                            <w:numId w:val="5"/>
                          </w:numPr>
                          <w:tabs>
                            <w:tab w:val="left" w:pos="145"/>
                          </w:tabs>
                          <w:spacing w:before="4"/>
                          <w:ind w:left="145" w:hanging="145"/>
                          <w:rPr>
                            <w:rFonts w:ascii="Arial Black"/>
                            <w:sz w:val="12"/>
                          </w:rPr>
                        </w:pPr>
                        <w:r>
                          <w:rPr>
                            <w:rFonts w:ascii="Arial Black"/>
                            <w:spacing w:val="-2"/>
                            <w:sz w:val="12"/>
                          </w:rPr>
                          <w:t>Carcinoma</w:t>
                        </w:r>
                      </w:p>
                      <w:p w14:paraId="47BE09BF" w14:textId="77777777" w:rsidR="00A40DB8" w:rsidRDefault="00096600">
                        <w:pPr>
                          <w:numPr>
                            <w:ilvl w:val="0"/>
                            <w:numId w:val="5"/>
                          </w:numPr>
                          <w:tabs>
                            <w:tab w:val="left" w:pos="158"/>
                          </w:tabs>
                          <w:spacing w:before="5"/>
                          <w:ind w:left="158" w:hanging="158"/>
                          <w:rPr>
                            <w:rFonts w:ascii="Arial Black"/>
                            <w:sz w:val="12"/>
                          </w:rPr>
                        </w:pPr>
                        <w:r>
                          <w:rPr>
                            <w:rFonts w:ascii="Arial Black"/>
                            <w:w w:val="90"/>
                            <w:sz w:val="12"/>
                          </w:rPr>
                          <w:t>Epidermal</w:t>
                        </w:r>
                        <w:r>
                          <w:rPr>
                            <w:rFonts w:ascii="Arial Black"/>
                            <w:spacing w:val="1"/>
                            <w:sz w:val="12"/>
                          </w:rPr>
                          <w:t xml:space="preserve"> </w:t>
                        </w:r>
                        <w:r>
                          <w:rPr>
                            <w:rFonts w:ascii="Arial Black"/>
                            <w:w w:val="90"/>
                            <w:sz w:val="12"/>
                          </w:rPr>
                          <w:t>inclusion</w:t>
                        </w:r>
                        <w:r>
                          <w:rPr>
                            <w:rFonts w:ascii="Arial Black"/>
                            <w:spacing w:val="2"/>
                            <w:sz w:val="12"/>
                          </w:rPr>
                          <w:t xml:space="preserve"> </w:t>
                        </w:r>
                        <w:r>
                          <w:rPr>
                            <w:rFonts w:ascii="Arial Black"/>
                            <w:spacing w:val="-4"/>
                            <w:w w:val="90"/>
                            <w:sz w:val="12"/>
                          </w:rPr>
                          <w:t>cyst</w:t>
                        </w:r>
                      </w:p>
                      <w:p w14:paraId="6088B6A8" w14:textId="77777777" w:rsidR="00A40DB8" w:rsidRDefault="00A40DB8">
                        <w:pPr>
                          <w:spacing w:before="143"/>
                          <w:rPr>
                            <w:rFonts w:ascii="Arial Black"/>
                            <w:sz w:val="12"/>
                          </w:rPr>
                        </w:pPr>
                      </w:p>
                      <w:p w14:paraId="77D435CD" w14:textId="77777777" w:rsidR="00A40DB8" w:rsidRDefault="00096600">
                        <w:pPr>
                          <w:ind w:left="357"/>
                          <w:rPr>
                            <w:rFonts w:ascii="Arial Black"/>
                            <w:sz w:val="12"/>
                          </w:rPr>
                        </w:pPr>
                        <w:r>
                          <w:rPr>
                            <w:rFonts w:ascii="Arial Black"/>
                            <w:w w:val="90"/>
                            <w:sz w:val="12"/>
                          </w:rPr>
                          <w:t>Correct</w:t>
                        </w:r>
                        <w:r>
                          <w:rPr>
                            <w:rFonts w:ascii="Arial Black"/>
                            <w:spacing w:val="8"/>
                            <w:sz w:val="12"/>
                          </w:rPr>
                          <w:t xml:space="preserve"> </w:t>
                        </w:r>
                        <w:r>
                          <w:rPr>
                            <w:rFonts w:ascii="Arial Black"/>
                            <w:spacing w:val="-2"/>
                            <w:sz w:val="12"/>
                          </w:rPr>
                          <w:t>Answer:</w:t>
                        </w:r>
                      </w:p>
                      <w:p w14:paraId="2320F375" w14:textId="77777777" w:rsidR="00A40DB8" w:rsidRDefault="00096600">
                        <w:pPr>
                          <w:spacing w:before="101"/>
                          <w:ind w:left="492"/>
                          <w:rPr>
                            <w:rFonts w:ascii="Arial Black"/>
                            <w:sz w:val="12"/>
                          </w:rPr>
                        </w:pPr>
                        <w:r>
                          <w:rPr>
                            <w:rFonts w:ascii="Arial Black"/>
                            <w:w w:val="85"/>
                            <w:sz w:val="12"/>
                          </w:rPr>
                          <w:t>C.</w:t>
                        </w:r>
                        <w:r>
                          <w:rPr>
                            <w:rFonts w:ascii="Arial Black"/>
                            <w:spacing w:val="-3"/>
                            <w:w w:val="85"/>
                            <w:sz w:val="12"/>
                          </w:rPr>
                          <w:t xml:space="preserve"> </w:t>
                        </w:r>
                        <w:r>
                          <w:rPr>
                            <w:rFonts w:ascii="Arial Black"/>
                            <w:spacing w:val="-2"/>
                            <w:w w:val="95"/>
                            <w:sz w:val="12"/>
                          </w:rPr>
                          <w:t>Carcinoma</w:t>
                        </w:r>
                      </w:p>
                    </w:txbxContent>
                  </v:textbox>
                </v:shape>
                <v:shape id="Textbox 41" o:spid="_x0000_s1063" type="#_x0000_t202" style="position:absolute;left:23028;top:33726;width:11716;height:59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Du3yAAAAOAAAAAPAAAAZHJzL2Rvd25yZXYueG1sRI9Ba8JA&#13;&#10;FITvgv9heUJvulGK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BbpDu3yAAAAOAA&#13;&#10;AAAPAAAAAAAAAAAAAAAAAAcCAABkcnMvZG93bnJldi54bWxQSwUGAAAAAAMAAwC3AAAA/AIAAAAA&#13;&#10;" filled="f" stroked="f">
                  <v:textbox inset="0,0,0,0">
                    <w:txbxContent>
                      <w:p w14:paraId="2B4BF9C8" w14:textId="77777777" w:rsidR="00A40DB8" w:rsidRDefault="00096600">
                        <w:pPr>
                          <w:spacing w:line="279" w:lineRule="exact"/>
                          <w:rPr>
                            <w:rFonts w:ascii="Arial Black"/>
                            <w:sz w:val="20"/>
                          </w:rPr>
                        </w:pPr>
                        <w:r>
                          <w:rPr>
                            <w:rFonts w:ascii="Arial Black"/>
                            <w:w w:val="90"/>
                            <w:sz w:val="20"/>
                          </w:rPr>
                          <w:t>Self-Report</w:t>
                        </w:r>
                        <w:r>
                          <w:rPr>
                            <w:rFonts w:ascii="Arial Black"/>
                            <w:spacing w:val="-7"/>
                            <w:sz w:val="20"/>
                          </w:rPr>
                          <w:t xml:space="preserve"> </w:t>
                        </w:r>
                        <w:r>
                          <w:rPr>
                            <w:rFonts w:ascii="Arial Black"/>
                            <w:spacing w:val="-2"/>
                            <w:w w:val="90"/>
                            <w:sz w:val="20"/>
                          </w:rPr>
                          <w:t>Labels</w:t>
                        </w:r>
                      </w:p>
                      <w:p w14:paraId="1CBA4327" w14:textId="77777777" w:rsidR="00A40DB8" w:rsidRDefault="00096600">
                        <w:pPr>
                          <w:spacing w:before="53"/>
                          <w:ind w:left="473"/>
                          <w:rPr>
                            <w:rFonts w:ascii="Arial Black"/>
                            <w:sz w:val="16"/>
                          </w:rPr>
                        </w:pPr>
                        <w:r>
                          <w:rPr>
                            <w:rFonts w:ascii="Arial Black"/>
                            <w:w w:val="85"/>
                            <w:sz w:val="16"/>
                          </w:rPr>
                          <w:t>6</w:t>
                        </w:r>
                        <w:r>
                          <w:rPr>
                            <w:rFonts w:ascii="Arial Black"/>
                            <w:spacing w:val="-4"/>
                            <w:w w:val="85"/>
                            <w:sz w:val="16"/>
                          </w:rPr>
                          <w:t xml:space="preserve"> </w:t>
                        </w:r>
                        <w:r>
                          <w:rPr>
                            <w:rFonts w:ascii="Arial Black"/>
                            <w:spacing w:val="-2"/>
                            <w:sz w:val="16"/>
                          </w:rPr>
                          <w:t>Models</w:t>
                        </w:r>
                      </w:p>
                      <w:p w14:paraId="30AEEC50" w14:textId="77777777" w:rsidR="00A40DB8" w:rsidRDefault="00096600">
                        <w:pPr>
                          <w:spacing w:before="80" w:line="294" w:lineRule="exact"/>
                          <w:ind w:left="219"/>
                          <w:jc w:val="center"/>
                          <w:rPr>
                            <w:rFonts w:ascii="Arial Black"/>
                            <w:sz w:val="21"/>
                          </w:rPr>
                        </w:pPr>
                        <w:r>
                          <w:rPr>
                            <w:rFonts w:ascii="Arial Black"/>
                            <w:spacing w:val="-2"/>
                            <w:w w:val="95"/>
                            <w:sz w:val="21"/>
                          </w:rPr>
                          <w:t>......</w:t>
                        </w:r>
                      </w:p>
                    </w:txbxContent>
                  </v:textbox>
                </v:shape>
                <v:shape id="Textbox 42" o:spid="_x0000_s1064" type="#_x0000_t202" style="position:absolute;left:50306;top:36089;width:2458;height:1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14:paraId="100EAD53" w14:textId="77777777" w:rsidR="00A40DB8" w:rsidRDefault="00096600">
                        <w:pPr>
                          <w:spacing w:line="292" w:lineRule="exact"/>
                          <w:rPr>
                            <w:rFonts w:ascii="Arial Black"/>
                            <w:sz w:val="21"/>
                          </w:rPr>
                        </w:pPr>
                        <w:r>
                          <w:rPr>
                            <w:rFonts w:ascii="Arial Black"/>
                            <w:spacing w:val="-2"/>
                            <w:w w:val="90"/>
                            <w:sz w:val="21"/>
                          </w:rPr>
                          <w:t>......</w:t>
                        </w:r>
                      </w:p>
                    </w:txbxContent>
                  </v:textbox>
                </v:shape>
                <v:shape id="Textbox 43" o:spid="_x0000_s1065" type="#_x0000_t202" style="position:absolute;left:39275;top:43825;width:2368;height:17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32784102" w14:textId="77777777" w:rsidR="00A40DB8" w:rsidRDefault="00096600">
                        <w:pPr>
                          <w:spacing w:line="281" w:lineRule="exact"/>
                          <w:rPr>
                            <w:rFonts w:ascii="Arial Black"/>
                            <w:sz w:val="20"/>
                          </w:rPr>
                        </w:pPr>
                        <w:r>
                          <w:rPr>
                            <w:rFonts w:ascii="Arial Black"/>
                            <w:spacing w:val="-2"/>
                            <w:w w:val="90"/>
                            <w:sz w:val="20"/>
                          </w:rPr>
                          <w:t>......</w:t>
                        </w:r>
                      </w:p>
                    </w:txbxContent>
                  </v:textbox>
                </v:shape>
                <v:shape id="Textbox 44" o:spid="_x0000_s1066" type="#_x0000_t202" style="position:absolute;left:49188;top:43753;width:2458;height:1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5gvyAAAAOAAAAAPAAAAZHJzL2Rvd25yZXYueG1sRI9Ba8JA&#13;&#10;FITvgv9heYI33VhE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BL05gvyAAAAOAA&#13;&#10;AAAPAAAAAAAAAAAAAAAAAAcCAABkcnMvZG93bnJldi54bWxQSwUGAAAAAAMAAwC3AAAA/AIAAAAA&#13;&#10;" filled="f" stroked="f">
                  <v:textbox inset="0,0,0,0">
                    <w:txbxContent>
                      <w:p w14:paraId="463B0E49" w14:textId="77777777" w:rsidR="00A40DB8" w:rsidRDefault="00096600">
                        <w:pPr>
                          <w:spacing w:line="292" w:lineRule="exact"/>
                          <w:rPr>
                            <w:rFonts w:ascii="Arial Black"/>
                            <w:sz w:val="21"/>
                          </w:rPr>
                        </w:pPr>
                        <w:r>
                          <w:rPr>
                            <w:rFonts w:ascii="Arial Black"/>
                            <w:spacing w:val="-2"/>
                            <w:w w:val="90"/>
                            <w:sz w:val="21"/>
                          </w:rPr>
                          <w:t>......</w:t>
                        </w:r>
                      </w:p>
                    </w:txbxContent>
                  </v:textbox>
                </v:shape>
                <w10:wrap anchorx="page"/>
              </v:group>
            </w:pict>
          </mc:Fallback>
        </mc:AlternateContent>
      </w:r>
      <w:r>
        <w:rPr>
          <w:rFonts w:ascii="Times New Roman"/>
          <w:noProof/>
        </w:rPr>
        <mc:AlternateContent>
          <mc:Choice Requires="wps">
            <w:drawing>
              <wp:anchor distT="0" distB="0" distL="0" distR="0" simplePos="0" relativeHeight="15729664" behindDoc="0" locked="0" layoutInCell="1" allowOverlap="1" wp14:anchorId="1F798F84" wp14:editId="15837BEB">
                <wp:simplePos x="0" y="0"/>
                <wp:positionH relativeFrom="page">
                  <wp:posOffset>2932395</wp:posOffset>
                </wp:positionH>
                <wp:positionV relativeFrom="paragraph">
                  <wp:posOffset>-1600320</wp:posOffset>
                </wp:positionV>
                <wp:extent cx="212725" cy="136906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369060"/>
                        </a:xfrm>
                        <a:prstGeom prst="rect">
                          <a:avLst/>
                        </a:prstGeom>
                      </wps:spPr>
                      <wps:txbx>
                        <w:txbxContent>
                          <w:p w14:paraId="286F521E" w14:textId="77777777" w:rsidR="00A40DB8" w:rsidRDefault="00096600">
                            <w:pPr>
                              <w:spacing w:before="20"/>
                              <w:ind w:left="20"/>
                              <w:rPr>
                                <w:rFonts w:ascii="Arial Black"/>
                                <w:sz w:val="21"/>
                              </w:rPr>
                            </w:pPr>
                            <w:r>
                              <w:rPr>
                                <w:rFonts w:ascii="Arial Black"/>
                                <w:w w:val="90"/>
                                <w:sz w:val="21"/>
                              </w:rPr>
                              <w:t>Closed-Source</w:t>
                            </w:r>
                            <w:r>
                              <w:rPr>
                                <w:rFonts w:ascii="Arial Black"/>
                                <w:spacing w:val="-8"/>
                                <w:w w:val="90"/>
                                <w:sz w:val="21"/>
                              </w:rPr>
                              <w:t xml:space="preserve"> </w:t>
                            </w:r>
                            <w:r>
                              <w:rPr>
                                <w:rFonts w:ascii="Arial Black"/>
                                <w:spacing w:val="-4"/>
                                <w:w w:val="90"/>
                                <w:sz w:val="21"/>
                              </w:rPr>
                              <w:t>LLMs</w:t>
                            </w:r>
                          </w:p>
                        </w:txbxContent>
                      </wps:txbx>
                      <wps:bodyPr vert="vert270" wrap="square" lIns="0" tIns="0" rIns="0" bIns="0" rtlCol="0">
                        <a:noAutofit/>
                      </wps:bodyPr>
                    </wps:wsp>
                  </a:graphicData>
                </a:graphic>
              </wp:anchor>
            </w:drawing>
          </mc:Choice>
          <mc:Fallback>
            <w:pict>
              <v:shape w14:anchorId="1F798F84" id="Textbox 45" o:spid="_x0000_s1067" type="#_x0000_t202" style="position:absolute;left:0;text-align:left;margin-left:230.9pt;margin-top:-126pt;width:16.75pt;height:107.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" filled="f" stroked="f">
                <v:textbox style="layout-flow:vertical;mso-layout-flow-alt:bottom-to-top" inset="0,0,0,0">
                  <w:txbxContent>
                    <w:p w14:paraId="286F521E" w14:textId="77777777" w:rsidR="00A40DB8" w:rsidRDefault="00096600">
                      <w:pPr>
                        <w:spacing w:before="20"/>
                        <w:ind w:left="20"/>
                        <w:rPr>
                          <w:rFonts w:ascii="Arial Black"/>
                          <w:sz w:val="21"/>
                        </w:rPr>
                      </w:pPr>
                      <w:r>
                        <w:rPr>
                          <w:rFonts w:ascii="Arial Black"/>
                          <w:w w:val="90"/>
                          <w:sz w:val="21"/>
                        </w:rPr>
                        <w:t>Closed-Source</w:t>
                      </w:r>
                      <w:r>
                        <w:rPr>
                          <w:rFonts w:ascii="Arial Black"/>
                          <w:spacing w:val="-8"/>
                          <w:w w:val="90"/>
                          <w:sz w:val="21"/>
                        </w:rPr>
                        <w:t xml:space="preserve"> </w:t>
                      </w:r>
                      <w:r>
                        <w:rPr>
                          <w:rFonts w:ascii="Arial Black"/>
                          <w:spacing w:val="-4"/>
                          <w:w w:val="90"/>
                          <w:sz w:val="21"/>
                        </w:rPr>
                        <w:t>LLMs</w:t>
                      </w:r>
                    </w:p>
                  </w:txbxContent>
                </v:textbox>
                <w10:wrap anchorx="page"/>
              </v:shape>
            </w:pict>
          </mc:Fallback>
        </mc:AlternateContent>
      </w:r>
      <w:bookmarkStart w:id="272" w:name="_bookmark0"/>
      <w:bookmarkEnd w:id="272"/>
      <w:r>
        <w:t>Figure</w:t>
      </w:r>
      <w:r>
        <w:rPr>
          <w:spacing w:val="-6"/>
        </w:rPr>
        <w:t xml:space="preserve"> </w:t>
      </w:r>
      <w:r>
        <w:t>1.</w:t>
      </w:r>
      <w:r>
        <w:rPr>
          <w:spacing w:val="7"/>
        </w:rPr>
        <w:t xml:space="preserve"> </w:t>
      </w:r>
      <w:r>
        <w:rPr>
          <w:rFonts w:ascii="Times New Roman"/>
        </w:rPr>
        <w:t>Study</w:t>
      </w:r>
      <w:r>
        <w:rPr>
          <w:rFonts w:ascii="Times New Roman"/>
          <w:spacing w:val="-4"/>
        </w:rPr>
        <w:t xml:space="preserve"> </w:t>
      </w:r>
      <w:r>
        <w:rPr>
          <w:rFonts w:ascii="Times New Roman"/>
          <w:spacing w:val="-2"/>
        </w:rPr>
        <w:t>Des</w:t>
      </w:r>
      <w:commentRangeStart w:id="273"/>
      <w:r>
        <w:rPr>
          <w:rFonts w:ascii="Times New Roman"/>
          <w:spacing w:val="-2"/>
        </w:rPr>
        <w:t>ign.</w:t>
      </w:r>
      <w:commentRangeEnd w:id="273"/>
      <w:r w:rsidR="008C0671">
        <w:rPr>
          <w:rStyle w:val="CommentReference"/>
          <w:rFonts w:ascii="Times New Roman"/>
          <w:sz w:val="20"/>
          <w:szCs w:val="20"/>
        </w:rPr>
        <w:commentReference w:id="273"/>
      </w:r>
    </w:p>
    <w:p w14:paraId="281AA499" w14:textId="77777777" w:rsidR="00A40DB8" w:rsidRDefault="00A40DB8">
      <w:pPr>
        <w:pStyle w:val="BodyText"/>
        <w:rPr>
          <w:b/>
        </w:rPr>
      </w:pPr>
    </w:p>
    <w:p w14:paraId="21293B47" w14:textId="77777777" w:rsidR="00A40DB8" w:rsidRDefault="00A40DB8">
      <w:pPr>
        <w:pStyle w:val="BodyText"/>
        <w:spacing w:before="15"/>
        <w:rPr>
          <w:b/>
        </w:rPr>
      </w:pPr>
    </w:p>
    <w:p w14:paraId="45D3E763" w14:textId="5972F05A" w:rsidR="00A40DB8" w:rsidRDefault="00096600">
      <w:pPr>
        <w:pStyle w:val="BodyText"/>
        <w:spacing w:before="1" w:line="249" w:lineRule="auto"/>
        <w:ind w:left="53" w:right="411" w:firstLine="298"/>
        <w:jc w:val="both"/>
      </w:pPr>
      <w:r>
        <w:t>Across</w:t>
      </w:r>
      <w:r>
        <w:rPr>
          <w:spacing w:val="-12"/>
        </w:rPr>
        <w:t xml:space="preserve"> </w:t>
      </w:r>
      <w:r>
        <w:t>the</w:t>
      </w:r>
      <w:r>
        <w:rPr>
          <w:spacing w:val="-12"/>
        </w:rPr>
        <w:t xml:space="preserve"> </w:t>
      </w:r>
      <w:r>
        <w:t>four</w:t>
      </w:r>
      <w:r>
        <w:rPr>
          <w:spacing w:val="-12"/>
        </w:rPr>
        <w:t xml:space="preserve"> </w:t>
      </w:r>
      <w:r>
        <w:t>datasets,</w:t>
      </w:r>
      <w:r>
        <w:rPr>
          <w:spacing w:val="-12"/>
        </w:rPr>
        <w:t xml:space="preserve"> </w:t>
      </w:r>
      <w:r>
        <w:t>there</w:t>
      </w:r>
      <w:r>
        <w:rPr>
          <w:spacing w:val="-12"/>
        </w:rPr>
        <w:t xml:space="preserve"> </w:t>
      </w:r>
      <w:del w:id="274" w:author="Saleh Kalantari" w:date="2026-04-28T12:46:00Z" w16du:dateUtc="2026-04-28T10:46:00Z">
        <w:r>
          <w:delText>are</w:delText>
        </w:r>
      </w:del>
      <w:ins w:id="275" w:author="Saleh Kalantari" w:date="2026-04-28T12:46:00Z" w16du:dateUtc="2026-04-28T10:46:00Z">
        <w:r w:rsidR="00F2580F">
          <w:t>were</w:t>
        </w:r>
      </w:ins>
      <w:r>
        <w:rPr>
          <w:spacing w:val="-12"/>
        </w:rPr>
        <w:t xml:space="preserve"> </w:t>
      </w:r>
      <w:r>
        <w:t>4,052</w:t>
      </w:r>
      <w:r>
        <w:rPr>
          <w:spacing w:val="-12"/>
        </w:rPr>
        <w:t xml:space="preserve"> </w:t>
      </w:r>
      <w:r>
        <w:t>QA</w:t>
      </w:r>
      <w:r>
        <w:rPr>
          <w:spacing w:val="-12"/>
        </w:rPr>
        <w:t xml:space="preserve"> </w:t>
      </w:r>
      <w:r>
        <w:t>pairs</w:t>
      </w:r>
      <w:r>
        <w:rPr>
          <w:spacing w:val="-12"/>
        </w:rPr>
        <w:t xml:space="preserve"> </w:t>
      </w:r>
      <w:r>
        <w:t>in</w:t>
      </w:r>
      <w:r>
        <w:rPr>
          <w:spacing w:val="-12"/>
        </w:rPr>
        <w:t xml:space="preserve"> </w:t>
      </w:r>
      <w:r>
        <w:t>total.</w:t>
      </w:r>
      <w:r>
        <w:rPr>
          <w:spacing w:val="-2"/>
        </w:rPr>
        <w:t xml:space="preserve"> </w:t>
      </w:r>
      <w:r>
        <w:t>We</w:t>
      </w:r>
      <w:r>
        <w:rPr>
          <w:spacing w:val="-12"/>
        </w:rPr>
        <w:t xml:space="preserve"> </w:t>
      </w:r>
      <w:del w:id="276" w:author="Saleh Kalantari" w:date="2026-04-28T12:46:00Z" w16du:dateUtc="2026-04-28T10:46:00Z">
        <w:r>
          <w:delText>first</w:delText>
        </w:r>
        <w:r>
          <w:rPr>
            <w:spacing w:val="-12"/>
          </w:rPr>
          <w:delText xml:space="preserve"> </w:delText>
        </w:r>
        <w:r>
          <w:delText>remove</w:delText>
        </w:r>
      </w:del>
      <w:ins w:id="277" w:author="Saleh Kalantari" w:date="2026-04-28T12:46:00Z" w16du:dateUtc="2026-04-28T10:46:00Z">
        <w:r>
          <w:t>remove</w:t>
        </w:r>
        <w:r w:rsidR="00F2580F">
          <w:t>d</w:t>
        </w:r>
      </w:ins>
      <w:r>
        <w:rPr>
          <w:spacing w:val="-12"/>
        </w:rPr>
        <w:t xml:space="preserve"> </w:t>
      </w:r>
      <w:r>
        <w:t>2,052</w:t>
      </w:r>
      <w:r>
        <w:rPr>
          <w:spacing w:val="-12"/>
        </w:rPr>
        <w:t xml:space="preserve"> </w:t>
      </w:r>
      <w:r>
        <w:t>pairs</w:t>
      </w:r>
      <w:r>
        <w:rPr>
          <w:spacing w:val="-12"/>
        </w:rPr>
        <w:t xml:space="preserve"> </w:t>
      </w:r>
      <w:r>
        <w:t>in</w:t>
      </w:r>
      <w:r>
        <w:rPr>
          <w:spacing w:val="-12"/>
        </w:rPr>
        <w:t xml:space="preserve"> </w:t>
      </w:r>
      <w:r>
        <w:t>which</w:t>
      </w:r>
      <w:r>
        <w:rPr>
          <w:spacing w:val="-12"/>
        </w:rPr>
        <w:t xml:space="preserve"> </w:t>
      </w:r>
      <w:r>
        <w:t>the</w:t>
      </w:r>
      <w:r>
        <w:rPr>
          <w:spacing w:val="-12"/>
        </w:rPr>
        <w:t xml:space="preserve"> </w:t>
      </w:r>
      <w:r>
        <w:t>patient</w:t>
      </w:r>
      <w:r>
        <w:rPr>
          <w:spacing w:val="-12"/>
        </w:rPr>
        <w:t xml:space="preserve"> </w:t>
      </w:r>
      <w:r>
        <w:t>profile</w:t>
      </w:r>
      <w:r>
        <w:rPr>
          <w:spacing w:val="-12"/>
        </w:rPr>
        <w:t xml:space="preserve"> </w:t>
      </w:r>
      <w:del w:id="278" w:author="Saleh Kalantari" w:date="2026-04-28T12:46:00Z" w16du:dateUtc="2026-04-28T10:46:00Z">
        <w:r>
          <w:delText>contains two or</w:delText>
        </w:r>
      </w:del>
      <w:ins w:id="279" w:author="Saleh Kalantari" w:date="2026-04-28T12:46:00Z" w16du:dateUtc="2026-04-28T10:46:00Z">
        <w:r>
          <w:t>contain</w:t>
        </w:r>
        <w:r w:rsidR="00F2580F">
          <w:t>ed</w:t>
        </w:r>
      </w:ins>
      <w:r>
        <w:t xml:space="preserve"> fewer</w:t>
      </w:r>
      <w:r w:rsidR="00F2580F">
        <w:t xml:space="preserve"> </w:t>
      </w:r>
      <w:ins w:id="280" w:author="Saleh Kalantari" w:date="2026-04-28T12:46:00Z" w16du:dateUtc="2026-04-28T10:46:00Z">
        <w:r w:rsidR="00F2580F">
          <w:t>than three</w:t>
        </w:r>
        <w:r>
          <w:t xml:space="preserve"> </w:t>
        </w:r>
      </w:ins>
      <w:r>
        <w:t>sentences.</w:t>
      </w:r>
      <w:r>
        <w:rPr>
          <w:spacing w:val="40"/>
        </w:rPr>
        <w:t xml:space="preserve"> </w:t>
      </w:r>
      <w:r>
        <w:t xml:space="preserve">We </w:t>
      </w:r>
      <w:del w:id="281" w:author="Saleh Kalantari" w:date="2026-04-28T12:46:00Z" w16du:dateUtc="2026-04-28T10:46:00Z">
        <w:r>
          <w:delText>then exclude</w:delText>
        </w:r>
      </w:del>
      <w:ins w:id="282" w:author="Saleh Kalantari" w:date="2026-04-28T12:46:00Z" w16du:dateUtc="2026-04-28T10:46:00Z">
        <w:r w:rsidR="00F2580F">
          <w:t>also</w:t>
        </w:r>
        <w:r>
          <w:t xml:space="preserve"> exclude</w:t>
        </w:r>
        <w:r w:rsidR="00F2580F">
          <w:t>d</w:t>
        </w:r>
      </w:ins>
      <w:r>
        <w:t xml:space="preserve"> 629 pairs that </w:t>
      </w:r>
      <w:del w:id="283" w:author="Saleh Kalantari" w:date="2026-04-28T12:46:00Z" w16du:dateUtc="2026-04-28T10:46:00Z">
        <w:r>
          <w:delText>have</w:delText>
        </w:r>
      </w:del>
      <w:commentRangeStart w:id="284"/>
      <w:ins w:id="285" w:author="Saleh Kalantari" w:date="2026-04-28T12:46:00Z" w16du:dateUtc="2026-04-28T10:46:00Z">
        <w:r>
          <w:t>ha</w:t>
        </w:r>
        <w:r w:rsidR="00F2580F">
          <w:t>d</w:t>
        </w:r>
      </w:ins>
      <w:r>
        <w:t xml:space="preserve"> one or no correct answers</w:t>
      </w:r>
      <w:commentRangeEnd w:id="284"/>
      <w:r w:rsidR="00F2580F">
        <w:rPr>
          <w:rStyle w:val="CommentReference"/>
          <w:sz w:val="20"/>
          <w:szCs w:val="20"/>
        </w:rPr>
        <w:commentReference w:id="284"/>
      </w:r>
      <w:r>
        <w:t xml:space="preserve">, as well as 448 pairs that </w:t>
      </w:r>
      <w:del w:id="286" w:author="Saleh Kalantari" w:date="2026-04-28T12:46:00Z" w16du:dateUtc="2026-04-28T10:46:00Z">
        <w:r>
          <w:delText>require</w:delText>
        </w:r>
      </w:del>
      <w:ins w:id="287" w:author="Saleh Kalantari" w:date="2026-04-28T12:46:00Z" w16du:dateUtc="2026-04-28T10:46:00Z">
        <w:r>
          <w:t>require</w:t>
        </w:r>
        <w:r w:rsidR="00F2580F">
          <w:t>d</w:t>
        </w:r>
      </w:ins>
      <w:r>
        <w:t xml:space="preserve"> information from modalities other than text</w:t>
      </w:r>
      <w:del w:id="288" w:author="Saleh Kalantari" w:date="2026-04-28T12:46:00Z" w16du:dateUtc="2026-04-28T10:46:00Z">
        <w:r>
          <w:delText>.</w:delText>
        </w:r>
      </w:del>
      <w:ins w:id="289" w:author="Saleh Kalantari" w:date="2026-04-28T12:46:00Z" w16du:dateUtc="2026-04-28T10:46:00Z">
        <w:r w:rsidR="00F2580F">
          <w:t xml:space="preserve"> (e.g., images)</w:t>
        </w:r>
        <w:r>
          <w:t>.</w:t>
        </w:r>
      </w:ins>
      <w:r>
        <w:t xml:space="preserve"> This </w:t>
      </w:r>
      <w:del w:id="290" w:author="Saleh Kalantari" w:date="2026-04-28T12:46:00Z" w16du:dateUtc="2026-04-28T10:46:00Z">
        <w:r>
          <w:delText>leaves</w:delText>
        </w:r>
      </w:del>
      <w:ins w:id="291" w:author="Saleh Kalantari" w:date="2026-04-28T12:46:00Z" w16du:dateUtc="2026-04-28T10:46:00Z">
        <w:r>
          <w:t>le</w:t>
        </w:r>
        <w:r w:rsidR="00D5716B">
          <w:t>ft</w:t>
        </w:r>
      </w:ins>
      <w:r>
        <w:t xml:space="preserve"> us with a </w:t>
      </w:r>
      <w:commentRangeStart w:id="292"/>
      <w:ins w:id="293" w:author="Saleh Kalantari" w:date="2026-04-28T12:46:00Z" w16du:dateUtc="2026-04-28T10:46:00Z">
        <w:r w:rsidR="00D5716B">
          <w:t xml:space="preserve">final </w:t>
        </w:r>
      </w:ins>
      <w:r>
        <w:t>set of 933 QA pairs</w:t>
      </w:r>
      <w:commentRangeEnd w:id="292"/>
      <w:r w:rsidR="008E5968">
        <w:rPr>
          <w:rStyle w:val="CommentReference"/>
          <w:sz w:val="20"/>
          <w:szCs w:val="20"/>
        </w:rPr>
        <w:commentReference w:id="292"/>
      </w:r>
      <w:r>
        <w:t xml:space="preserve"> </w:t>
      </w:r>
      <w:del w:id="294" w:author="Saleh Kalantari" w:date="2026-04-28T12:46:00Z" w16du:dateUtc="2026-04-28T10:46:00Z">
        <w:r>
          <w:delText>to obtain labels on. We use an</w:delText>
        </w:r>
      </w:del>
      <w:ins w:id="295" w:author="Saleh Kalantari" w:date="2026-04-28T12:46:00Z" w16du:dateUtc="2026-04-28T10:46:00Z">
        <w:r w:rsidR="00D5716B">
          <w:t xml:space="preserve">that were used in </w:t>
        </w:r>
        <w:r w:rsidR="00D5716B">
          <w:rPr>
            <w:i/>
            <w:iCs/>
          </w:rPr>
          <w:t>MedP</w:t>
        </w:r>
        <w:r w:rsidR="008E5968">
          <w:rPr>
            <w:i/>
            <w:iCs/>
          </w:rPr>
          <w:t>AIR</w:t>
        </w:r>
        <w:r>
          <w:t xml:space="preserve">. </w:t>
        </w:r>
        <w:r w:rsidR="008E5968">
          <w:t>A</w:t>
        </w:r>
        <w:r>
          <w:t>n</w:t>
        </w:r>
      </w:ins>
      <w:r>
        <w:t xml:space="preserve"> </w:t>
      </w:r>
      <w:commentRangeStart w:id="296"/>
      <w:r>
        <w:t>online commercial</w:t>
      </w:r>
      <w:r>
        <w:rPr>
          <w:spacing w:val="-12"/>
        </w:rPr>
        <w:t xml:space="preserve"> </w:t>
      </w:r>
      <w:r>
        <w:t>labeling</w:t>
      </w:r>
      <w:r>
        <w:rPr>
          <w:spacing w:val="-12"/>
        </w:rPr>
        <w:t xml:space="preserve"> </w:t>
      </w:r>
      <w:r>
        <w:t>platform</w:t>
      </w:r>
      <w:commentRangeEnd w:id="296"/>
      <w:r w:rsidR="008E5968">
        <w:rPr>
          <w:rStyle w:val="CommentReference"/>
          <w:sz w:val="20"/>
          <w:szCs w:val="20"/>
          <w:rPrChange w:id="297" w:author="Saleh Kalantari" w:date="2026-04-28T12:46:00Z" w16du:dateUtc="2026-04-28T10:46:00Z">
            <w:rPr>
              <w:rStyle w:val="CommentReference"/>
              <w:spacing w:val="-12"/>
              <w:sz w:val="20"/>
              <w:szCs w:val="20"/>
            </w:rPr>
          </w:rPrChange>
        </w:rPr>
        <w:commentReference w:id="296"/>
      </w:r>
      <w:r w:rsidR="008E5968">
        <w:rPr>
          <w:rPrChange w:id="298" w:author="Saleh Kalantari" w:date="2026-04-28T12:46:00Z" w16du:dateUtc="2026-04-28T10:46:00Z">
            <w:rPr>
              <w:spacing w:val="-12"/>
            </w:rPr>
          </w:rPrChange>
        </w:rPr>
        <w:t xml:space="preserve"> </w:t>
      </w:r>
      <w:ins w:id="299" w:author="Saleh Kalantari" w:date="2026-04-28T12:46:00Z" w16du:dateUtc="2026-04-28T10:46:00Z">
        <w:r w:rsidR="008E5968">
          <w:t>was used</w:t>
        </w:r>
        <w:r>
          <w:rPr>
            <w:spacing w:val="-12"/>
          </w:rPr>
          <w:t xml:space="preserve"> </w:t>
        </w:r>
      </w:ins>
      <w:r>
        <w:t>to</w:t>
      </w:r>
      <w:r>
        <w:rPr>
          <w:spacing w:val="-12"/>
        </w:rPr>
        <w:t xml:space="preserve"> </w:t>
      </w:r>
      <w:r>
        <w:t>recruit</w:t>
      </w:r>
      <w:r>
        <w:rPr>
          <w:spacing w:val="-12"/>
        </w:rPr>
        <w:t xml:space="preserve"> </w:t>
      </w:r>
      <w:r>
        <w:t>52</w:t>
      </w:r>
      <w:r>
        <w:rPr>
          <w:spacing w:val="-12"/>
        </w:rPr>
        <w:t xml:space="preserve"> </w:t>
      </w:r>
      <w:r>
        <w:t>physician</w:t>
      </w:r>
      <w:r>
        <w:rPr>
          <w:spacing w:val="-12"/>
        </w:rPr>
        <w:t xml:space="preserve"> </w:t>
      </w:r>
      <w:r>
        <w:t>trainees</w:t>
      </w:r>
      <w:del w:id="300" w:author="Saleh Kalantari" w:date="2026-04-28T12:46:00Z" w16du:dateUtc="2026-04-28T10:46:00Z">
        <w:r>
          <w:delText>,</w:delText>
        </w:r>
        <w:r>
          <w:rPr>
            <w:spacing w:val="-12"/>
          </w:rPr>
          <w:delText xml:space="preserve"> </w:delText>
        </w:r>
        <w:r>
          <w:delText>generating</w:delText>
        </w:r>
      </w:del>
      <w:ins w:id="301" w:author="Saleh Kalantari" w:date="2026-04-28T12:46:00Z" w16du:dateUtc="2026-04-28T10:46:00Z">
        <w:r w:rsidR="009E2BD1">
          <w:t xml:space="preserve">. </w:t>
        </w:r>
        <w:commentRangeStart w:id="302"/>
        <w:r w:rsidR="009E2BD1">
          <w:t>These participants produced</w:t>
        </w:r>
      </w:ins>
      <w:r>
        <w:rPr>
          <w:spacing w:val="-12"/>
        </w:rPr>
        <w:t xml:space="preserve"> </w:t>
      </w:r>
      <w:r>
        <w:t>a</w:t>
      </w:r>
      <w:r>
        <w:rPr>
          <w:spacing w:val="-12"/>
        </w:rPr>
        <w:t xml:space="preserve"> </w:t>
      </w:r>
      <w:r>
        <w:t>total</w:t>
      </w:r>
      <w:r>
        <w:rPr>
          <w:spacing w:val="-12"/>
        </w:rPr>
        <w:t xml:space="preserve"> </w:t>
      </w:r>
      <w:r>
        <w:t>of</w:t>
      </w:r>
      <w:r>
        <w:rPr>
          <w:spacing w:val="-12"/>
        </w:rPr>
        <w:t xml:space="preserve"> </w:t>
      </w:r>
      <w:r>
        <w:t>6,224</w:t>
      </w:r>
      <w:r>
        <w:rPr>
          <w:spacing w:val="-12"/>
        </w:rPr>
        <w:t xml:space="preserve"> </w:t>
      </w:r>
      <w:del w:id="303" w:author="Saleh Kalantari" w:date="2026-04-28T12:46:00Z" w16du:dateUtc="2026-04-28T10:46:00Z">
        <w:r>
          <w:delText>QA</w:delText>
        </w:r>
      </w:del>
      <w:ins w:id="304" w:author="Saleh Kalantari" w:date="2026-04-28T12:46:00Z" w16du:dateUtc="2026-04-28T10:46:00Z">
        <w:r w:rsidR="009E2BD1">
          <w:t>sentence</w:t>
        </w:r>
      </w:ins>
      <w:r>
        <w:rPr>
          <w:spacing w:val="-12"/>
        </w:rPr>
        <w:t xml:space="preserve"> </w:t>
      </w:r>
      <w:r>
        <w:t>labels</w:t>
      </w:r>
      <w:r>
        <w:rPr>
          <w:spacing w:val="-12"/>
        </w:rPr>
        <w:t xml:space="preserve"> </w:t>
      </w:r>
      <w:r>
        <w:t>on</w:t>
      </w:r>
      <w:r>
        <w:rPr>
          <w:spacing w:val="-12"/>
        </w:rPr>
        <w:t xml:space="preserve"> </w:t>
      </w:r>
      <w:r>
        <w:t>the</w:t>
      </w:r>
      <w:r>
        <w:rPr>
          <w:spacing w:val="-12"/>
        </w:rPr>
        <w:t xml:space="preserve"> </w:t>
      </w:r>
      <w:r>
        <w:t>2,000</w:t>
      </w:r>
      <w:r>
        <w:rPr>
          <w:spacing w:val="-12"/>
        </w:rPr>
        <w:t xml:space="preserve"> </w:t>
      </w:r>
      <w:r>
        <w:t>QA</w:t>
      </w:r>
      <w:r>
        <w:rPr>
          <w:spacing w:val="-12"/>
        </w:rPr>
        <w:t xml:space="preserve"> </w:t>
      </w:r>
      <w:r>
        <w:t>pairs.</w:t>
      </w:r>
      <w:r>
        <w:rPr>
          <w:spacing w:val="-2"/>
        </w:rPr>
        <w:t xml:space="preserve"> </w:t>
      </w:r>
      <w:r>
        <w:t xml:space="preserve">We </w:t>
      </w:r>
      <w:del w:id="305" w:author="Saleh Kalantari" w:date="2026-04-28T12:46:00Z" w16du:dateUtc="2026-04-28T10:46:00Z">
        <w:r>
          <w:delText>remove</w:delText>
        </w:r>
      </w:del>
      <w:ins w:id="306" w:author="Saleh Kalantari" w:date="2026-04-28T12:46:00Z" w16du:dateUtc="2026-04-28T10:46:00Z">
        <w:r>
          <w:t>remove</w:t>
        </w:r>
        <w:r w:rsidR="009E2BD1">
          <w:t>d</w:t>
        </w:r>
      </w:ins>
      <w:r>
        <w:t xml:space="preserve"> all questions that no PT </w:t>
      </w:r>
      <w:del w:id="307" w:author="Saleh Kalantari" w:date="2026-04-28T12:46:00Z" w16du:dateUtc="2026-04-28T10:46:00Z">
        <w:r>
          <w:delText>can</w:delText>
        </w:r>
      </w:del>
      <w:ins w:id="308" w:author="Saleh Kalantari" w:date="2026-04-28T12:46:00Z" w16du:dateUtc="2026-04-28T10:46:00Z">
        <w:r>
          <w:t>c</w:t>
        </w:r>
        <w:r w:rsidR="009E2BD1">
          <w:t>ould</w:t>
        </w:r>
      </w:ins>
      <w:r>
        <w:t xml:space="preserve"> answer correctly (448 pairs), leaving us with 933 QA pairs.</w:t>
      </w:r>
      <w:commentRangeEnd w:id="302"/>
      <w:r w:rsidR="009E2BD1">
        <w:rPr>
          <w:rStyle w:val="CommentReference"/>
          <w:sz w:val="20"/>
          <w:szCs w:val="20"/>
        </w:rPr>
        <w:commentReference w:id="302"/>
      </w:r>
    </w:p>
    <w:p w14:paraId="6D609D93" w14:textId="77777777" w:rsidR="00A40DB8" w:rsidRDefault="00A40DB8">
      <w:pPr>
        <w:pStyle w:val="BodyText"/>
        <w:spacing w:line="249" w:lineRule="auto"/>
        <w:jc w:val="both"/>
        <w:sectPr w:rsidR="00A40DB8">
          <w:pgSz w:w="12240" w:h="15840"/>
          <w:pgMar w:top="1280" w:right="720" w:bottom="840" w:left="1080" w:header="0" w:footer="648" w:gutter="0"/>
          <w:cols w:space="720"/>
        </w:sectPr>
      </w:pPr>
    </w:p>
    <w:p w14:paraId="2E89FDB9" w14:textId="65D6C013" w:rsidR="00A40DB8" w:rsidRDefault="00000000">
      <w:pPr>
        <w:pStyle w:val="BodyText"/>
        <w:spacing w:before="68" w:line="249" w:lineRule="auto"/>
        <w:ind w:left="53" w:right="411" w:firstLine="298"/>
        <w:jc w:val="both"/>
        <w:rPr>
          <w:del w:id="309" w:author="Saleh Kalantari" w:date="2026-04-28T12:46:00Z" w16du:dateUtc="2026-04-28T10:46:00Z"/>
        </w:rPr>
      </w:pPr>
      <w:del w:id="310" w:author="Saleh Kalantari" w:date="2026-04-28T12:46:00Z" w16du:dateUtc="2026-04-28T10:46:00Z">
        <w:r>
          <w:lastRenderedPageBreak/>
          <w:delText>The four QAs have different characteristics, as JAMA Clinical Challenge are usually long and have lots of details, with each</w:delText>
        </w:r>
        <w:r>
          <w:rPr>
            <w:spacing w:val="-5"/>
          </w:rPr>
          <w:delText xml:space="preserve"> </w:delText>
        </w:r>
        <w:r>
          <w:delText>sentence</w:delText>
        </w:r>
        <w:r>
          <w:rPr>
            <w:spacing w:val="-5"/>
          </w:rPr>
          <w:delText xml:space="preserve"> </w:delText>
        </w:r>
        <w:r>
          <w:delText>containing</w:delText>
        </w:r>
        <w:r>
          <w:rPr>
            <w:spacing w:val="-5"/>
          </w:rPr>
          <w:delText xml:space="preserve"> </w:delText>
        </w:r>
        <w:r>
          <w:delText>more</w:delText>
        </w:r>
        <w:r>
          <w:rPr>
            <w:spacing w:val="-5"/>
          </w:rPr>
          <w:delText xml:space="preserve"> </w:delText>
        </w:r>
        <w:r>
          <w:delText>words</w:delText>
        </w:r>
        <w:r>
          <w:rPr>
            <w:spacing w:val="-5"/>
          </w:rPr>
          <w:delText xml:space="preserve"> </w:delText>
        </w:r>
        <w:r>
          <w:delText>on</w:delText>
        </w:r>
        <w:r>
          <w:rPr>
            <w:spacing w:val="-5"/>
          </w:rPr>
          <w:delText xml:space="preserve"> </w:delText>
        </w:r>
        <w:r>
          <w:delText>average. The</w:delText>
        </w:r>
        <w:r>
          <w:rPr>
            <w:spacing w:val="-5"/>
          </w:rPr>
          <w:delText xml:space="preserve"> </w:delText>
        </w:r>
        <w:r>
          <w:delText>low</w:delText>
        </w:r>
        <w:r>
          <w:rPr>
            <w:spacing w:val="-5"/>
          </w:rPr>
          <w:delText xml:space="preserve"> </w:delText>
        </w:r>
        <w:r>
          <w:delText>relevance</w:delText>
        </w:r>
        <w:r>
          <w:rPr>
            <w:spacing w:val="-5"/>
          </w:rPr>
          <w:delText xml:space="preserve"> </w:delText>
        </w:r>
        <w:r>
          <w:delText>and</w:delText>
        </w:r>
        <w:r>
          <w:rPr>
            <w:spacing w:val="-5"/>
          </w:rPr>
          <w:delText xml:space="preserve"> </w:delText>
        </w:r>
        <w:r>
          <w:delText>irrelevant</w:delText>
        </w:r>
        <w:r>
          <w:rPr>
            <w:spacing w:val="-5"/>
          </w:rPr>
          <w:delText xml:space="preserve"> </w:delText>
        </w:r>
        <w:r>
          <w:delText>sentences</w:delText>
        </w:r>
        <w:r>
          <w:rPr>
            <w:spacing w:val="-5"/>
          </w:rPr>
          <w:delText xml:space="preserve"> </w:delText>
        </w:r>
        <w:r>
          <w:delText>also</w:delText>
        </w:r>
        <w:r>
          <w:rPr>
            <w:spacing w:val="-5"/>
          </w:rPr>
          <w:delText xml:space="preserve"> </w:delText>
        </w:r>
        <w:r>
          <w:delText>show</w:delText>
        </w:r>
        <w:r>
          <w:rPr>
            <w:spacing w:val="-5"/>
          </w:rPr>
          <w:delText xml:space="preserve"> </w:delText>
        </w:r>
        <w:r>
          <w:delText>the</w:delText>
        </w:r>
        <w:r>
          <w:rPr>
            <w:spacing w:val="-5"/>
          </w:rPr>
          <w:delText xml:space="preserve"> </w:delText>
        </w:r>
        <w:r>
          <w:delText>characteristics</w:delText>
        </w:r>
        <w:r>
          <w:rPr>
            <w:spacing w:val="-5"/>
          </w:rPr>
          <w:delText xml:space="preserve"> </w:delText>
        </w:r>
        <w:r>
          <w:delText>in perplexity</w:delText>
        </w:r>
        <w:r>
          <w:rPr>
            <w:spacing w:val="-3"/>
          </w:rPr>
          <w:delText xml:space="preserve"> </w:delText>
        </w:r>
        <w:r>
          <w:delText>that</w:delText>
        </w:r>
        <w:r>
          <w:rPr>
            <w:spacing w:val="-3"/>
          </w:rPr>
          <w:delText xml:space="preserve"> </w:delText>
        </w:r>
        <w:r>
          <w:delText>they</w:delText>
        </w:r>
        <w:r>
          <w:rPr>
            <w:spacing w:val="-3"/>
          </w:rPr>
          <w:delText xml:space="preserve"> </w:delText>
        </w:r>
        <w:r>
          <w:delText>are</w:delText>
        </w:r>
        <w:r>
          <w:rPr>
            <w:spacing w:val="-3"/>
          </w:rPr>
          <w:delText xml:space="preserve"> </w:delText>
        </w:r>
        <w:r>
          <w:delText>harder</w:delText>
        </w:r>
        <w:r>
          <w:rPr>
            <w:spacing w:val="-3"/>
          </w:rPr>
          <w:delText xml:space="preserve"> </w:delText>
        </w:r>
        <w:r>
          <w:delText>to</w:delText>
        </w:r>
        <w:r>
          <w:rPr>
            <w:spacing w:val="-3"/>
          </w:rPr>
          <w:delText xml:space="preserve"> </w:delText>
        </w:r>
        <w:r>
          <w:delText>predict</w:delText>
        </w:r>
        <w:r>
          <w:rPr>
            <w:spacing w:val="-3"/>
          </w:rPr>
          <w:delText xml:space="preserve"> </w:delText>
        </w:r>
        <w:r>
          <w:delText>as</w:delText>
        </w:r>
        <w:r>
          <w:rPr>
            <w:spacing w:val="-3"/>
          </w:rPr>
          <w:delText xml:space="preserve"> </w:delText>
        </w:r>
        <w:r>
          <w:delText>they</w:delText>
        </w:r>
        <w:r>
          <w:rPr>
            <w:spacing w:val="-3"/>
          </w:rPr>
          <w:delText xml:space="preserve"> </w:delText>
        </w:r>
        <w:r>
          <w:delText>are</w:delText>
        </w:r>
        <w:r>
          <w:rPr>
            <w:spacing w:val="-3"/>
          </w:rPr>
          <w:delText xml:space="preserve"> </w:delText>
        </w:r>
        <w:r>
          <w:delText>more</w:delText>
        </w:r>
        <w:r>
          <w:rPr>
            <w:spacing w:val="-3"/>
          </w:rPr>
          <w:delText xml:space="preserve"> </w:delText>
        </w:r>
        <w:r>
          <w:delText>complex,</w:delText>
        </w:r>
        <w:r>
          <w:rPr>
            <w:spacing w:val="-3"/>
          </w:rPr>
          <w:delText xml:space="preserve"> </w:delText>
        </w:r>
        <w:r>
          <w:delText>less</w:delText>
        </w:r>
        <w:r>
          <w:rPr>
            <w:spacing w:val="-3"/>
          </w:rPr>
          <w:delText xml:space="preserve"> </w:delText>
        </w:r>
        <w:r>
          <w:delText>structured,</w:delText>
        </w:r>
        <w:r>
          <w:rPr>
            <w:spacing w:val="-3"/>
          </w:rPr>
          <w:delText xml:space="preserve"> </w:delText>
        </w:r>
        <w:r>
          <w:delText>or</w:delText>
        </w:r>
        <w:r>
          <w:rPr>
            <w:spacing w:val="-3"/>
          </w:rPr>
          <w:delText xml:space="preserve"> </w:delText>
        </w:r>
        <w:r>
          <w:delText>diverge</w:delText>
        </w:r>
        <w:r>
          <w:rPr>
            <w:spacing w:val="-3"/>
          </w:rPr>
          <w:delText xml:space="preserve"> </w:delText>
        </w:r>
        <w:r>
          <w:delText>from</w:delText>
        </w:r>
        <w:r>
          <w:rPr>
            <w:spacing w:val="-3"/>
          </w:rPr>
          <w:delText xml:space="preserve"> </w:delText>
        </w:r>
        <w:r>
          <w:delText>typical</w:delText>
        </w:r>
        <w:r>
          <w:rPr>
            <w:spacing w:val="-3"/>
          </w:rPr>
          <w:delText xml:space="preserve"> </w:delText>
        </w:r>
        <w:r>
          <w:delText>language</w:delText>
        </w:r>
        <w:r>
          <w:rPr>
            <w:spacing w:val="-3"/>
          </w:rPr>
          <w:delText xml:space="preserve"> </w:delText>
        </w:r>
        <w:r>
          <w:delText xml:space="preserve">patterns </w:delText>
        </w:r>
        <w:bookmarkStart w:id="311" w:name="Physician_Review_of_Physician_Trainee_La"/>
        <w:bookmarkEnd w:id="311"/>
        <w:r>
          <w:delText>the model has seen during training.</w:delText>
        </w:r>
      </w:del>
    </w:p>
    <w:p w14:paraId="7ED77CA4" w14:textId="1A47D046" w:rsidR="00A40DB8" w:rsidRDefault="004023B1">
      <w:pPr>
        <w:pStyle w:val="ListParagraph"/>
        <w:numPr>
          <w:ilvl w:val="2"/>
          <w:numId w:val="6"/>
        </w:numPr>
        <w:tabs>
          <w:tab w:val="left" w:pos="540"/>
        </w:tabs>
        <w:spacing w:before="184"/>
        <w:ind w:left="540" w:hanging="487"/>
        <w:rPr>
          <w:rFonts w:ascii="Arial"/>
          <w:b/>
          <w:i/>
          <w:sz w:val="18"/>
        </w:rPr>
      </w:pPr>
      <w:del w:id="312" w:author="Saleh Kalantari" w:date="2026-04-28T12:46:00Z" w16du:dateUtc="2026-04-28T10:46:00Z">
        <w:r>
          <w:rPr>
            <w:rFonts w:ascii="Arial"/>
            <w:b/>
            <w:i/>
            <w:spacing w:val="-2"/>
            <w:sz w:val="18"/>
          </w:rPr>
          <w:delText>Physician</w:delText>
        </w:r>
      </w:del>
      <w:ins w:id="313" w:author="Saleh Kalantari" w:date="2026-04-28T12:46:00Z" w16du:dateUtc="2026-04-28T10:46:00Z">
        <w:r>
          <w:rPr>
            <w:rFonts w:ascii="Arial"/>
            <w:b/>
            <w:i/>
            <w:spacing w:val="-2"/>
            <w:sz w:val="18"/>
          </w:rPr>
          <w:t>Expert</w:t>
        </w:r>
      </w:ins>
      <w:r>
        <w:rPr>
          <w:rFonts w:ascii="Arial"/>
          <w:b/>
          <w:i/>
          <w:sz w:val="18"/>
        </w:rPr>
        <w:t xml:space="preserve"> </w:t>
      </w:r>
      <w:r>
        <w:rPr>
          <w:rFonts w:ascii="Arial"/>
          <w:b/>
          <w:i/>
          <w:spacing w:val="-2"/>
          <w:sz w:val="18"/>
        </w:rPr>
        <w:t>Review</w:t>
      </w:r>
      <w:r>
        <w:rPr>
          <w:rFonts w:ascii="Arial"/>
          <w:b/>
          <w:i/>
          <w:sz w:val="18"/>
        </w:rPr>
        <w:t xml:space="preserve"> </w:t>
      </w:r>
      <w:ins w:id="314" w:author="Saleh Kalantari" w:date="2026-04-28T12:46:00Z" w16du:dateUtc="2026-04-28T10:46:00Z">
        <w:r w:rsidR="00432D1C">
          <w:rPr>
            <w:rFonts w:ascii="Arial"/>
            <w:b/>
            <w:i/>
            <w:sz w:val="18"/>
          </w:rPr>
          <w:t xml:space="preserve">and Content Analysis </w:t>
        </w:r>
      </w:ins>
      <w:r>
        <w:rPr>
          <w:rFonts w:ascii="Arial"/>
          <w:b/>
          <w:i/>
          <w:spacing w:val="-2"/>
          <w:sz w:val="18"/>
        </w:rPr>
        <w:t>of</w:t>
      </w:r>
      <w:r>
        <w:rPr>
          <w:rFonts w:ascii="Arial"/>
          <w:b/>
          <w:i/>
          <w:sz w:val="18"/>
        </w:rPr>
        <w:t xml:space="preserve"> </w:t>
      </w:r>
      <w:r>
        <w:rPr>
          <w:rFonts w:ascii="Arial"/>
          <w:b/>
          <w:i/>
          <w:spacing w:val="-2"/>
          <w:sz w:val="18"/>
        </w:rPr>
        <w:t>Physician</w:t>
      </w:r>
      <w:r>
        <w:rPr>
          <w:rFonts w:ascii="Arial"/>
          <w:b/>
          <w:i/>
          <w:sz w:val="18"/>
        </w:rPr>
        <w:t xml:space="preserve"> </w:t>
      </w:r>
      <w:r>
        <w:rPr>
          <w:rFonts w:ascii="Arial"/>
          <w:b/>
          <w:i/>
          <w:spacing w:val="-2"/>
          <w:sz w:val="18"/>
        </w:rPr>
        <w:t>Trainee</w:t>
      </w:r>
      <w:r>
        <w:rPr>
          <w:rFonts w:ascii="Arial"/>
          <w:b/>
          <w:i/>
          <w:sz w:val="18"/>
        </w:rPr>
        <w:t xml:space="preserve"> </w:t>
      </w:r>
      <w:r>
        <w:rPr>
          <w:rFonts w:ascii="Arial"/>
          <w:b/>
          <w:i/>
          <w:spacing w:val="-2"/>
          <w:sz w:val="18"/>
        </w:rPr>
        <w:t>Labels</w:t>
      </w:r>
    </w:p>
    <w:p w14:paraId="2BD5A900" w14:textId="34CD0025" w:rsidR="00A40DB8" w:rsidRDefault="00475BF0">
      <w:pPr>
        <w:pStyle w:val="BodyText"/>
        <w:spacing w:before="17" w:line="249" w:lineRule="auto"/>
        <w:ind w:left="46" w:right="377" w:firstLine="7"/>
        <w:jc w:val="both"/>
      </w:pPr>
      <w:del w:id="315" w:author="Saleh Kalantari" w:date="2026-04-28T12:46:00Z" w16du:dateUtc="2026-04-28T10:46:00Z">
        <w:r>
          <w:delText>Because</w:delText>
        </w:r>
      </w:del>
      <w:ins w:id="316" w:author="Saleh Kalantari" w:date="2026-04-28T12:46:00Z" w16du:dateUtc="2026-04-28T10:46:00Z">
        <w:r>
          <w:t>Physician-trainee participants were used in the study due to the logistical difficulties and expense of having</w:t>
        </w:r>
      </w:ins>
      <w:r>
        <w:t xml:space="preserve"> board</w:t>
      </w:r>
      <w:del w:id="317" w:author="Saleh Kalantari" w:date="2026-04-28T12:46:00Z" w16du:dateUtc="2026-04-28T10:46:00Z">
        <w:r>
          <w:delText xml:space="preserve"> </w:delText>
        </w:r>
      </w:del>
      <w:ins w:id="318" w:author="Saleh Kalantari" w:date="2026-04-28T12:46:00Z" w16du:dateUtc="2026-04-28T10:46:00Z">
        <w:r>
          <w:t>-</w:t>
        </w:r>
      </w:ins>
      <w:r>
        <w:t xml:space="preserve">certified physicians </w:t>
      </w:r>
      <w:del w:id="319" w:author="Saleh Kalantari" w:date="2026-04-28T12:46:00Z" w16du:dateUtc="2026-04-28T10:46:00Z">
        <w:r>
          <w:delText xml:space="preserve">could not </w:delText>
        </w:r>
      </w:del>
      <w:r>
        <w:t>annotate the full dataset</w:t>
      </w:r>
      <w:ins w:id="320" w:author="Saleh Kalantari" w:date="2026-04-28T12:46:00Z" w16du:dateUtc="2026-04-28T10:46:00Z">
        <w:r>
          <w:t>. To verify the reliability of the trainee annotations</w:t>
        </w:r>
      </w:ins>
      <w:r>
        <w:t xml:space="preserve">, we used </w:t>
      </w:r>
      <w:del w:id="321" w:author="Saleh Kalantari" w:date="2026-04-28T12:46:00Z" w16du:dateUtc="2026-04-28T10:46:00Z">
        <w:r>
          <w:delText>a smaller</w:delText>
        </w:r>
      </w:del>
      <w:ins w:id="322" w:author="Saleh Kalantari" w:date="2026-04-28T12:46:00Z" w16du:dateUtc="2026-04-28T10:46:00Z">
        <w:r>
          <w:t>an expert</w:t>
        </w:r>
      </w:ins>
      <w:r>
        <w:t xml:space="preserve"> physician review to </w:t>
      </w:r>
      <w:ins w:id="323" w:author="Saleh Kalantari" w:date="2026-04-28T12:46:00Z" w16du:dateUtc="2026-04-28T10:46:00Z">
        <w:r>
          <w:t>spot-</w:t>
        </w:r>
      </w:ins>
      <w:r>
        <w:t xml:space="preserve">check </w:t>
      </w:r>
      <w:del w:id="324" w:author="Saleh Kalantari" w:date="2026-04-28T12:46:00Z" w16du:dateUtc="2026-04-28T10:46:00Z">
        <w:r>
          <w:delText>whether</w:delText>
        </w:r>
      </w:del>
      <w:ins w:id="325" w:author="Saleh Kalantari" w:date="2026-04-28T12:46:00Z" w16du:dateUtc="2026-04-28T10:46:00Z">
        <w:r>
          <w:t>a randomly selected subset of</w:t>
        </w:r>
      </w:ins>
      <w:r>
        <w:t xml:space="preserve"> the </w:t>
      </w:r>
      <w:del w:id="326" w:author="Saleh Kalantari" w:date="2026-04-28T12:46:00Z" w16du:dateUtc="2026-04-28T10:46:00Z">
        <w:r>
          <w:delText xml:space="preserve">physician </w:delText>
        </w:r>
      </w:del>
      <w:r>
        <w:t xml:space="preserve">trainee </w:t>
      </w:r>
      <w:ins w:id="327" w:author="Saleh Kalantari" w:date="2026-04-28T12:46:00Z" w16du:dateUtc="2026-04-28T10:46:00Z">
        <w:r>
          <w:t xml:space="preserve"> </w:t>
        </w:r>
      </w:ins>
      <w:r>
        <w:t>labels</w:t>
      </w:r>
      <w:del w:id="328" w:author="Saleh Kalantari" w:date="2026-04-28T12:46:00Z" w16du:dateUtc="2026-04-28T10:46:00Z">
        <w:r>
          <w:delText xml:space="preserve"> were a usable reference for downstream analyses, rather than to construct an independent gold standard</w:delText>
        </w:r>
      </w:del>
      <w:r>
        <w:t>.</w:t>
      </w:r>
      <w:r>
        <w:rPr>
          <w:spacing w:val="40"/>
        </w:rPr>
        <w:t xml:space="preserve"> </w:t>
      </w:r>
      <w:r>
        <w:t xml:space="preserve">To compare the two groups, we aggregated the trainee labels on each sentence into a single majority vote and compared it </w:t>
      </w:r>
      <w:del w:id="329" w:author="Saleh Kalantari" w:date="2026-04-28T12:46:00Z" w16du:dateUtc="2026-04-28T10:46:00Z">
        <w:r>
          <w:delText>with</w:delText>
        </w:r>
      </w:del>
      <w:ins w:id="330" w:author="Saleh Kalantari" w:date="2026-04-28T12:46:00Z" w16du:dateUtc="2026-04-28T10:46:00Z">
        <w:r>
          <w:t>to</w:t>
        </w:r>
      </w:ins>
      <w:r>
        <w:t xml:space="preserve"> the label assigned by a board</w:t>
      </w:r>
      <w:del w:id="331" w:author="Saleh Kalantari" w:date="2026-04-28T12:46:00Z" w16du:dateUtc="2026-04-28T10:46:00Z">
        <w:r>
          <w:delText xml:space="preserve"> </w:delText>
        </w:r>
      </w:del>
      <w:ins w:id="332" w:author="Saleh Kalantari" w:date="2026-04-28T12:46:00Z" w16du:dateUtc="2026-04-28T10:46:00Z">
        <w:r>
          <w:t>-</w:t>
        </w:r>
      </w:ins>
      <w:r>
        <w:t>certified physician.</w:t>
      </w:r>
      <w:r>
        <w:rPr>
          <w:spacing w:val="40"/>
        </w:rPr>
        <w:t xml:space="preserve"> </w:t>
      </w:r>
      <w:r>
        <w:t>The average sentence</w:t>
      </w:r>
      <w:del w:id="333" w:author="Saleh Kalantari" w:date="2026-04-28T12:46:00Z" w16du:dateUtc="2026-04-28T10:46:00Z">
        <w:r>
          <w:delText xml:space="preserve"> </w:delText>
        </w:r>
      </w:del>
      <w:ins w:id="334" w:author="Saleh Kalantari" w:date="2026-04-28T12:46:00Z" w16du:dateUtc="2026-04-28T10:46:00Z">
        <w:r>
          <w:t>-</w:t>
        </w:r>
      </w:ins>
      <w:r>
        <w:t>level matching rate between the physician</w:t>
      </w:r>
      <w:r>
        <w:rPr>
          <w:spacing w:val="-2"/>
        </w:rPr>
        <w:t xml:space="preserve"> </w:t>
      </w:r>
      <w:r>
        <w:t>trainee</w:t>
      </w:r>
      <w:r>
        <w:rPr>
          <w:spacing w:val="-2"/>
        </w:rPr>
        <w:t xml:space="preserve"> </w:t>
      </w:r>
      <w:r>
        <w:t>majority</w:t>
      </w:r>
      <w:r>
        <w:rPr>
          <w:spacing w:val="-2"/>
        </w:rPr>
        <w:t xml:space="preserve"> </w:t>
      </w:r>
      <w:r>
        <w:t>vote</w:t>
      </w:r>
      <w:r>
        <w:rPr>
          <w:spacing w:val="-2"/>
        </w:rPr>
        <w:t xml:space="preserve"> </w:t>
      </w:r>
      <w:r>
        <w:t>and</w:t>
      </w:r>
      <w:r>
        <w:rPr>
          <w:spacing w:val="-2"/>
        </w:rPr>
        <w:t xml:space="preserve"> </w:t>
      </w:r>
      <w:r>
        <w:t>the</w:t>
      </w:r>
      <w:r>
        <w:rPr>
          <w:spacing w:val="-2"/>
        </w:rPr>
        <w:t xml:space="preserve"> </w:t>
      </w:r>
      <w:r>
        <w:t>reviewing</w:t>
      </w:r>
      <w:r>
        <w:rPr>
          <w:spacing w:val="-2"/>
        </w:rPr>
        <w:t xml:space="preserve"> </w:t>
      </w:r>
      <w:r>
        <w:t>physicians</w:t>
      </w:r>
      <w:ins w:id="335" w:author="Saleh Kalantari" w:date="2026-04-28T12:46:00Z" w16du:dateUtc="2026-04-28T10:46:00Z">
        <w:r>
          <w:t xml:space="preserve"> on the items tested</w:t>
        </w:r>
      </w:ins>
      <w:r>
        <w:rPr>
          <w:spacing w:val="-2"/>
        </w:rPr>
        <w:t xml:space="preserve"> </w:t>
      </w:r>
      <w:r>
        <w:t>was</w:t>
      </w:r>
      <w:r>
        <w:rPr>
          <w:spacing w:val="-2"/>
        </w:rPr>
        <w:t xml:space="preserve"> </w:t>
      </w:r>
      <w:r>
        <w:t>72.0%</w:t>
      </w:r>
      <w:r>
        <w:rPr>
          <w:spacing w:val="-2"/>
        </w:rPr>
        <w:t xml:space="preserve"> </w:t>
      </w:r>
      <w:r>
        <w:t>(median</w:t>
      </w:r>
      <w:r>
        <w:rPr>
          <w:spacing w:val="-2"/>
        </w:rPr>
        <w:t xml:space="preserve"> </w:t>
      </w:r>
      <w:r>
        <w:t>73.7%,</w:t>
      </w:r>
      <w:r>
        <w:rPr>
          <w:spacing w:val="-2"/>
        </w:rPr>
        <w:t xml:space="preserve"> </w:t>
      </w:r>
      <w:r>
        <w:t>SD</w:t>
      </w:r>
      <w:r>
        <w:rPr>
          <w:spacing w:val="-2"/>
        </w:rPr>
        <w:t xml:space="preserve"> </w:t>
      </w:r>
      <w:r>
        <w:t>17.7%,</w:t>
      </w:r>
      <w:r>
        <w:rPr>
          <w:spacing w:val="-2"/>
        </w:rPr>
        <w:t xml:space="preserve"> </w:t>
      </w:r>
      <w:r>
        <w:t>95%</w:t>
      </w:r>
      <w:r>
        <w:rPr>
          <w:spacing w:val="-2"/>
        </w:rPr>
        <w:t xml:space="preserve"> </w:t>
      </w:r>
      <w:r>
        <w:t>CI</w:t>
      </w:r>
      <w:r>
        <w:rPr>
          <w:spacing w:val="-2"/>
        </w:rPr>
        <w:t xml:space="preserve"> </w:t>
      </w:r>
      <w:r>
        <w:t>[0.710,</w:t>
      </w:r>
      <w:r>
        <w:rPr>
          <w:spacing w:val="-2"/>
        </w:rPr>
        <w:t xml:space="preserve"> </w:t>
      </w:r>
      <w:r>
        <w:t xml:space="preserve">0.730]). A cumulative distribution of these matching rates is presented in </w:t>
      </w:r>
      <w:commentRangeStart w:id="336"/>
      <w:r>
        <w:t>the Appendix</w:t>
      </w:r>
      <w:commentRangeEnd w:id="336"/>
      <w:r>
        <w:rPr>
          <w:rStyle w:val="CommentReference"/>
          <w:sz w:val="20"/>
          <w:szCs w:val="20"/>
        </w:rPr>
        <w:commentReference w:id="336"/>
      </w:r>
      <w:r>
        <w:t>.</w:t>
      </w:r>
      <w:r>
        <w:rPr>
          <w:spacing w:val="29"/>
        </w:rPr>
        <w:t xml:space="preserve"> </w:t>
      </w:r>
      <w:r>
        <w:t xml:space="preserve">We </w:t>
      </w:r>
      <w:del w:id="337" w:author="Saleh Kalantari" w:date="2026-04-28T12:46:00Z" w16du:dateUtc="2026-04-28T10:46:00Z">
        <w:r>
          <w:delText>treat</w:delText>
        </w:r>
      </w:del>
      <w:ins w:id="338" w:author="Saleh Kalantari" w:date="2026-04-28T12:46:00Z" w16du:dateUtc="2026-04-28T10:46:00Z">
        <w:r w:rsidR="004B252D">
          <w:t>interpret</w:t>
        </w:r>
      </w:ins>
      <w:r>
        <w:t xml:space="preserve"> this value as a measure of trainee </w:t>
      </w:r>
      <w:r>
        <w:rPr>
          <w:spacing w:val="-2"/>
        </w:rPr>
        <w:t>physician</w:t>
      </w:r>
      <w:r>
        <w:rPr>
          <w:spacing w:val="-7"/>
        </w:rPr>
        <w:t xml:space="preserve"> </w:t>
      </w:r>
      <w:r>
        <w:rPr>
          <w:spacing w:val="-2"/>
        </w:rPr>
        <w:t>agreement</w:t>
      </w:r>
      <w:r>
        <w:rPr>
          <w:spacing w:val="-7"/>
        </w:rPr>
        <w:t xml:space="preserve"> </w:t>
      </w:r>
      <w:r>
        <w:rPr>
          <w:spacing w:val="-2"/>
        </w:rPr>
        <w:t>rather</w:t>
      </w:r>
      <w:r>
        <w:rPr>
          <w:spacing w:val="-7"/>
        </w:rPr>
        <w:t xml:space="preserve"> </w:t>
      </w:r>
      <w:r>
        <w:rPr>
          <w:spacing w:val="-2"/>
        </w:rPr>
        <w:t>than</w:t>
      </w:r>
      <w:r>
        <w:rPr>
          <w:spacing w:val="-7"/>
        </w:rPr>
        <w:t xml:space="preserve"> </w:t>
      </w:r>
      <w:r>
        <w:rPr>
          <w:spacing w:val="-2"/>
        </w:rPr>
        <w:t>of</w:t>
      </w:r>
      <w:r>
        <w:rPr>
          <w:spacing w:val="-7"/>
        </w:rPr>
        <w:t xml:space="preserve"> </w:t>
      </w:r>
      <w:r>
        <w:rPr>
          <w:spacing w:val="-2"/>
        </w:rPr>
        <w:t>trainee</w:t>
      </w:r>
      <w:r>
        <w:rPr>
          <w:spacing w:val="-7"/>
        </w:rPr>
        <w:t xml:space="preserve"> </w:t>
      </w:r>
      <w:r>
        <w:rPr>
          <w:spacing w:val="-2"/>
        </w:rPr>
        <w:t>accuracy,</w:t>
      </w:r>
      <w:r>
        <w:rPr>
          <w:spacing w:val="-6"/>
        </w:rPr>
        <w:t xml:space="preserve"> </w:t>
      </w:r>
      <w:r>
        <w:rPr>
          <w:spacing w:val="-2"/>
        </w:rPr>
        <w:t>since</w:t>
      </w:r>
      <w:r>
        <w:rPr>
          <w:spacing w:val="-7"/>
        </w:rPr>
        <w:t xml:space="preserve"> </w:t>
      </w:r>
      <w:r>
        <w:rPr>
          <w:spacing w:val="-2"/>
        </w:rPr>
        <w:t>the</w:t>
      </w:r>
      <w:r>
        <w:rPr>
          <w:spacing w:val="-7"/>
        </w:rPr>
        <w:t xml:space="preserve"> </w:t>
      </w:r>
      <w:r>
        <w:rPr>
          <w:spacing w:val="-2"/>
        </w:rPr>
        <w:t>physicians</w:t>
      </w:r>
      <w:r>
        <w:rPr>
          <w:spacing w:val="-7"/>
        </w:rPr>
        <w:t xml:space="preserve"> </w:t>
      </w:r>
      <w:r>
        <w:rPr>
          <w:spacing w:val="-2"/>
        </w:rPr>
        <w:t>themselves</w:t>
      </w:r>
      <w:r>
        <w:rPr>
          <w:spacing w:val="-7"/>
        </w:rPr>
        <w:t xml:space="preserve"> </w:t>
      </w:r>
      <w:del w:id="339" w:author="Saleh Kalantari" w:date="2026-04-28T12:46:00Z" w16du:dateUtc="2026-04-28T10:46:00Z">
        <w:r>
          <w:rPr>
            <w:spacing w:val="-2"/>
          </w:rPr>
          <w:delText>represent</w:delText>
        </w:r>
      </w:del>
      <w:ins w:id="340" w:author="Saleh Kalantari" w:date="2026-04-28T12:46:00Z" w16du:dateUtc="2026-04-28T10:46:00Z">
        <w:r w:rsidR="004B252D">
          <w:rPr>
            <w:spacing w:val="-2"/>
          </w:rPr>
          <w:t>were</w:t>
        </w:r>
      </w:ins>
      <w:r>
        <w:rPr>
          <w:spacing w:val="-7"/>
        </w:rPr>
        <w:t xml:space="preserve"> </w:t>
      </w:r>
      <w:r>
        <w:rPr>
          <w:spacing w:val="-2"/>
        </w:rPr>
        <w:t>a</w:t>
      </w:r>
      <w:r>
        <w:rPr>
          <w:spacing w:val="-7"/>
        </w:rPr>
        <w:t xml:space="preserve"> </w:t>
      </w:r>
      <w:r>
        <w:rPr>
          <w:spacing w:val="-2"/>
        </w:rPr>
        <w:t>small</w:t>
      </w:r>
      <w:r>
        <w:rPr>
          <w:spacing w:val="-7"/>
        </w:rPr>
        <w:t xml:space="preserve"> </w:t>
      </w:r>
      <w:r>
        <w:rPr>
          <w:spacing w:val="-2"/>
        </w:rPr>
        <w:t>cohort</w:t>
      </w:r>
      <w:r>
        <w:rPr>
          <w:spacing w:val="-7"/>
        </w:rPr>
        <w:t xml:space="preserve"> </w:t>
      </w:r>
      <w:r>
        <w:rPr>
          <w:spacing w:val="-2"/>
        </w:rPr>
        <w:t>and</w:t>
      </w:r>
      <w:r>
        <w:rPr>
          <w:spacing w:val="-7"/>
        </w:rPr>
        <w:t xml:space="preserve"> </w:t>
      </w:r>
      <w:r>
        <w:rPr>
          <w:spacing w:val="-2"/>
        </w:rPr>
        <w:t>inter</w:t>
      </w:r>
      <w:del w:id="341" w:author="Saleh Kalantari" w:date="2026-04-28T12:46:00Z" w16du:dateUtc="2026-04-28T10:46:00Z">
        <w:r>
          <w:rPr>
            <w:spacing w:val="-7"/>
          </w:rPr>
          <w:delText xml:space="preserve"> </w:delText>
        </w:r>
      </w:del>
      <w:ins w:id="342" w:author="Saleh Kalantari" w:date="2026-04-28T12:46:00Z" w16du:dateUtc="2026-04-28T10:46:00Z">
        <w:r w:rsidR="004B252D">
          <w:rPr>
            <w:spacing w:val="-7"/>
          </w:rPr>
          <w:t>-</w:t>
        </w:r>
      </w:ins>
      <w:r>
        <w:rPr>
          <w:spacing w:val="-2"/>
        </w:rPr>
        <w:t xml:space="preserve">physician </w:t>
      </w:r>
      <w:r>
        <w:t xml:space="preserve">disagreement </w:t>
      </w:r>
      <w:del w:id="343" w:author="Saleh Kalantari" w:date="2026-04-28T12:46:00Z" w16du:dateUtc="2026-04-28T10:46:00Z">
        <w:r>
          <w:delText>is</w:delText>
        </w:r>
      </w:del>
      <w:ins w:id="344" w:author="Saleh Kalantari" w:date="2026-04-28T12:46:00Z" w16du:dateUtc="2026-04-28T10:46:00Z">
        <w:r w:rsidR="004B252D">
          <w:t>was</w:t>
        </w:r>
      </w:ins>
      <w:r>
        <w:t xml:space="preserve"> not separately </w:t>
      </w:r>
      <w:del w:id="345" w:author="Saleh Kalantari" w:date="2026-04-28T12:46:00Z" w16du:dateUtc="2026-04-28T10:46:00Z">
        <w:r>
          <w:delText>estimated in this review</w:delText>
        </w:r>
      </w:del>
      <w:ins w:id="346" w:author="Saleh Kalantari" w:date="2026-04-28T12:46:00Z" w16du:dateUtc="2026-04-28T10:46:00Z">
        <w:r w:rsidR="004B252D">
          <w:t>evaluated</w:t>
        </w:r>
      </w:ins>
      <w:r>
        <w:t>.</w:t>
      </w:r>
    </w:p>
    <w:p w14:paraId="3EC11D6C" w14:textId="1ED39146" w:rsidR="00A40DB8" w:rsidRDefault="00096600">
      <w:pPr>
        <w:pStyle w:val="BodyText"/>
        <w:spacing w:before="1" w:line="249" w:lineRule="auto"/>
        <w:ind w:left="53" w:right="411" w:firstLine="298"/>
        <w:jc w:val="both"/>
      </w:pPr>
      <w:r>
        <w:t xml:space="preserve">We </w:t>
      </w:r>
      <w:del w:id="347" w:author="Saleh Kalantari" w:date="2026-04-28T12:46:00Z" w16du:dateUtc="2026-04-28T10:46:00Z">
        <w:r>
          <w:delText>refer</w:delText>
        </w:r>
      </w:del>
      <w:ins w:id="348" w:author="Saleh Kalantari" w:date="2026-04-28T12:46:00Z" w16du:dateUtc="2026-04-28T10:46:00Z">
        <w:r>
          <w:t>refer</w:t>
        </w:r>
        <w:r w:rsidR="00081D91">
          <w:t>red</w:t>
        </w:r>
      </w:ins>
      <w:r>
        <w:t xml:space="preserve"> to QA items for which the </w:t>
      </w:r>
      <w:del w:id="349" w:author="Saleh Kalantari" w:date="2026-04-28T12:46:00Z" w16du:dateUtc="2026-04-28T10:46:00Z">
        <w:r>
          <w:delText>physician trainee physician</w:delText>
        </w:r>
      </w:del>
      <w:ins w:id="350" w:author="Saleh Kalantari" w:date="2026-04-28T12:46:00Z" w16du:dateUtc="2026-04-28T10:46:00Z">
        <w:r w:rsidR="00081D91">
          <w:t>expert</w:t>
        </w:r>
      </w:ins>
      <w:r>
        <w:t xml:space="preserve"> matching rate </w:t>
      </w:r>
      <w:del w:id="351" w:author="Saleh Kalantari" w:date="2026-04-28T12:46:00Z" w16du:dateUtc="2026-04-28T10:46:00Z">
        <w:r>
          <w:delText>falls</w:delText>
        </w:r>
      </w:del>
      <w:ins w:id="352" w:author="Saleh Kalantari" w:date="2026-04-28T12:46:00Z" w16du:dateUtc="2026-04-28T10:46:00Z">
        <w:r>
          <w:t>f</w:t>
        </w:r>
        <w:r w:rsidR="00081D91">
          <w:t>ell</w:t>
        </w:r>
      </w:ins>
      <w:r>
        <w:t xml:space="preserve"> below 20% as ambiguous cases and </w:t>
      </w:r>
      <w:del w:id="353" w:author="Saleh Kalantari" w:date="2026-04-28T12:46:00Z" w16du:dateUtc="2026-04-28T10:46:00Z">
        <w:r>
          <w:delText>retain</w:delText>
        </w:r>
      </w:del>
      <w:ins w:id="354" w:author="Saleh Kalantari" w:date="2026-04-28T12:46:00Z" w16du:dateUtc="2026-04-28T10:46:00Z">
        <w:r>
          <w:t>retain</w:t>
        </w:r>
        <w:r w:rsidR="00081D91">
          <w:t>ed</w:t>
        </w:r>
      </w:ins>
      <w:r>
        <w:rPr>
          <w:spacing w:val="-5"/>
        </w:rPr>
        <w:t xml:space="preserve"> </w:t>
      </w:r>
      <w:r>
        <w:t>them</w:t>
      </w:r>
      <w:r>
        <w:rPr>
          <w:spacing w:val="-5"/>
        </w:rPr>
        <w:t xml:space="preserve"> </w:t>
      </w:r>
      <w:r>
        <w:t>in</w:t>
      </w:r>
      <w:r>
        <w:rPr>
          <w:spacing w:val="-5"/>
        </w:rPr>
        <w:t xml:space="preserve"> </w:t>
      </w:r>
      <w:r>
        <w:t>the</w:t>
      </w:r>
      <w:r>
        <w:rPr>
          <w:spacing w:val="-5"/>
        </w:rPr>
        <w:t xml:space="preserve"> </w:t>
      </w:r>
      <w:r>
        <w:t>dataset</w:t>
      </w:r>
      <w:r>
        <w:rPr>
          <w:spacing w:val="-5"/>
        </w:rPr>
        <w:t xml:space="preserve"> </w:t>
      </w:r>
      <w:r>
        <w:t>so</w:t>
      </w:r>
      <w:r>
        <w:rPr>
          <w:spacing w:val="-5"/>
        </w:rPr>
        <w:t xml:space="preserve"> </w:t>
      </w:r>
      <w:r>
        <w:t>that</w:t>
      </w:r>
      <w:r>
        <w:rPr>
          <w:spacing w:val="-5"/>
        </w:rPr>
        <w:t xml:space="preserve"> </w:t>
      </w:r>
      <w:r>
        <w:t>this</w:t>
      </w:r>
      <w:r>
        <w:rPr>
          <w:spacing w:val="-5"/>
        </w:rPr>
        <w:t xml:space="preserve"> </w:t>
      </w:r>
      <w:r>
        <w:t>subgroup</w:t>
      </w:r>
      <w:r>
        <w:rPr>
          <w:spacing w:val="-5"/>
        </w:rPr>
        <w:t xml:space="preserve"> </w:t>
      </w:r>
      <w:del w:id="355" w:author="Saleh Kalantari" w:date="2026-04-28T12:46:00Z" w16du:dateUtc="2026-04-28T10:46:00Z">
        <w:r>
          <w:delText>can</w:delText>
        </w:r>
      </w:del>
      <w:ins w:id="356" w:author="Saleh Kalantari" w:date="2026-04-28T12:46:00Z" w16du:dateUtc="2026-04-28T10:46:00Z">
        <w:r>
          <w:t>c</w:t>
        </w:r>
        <w:r w:rsidR="00081D91">
          <w:t>ould</w:t>
        </w:r>
      </w:ins>
      <w:r>
        <w:rPr>
          <w:spacing w:val="-5"/>
        </w:rPr>
        <w:t xml:space="preserve"> </w:t>
      </w:r>
      <w:r>
        <w:t>be</w:t>
      </w:r>
      <w:r>
        <w:rPr>
          <w:spacing w:val="-5"/>
        </w:rPr>
        <w:t xml:space="preserve"> </w:t>
      </w:r>
      <w:del w:id="357" w:author="Saleh Kalantari" w:date="2026-04-28T12:46:00Z" w16du:dateUtc="2026-04-28T10:46:00Z">
        <w:r>
          <w:delText>analysed</w:delText>
        </w:r>
      </w:del>
      <w:ins w:id="358" w:author="Saleh Kalantari" w:date="2026-04-28T12:46:00Z" w16du:dateUtc="2026-04-28T10:46:00Z">
        <w:r>
          <w:t>analy</w:t>
        </w:r>
        <w:r w:rsidR="00081D91">
          <w:t>z</w:t>
        </w:r>
        <w:r>
          <w:t>ed</w:t>
        </w:r>
      </w:ins>
      <w:r>
        <w:rPr>
          <w:spacing w:val="-5"/>
        </w:rPr>
        <w:t xml:space="preserve"> </w:t>
      </w:r>
      <w:r>
        <w:t>separately. Where</w:t>
      </w:r>
      <w:r>
        <w:rPr>
          <w:spacing w:val="-5"/>
        </w:rPr>
        <w:t xml:space="preserve"> </w:t>
      </w:r>
      <w:r>
        <w:t>the</w:t>
      </w:r>
      <w:r>
        <w:rPr>
          <w:spacing w:val="-5"/>
        </w:rPr>
        <w:t xml:space="preserve"> </w:t>
      </w:r>
      <w:r>
        <w:t>downstream</w:t>
      </w:r>
      <w:r>
        <w:rPr>
          <w:spacing w:val="-5"/>
        </w:rPr>
        <w:t xml:space="preserve"> </w:t>
      </w:r>
      <w:r>
        <w:t>analyses</w:t>
      </w:r>
      <w:r>
        <w:rPr>
          <w:spacing w:val="-5"/>
        </w:rPr>
        <w:t xml:space="preserve"> </w:t>
      </w:r>
      <w:r>
        <w:t>in</w:t>
      </w:r>
      <w:r>
        <w:rPr>
          <w:spacing w:val="-5"/>
        </w:rPr>
        <w:t xml:space="preserve"> </w:t>
      </w:r>
      <w:r>
        <w:t>this</w:t>
      </w:r>
      <w:r>
        <w:rPr>
          <w:spacing w:val="-5"/>
        </w:rPr>
        <w:t xml:space="preserve"> </w:t>
      </w:r>
      <w:r>
        <w:t>paper</w:t>
      </w:r>
      <w:r>
        <w:rPr>
          <w:spacing w:val="-5"/>
        </w:rPr>
        <w:t xml:space="preserve"> </w:t>
      </w:r>
      <w:r>
        <w:t>treat the</w:t>
      </w:r>
      <w:r>
        <w:rPr>
          <w:spacing w:val="-11"/>
        </w:rPr>
        <w:t xml:space="preserve"> </w:t>
      </w:r>
      <w:r>
        <w:t>physician</w:t>
      </w:r>
      <w:r>
        <w:rPr>
          <w:spacing w:val="-11"/>
        </w:rPr>
        <w:t xml:space="preserve"> </w:t>
      </w:r>
      <w:r>
        <w:t>trainee</w:t>
      </w:r>
      <w:r>
        <w:rPr>
          <w:spacing w:val="-11"/>
        </w:rPr>
        <w:t xml:space="preserve"> </w:t>
      </w:r>
      <w:r>
        <w:t>majority</w:t>
      </w:r>
      <w:r>
        <w:rPr>
          <w:spacing w:val="-11"/>
        </w:rPr>
        <w:t xml:space="preserve"> </w:t>
      </w:r>
      <w:r>
        <w:t>vote</w:t>
      </w:r>
      <w:r>
        <w:rPr>
          <w:spacing w:val="-11"/>
        </w:rPr>
        <w:t xml:space="preserve"> </w:t>
      </w:r>
      <w:r>
        <w:t>as</w:t>
      </w:r>
      <w:r>
        <w:rPr>
          <w:spacing w:val="-11"/>
        </w:rPr>
        <w:t xml:space="preserve"> </w:t>
      </w:r>
      <w:r>
        <w:t>a</w:t>
      </w:r>
      <w:r>
        <w:rPr>
          <w:spacing w:val="-11"/>
        </w:rPr>
        <w:t xml:space="preserve"> </w:t>
      </w:r>
      <w:r>
        <w:t>reference,</w:t>
      </w:r>
      <w:r>
        <w:rPr>
          <w:spacing w:val="-11"/>
        </w:rPr>
        <w:t xml:space="preserve"> </w:t>
      </w:r>
      <w:r>
        <w:t>this</w:t>
      </w:r>
      <w:r>
        <w:rPr>
          <w:spacing w:val="-11"/>
        </w:rPr>
        <w:t xml:space="preserve"> </w:t>
      </w:r>
      <w:r>
        <w:t>choice</w:t>
      </w:r>
      <w:r>
        <w:rPr>
          <w:spacing w:val="-11"/>
        </w:rPr>
        <w:t xml:space="preserve"> </w:t>
      </w:r>
      <w:r>
        <w:t>is</w:t>
      </w:r>
      <w:r>
        <w:rPr>
          <w:spacing w:val="-11"/>
        </w:rPr>
        <w:t xml:space="preserve"> </w:t>
      </w:r>
      <w:r>
        <w:t>a</w:t>
      </w:r>
      <w:r>
        <w:rPr>
          <w:spacing w:val="-11"/>
        </w:rPr>
        <w:t xml:space="preserve"> </w:t>
      </w:r>
      <w:r>
        <w:t>pragmatic</w:t>
      </w:r>
      <w:r>
        <w:rPr>
          <w:spacing w:val="-11"/>
        </w:rPr>
        <w:t xml:space="preserve"> </w:t>
      </w:r>
      <w:r>
        <w:t>one</w:t>
      </w:r>
      <w:r>
        <w:rPr>
          <w:spacing w:val="-11"/>
        </w:rPr>
        <w:t xml:space="preserve"> </w:t>
      </w:r>
      <w:r>
        <w:t>driven</w:t>
      </w:r>
      <w:r>
        <w:rPr>
          <w:spacing w:val="-11"/>
        </w:rPr>
        <w:t xml:space="preserve"> </w:t>
      </w:r>
      <w:r>
        <w:t>by</w:t>
      </w:r>
      <w:r>
        <w:rPr>
          <w:spacing w:val="-11"/>
        </w:rPr>
        <w:t xml:space="preserve"> </w:t>
      </w:r>
      <w:r>
        <w:t>scale,</w:t>
      </w:r>
      <w:r>
        <w:rPr>
          <w:spacing w:val="-11"/>
        </w:rPr>
        <w:t xml:space="preserve"> </w:t>
      </w:r>
      <w:r>
        <w:t>and</w:t>
      </w:r>
      <w:r>
        <w:rPr>
          <w:spacing w:val="-11"/>
        </w:rPr>
        <w:t xml:space="preserve"> </w:t>
      </w:r>
      <w:r>
        <w:t>the</w:t>
      </w:r>
      <w:r>
        <w:rPr>
          <w:spacing w:val="-11"/>
        </w:rPr>
        <w:t xml:space="preserve"> </w:t>
      </w:r>
      <w:r>
        <w:t>resulting</w:t>
      </w:r>
      <w:r>
        <w:rPr>
          <w:spacing w:val="-11"/>
        </w:rPr>
        <w:t xml:space="preserve"> </w:t>
      </w:r>
      <w:r>
        <w:t xml:space="preserve">concordance and filtering results should be interpreted against the 72.0% </w:t>
      </w:r>
      <w:del w:id="359" w:author="Saleh Kalantari" w:date="2026-04-28T12:46:00Z" w16du:dateUtc="2026-04-28T10:46:00Z">
        <w:r>
          <w:delText>trainee physician agreement ceiling</w:delText>
        </w:r>
      </w:del>
      <w:ins w:id="360" w:author="Saleh Kalantari" w:date="2026-04-28T12:46:00Z" w16du:dateUtc="2026-04-28T10:46:00Z">
        <w:r w:rsidR="00081D91">
          <w:t>overall expert-matching average</w:t>
        </w:r>
      </w:ins>
      <w:r>
        <w:t>.</w:t>
      </w:r>
    </w:p>
    <w:p w14:paraId="11928976" w14:textId="7E798FEC" w:rsidR="00A40DB8" w:rsidRDefault="006C14F7" w:rsidP="00ED063D">
      <w:pPr>
        <w:pStyle w:val="BodyText"/>
        <w:spacing w:before="2" w:line="249" w:lineRule="auto"/>
        <w:ind w:left="47" w:right="378" w:firstLine="305"/>
        <w:jc w:val="both"/>
        <w:rPr>
          <w:del w:id="361" w:author="Saleh Kalantari" w:date="2026-04-28T12:46:00Z" w16du:dateUtc="2026-04-28T10:46:00Z"/>
        </w:rPr>
      </w:pPr>
      <w:del w:id="362" w:author="Saleh Kalantari" w:date="2026-04-28T12:46:00Z" w16du:dateUtc="2026-04-28T10:46:00Z">
        <w:r>
          <w:delText>A</w:delText>
        </w:r>
      </w:del>
      <w:ins w:id="363" w:author="Saleh Kalantari" w:date="2026-04-28T12:46:00Z" w16du:dateUtc="2026-04-28T10:46:00Z">
        <w:r>
          <w:t>As a further step, a single</w:t>
        </w:r>
      </w:ins>
      <w:r>
        <w:t xml:space="preserve"> board-certified physician</w:t>
      </w:r>
      <w:del w:id="364" w:author="Saleh Kalantari" w:date="2026-04-28T12:46:00Z" w16du:dateUtc="2026-04-28T10:46:00Z">
        <w:r>
          <w:delText>, HJ, reviewed the physician-annotated majority-vote outcomes.</w:delText>
        </w:r>
        <w:r>
          <w:rPr>
            <w:spacing w:val="34"/>
          </w:rPr>
          <w:delText xml:space="preserve"> </w:delText>
        </w:r>
        <w:r>
          <w:delText>Analysis</w:delText>
        </w:r>
      </w:del>
      <w:ins w:id="365" w:author="Saleh Kalantari" w:date="2026-04-28T12:46:00Z" w16du:dateUtc="2026-04-28T10:46:00Z">
        <w:r>
          <w:t xml:space="preserve"> was asked to conduct a qualitative comparison</w:t>
        </w:r>
      </w:ins>
      <w:r>
        <w:t xml:space="preserve"> of </w:t>
      </w:r>
      <w:ins w:id="366" w:author="Saleh Kalantari" w:date="2026-04-28T12:46:00Z" w16du:dateUtc="2026-04-28T10:46:00Z">
        <w:r>
          <w:t xml:space="preserve">labels that trainees had marked as </w:t>
        </w:r>
      </w:ins>
      <w:r>
        <w:t>high- and low-relevance</w:t>
      </w:r>
      <w:r w:rsidR="00FB6753">
        <w:rPr>
          <w:rPrChange w:id="367" w:author="Saleh Kalantari" w:date="2026-04-28T12:46:00Z" w16du:dateUtc="2026-04-28T10:46:00Z">
            <w:rPr>
              <w:spacing w:val="22"/>
            </w:rPr>
          </w:rPrChange>
        </w:rPr>
        <w:t xml:space="preserve"> </w:t>
      </w:r>
      <w:del w:id="368" w:author="Saleh Kalantari" w:date="2026-04-28T12:46:00Z" w16du:dateUtc="2026-04-28T10:46:00Z">
        <w:r>
          <w:delText>labels</w:delText>
        </w:r>
        <w:r>
          <w:rPr>
            <w:spacing w:val="23"/>
          </w:rPr>
          <w:delText xml:space="preserve"> </w:delText>
        </w:r>
        <w:r>
          <w:delText>reveals</w:delText>
        </w:r>
      </w:del>
      <w:ins w:id="369" w:author="Saleh Kalantari" w:date="2026-04-28T12:46:00Z" w16du:dateUtc="2026-04-28T10:46:00Z">
        <w:r w:rsidR="00FB6753">
          <w:t>across 30 randomly selected QA pairs</w:t>
        </w:r>
        <w:r>
          <w:t>. This evaluation indicated</w:t>
        </w:r>
      </w:ins>
      <w:r>
        <w:rPr>
          <w:rPrChange w:id="370" w:author="Saleh Kalantari" w:date="2026-04-28T12:46:00Z" w16du:dateUtc="2026-04-28T10:46:00Z">
            <w:rPr>
              <w:spacing w:val="23"/>
            </w:rPr>
          </w:rPrChange>
        </w:rPr>
        <w:t xml:space="preserve"> </w:t>
      </w:r>
      <w:r>
        <w:t>that</w:t>
      </w:r>
      <w:r>
        <w:rPr>
          <w:rPrChange w:id="371" w:author="Saleh Kalantari" w:date="2026-04-28T12:46:00Z" w16du:dateUtc="2026-04-28T10:46:00Z">
            <w:rPr>
              <w:spacing w:val="22"/>
            </w:rPr>
          </w:rPrChange>
        </w:rPr>
        <w:t xml:space="preserve"> </w:t>
      </w:r>
      <w:del w:id="372" w:author="Saleh Kalantari" w:date="2026-04-28T12:46:00Z" w16du:dateUtc="2026-04-28T10:46:00Z">
        <w:r>
          <w:delText>text</w:delText>
        </w:r>
        <w:r>
          <w:rPr>
            <w:spacing w:val="23"/>
          </w:rPr>
          <w:delText xml:space="preserve"> </w:delText>
        </w:r>
        <w:r>
          <w:delText>marked</w:delText>
        </w:r>
      </w:del>
      <w:ins w:id="373" w:author="Saleh Kalantari" w:date="2026-04-28T12:46:00Z" w16du:dateUtc="2026-04-28T10:46:00Z">
        <w:r>
          <w:t>sentences</w:t>
        </w:r>
        <w:r w:rsidR="00FB6753">
          <w:t xml:space="preserve"> regarded</w:t>
        </w:r>
      </w:ins>
      <w:r w:rsidR="00FB6753">
        <w:rPr>
          <w:rPrChange w:id="374" w:author="Saleh Kalantari" w:date="2026-04-28T12:46:00Z" w16du:dateUtc="2026-04-28T10:46:00Z">
            <w:rPr>
              <w:spacing w:val="22"/>
            </w:rPr>
          </w:rPrChange>
        </w:rPr>
        <w:t xml:space="preserve"> </w:t>
      </w:r>
      <w:r w:rsidR="00FB6753">
        <w:t>as</w:t>
      </w:r>
      <w:r>
        <w:rPr>
          <w:spacing w:val="22"/>
        </w:rPr>
        <w:t xml:space="preserve"> </w:t>
      </w:r>
      <w:r>
        <w:t>highly</w:t>
      </w:r>
      <w:r>
        <w:rPr>
          <w:spacing w:val="23"/>
        </w:rPr>
        <w:t xml:space="preserve"> </w:t>
      </w:r>
      <w:r>
        <w:t>relevan</w:t>
      </w:r>
      <w:r w:rsidR="00FB6753">
        <w:rPr>
          <w:spacing w:val="22"/>
          <w:rPrChange w:id="375" w:author="Saleh Kalantari" w:date="2026-04-28T12:46:00Z" w16du:dateUtc="2026-04-28T10:46:00Z">
            <w:rPr/>
          </w:rPrChange>
        </w:rPr>
        <w:t>t</w:t>
      </w:r>
      <w:r>
        <w:rPr>
          <w:spacing w:val="22"/>
        </w:rPr>
        <w:t xml:space="preserve"> </w:t>
      </w:r>
      <w:del w:id="376" w:author="Saleh Kalantari" w:date="2026-04-28T12:46:00Z" w16du:dateUtc="2026-04-28T10:46:00Z">
        <w:r>
          <w:delText>by</w:delText>
        </w:r>
        <w:r>
          <w:rPr>
            <w:spacing w:val="22"/>
          </w:rPr>
          <w:delText xml:space="preserve"> </w:delText>
        </w:r>
        <w:r>
          <w:delText>the</w:delText>
        </w:r>
        <w:r>
          <w:rPr>
            <w:spacing w:val="23"/>
          </w:rPr>
          <w:delText xml:space="preserve"> </w:delText>
        </w:r>
        <w:r>
          <w:delText>physician</w:delText>
        </w:r>
        <w:r>
          <w:rPr>
            <w:spacing w:val="22"/>
          </w:rPr>
          <w:delText xml:space="preserve"> </w:delText>
        </w:r>
        <w:r>
          <w:delText>trainee</w:delText>
        </w:r>
        <w:r>
          <w:rPr>
            <w:spacing w:val="22"/>
          </w:rPr>
          <w:delText xml:space="preserve"> </w:delText>
        </w:r>
        <w:r>
          <w:delText>contains</w:delText>
        </w:r>
      </w:del>
      <w:ins w:id="377" w:author="Saleh Kalantari" w:date="2026-04-28T12:46:00Z" w16du:dateUtc="2026-04-28T10:46:00Z">
        <w:r>
          <w:t>contain</w:t>
        </w:r>
        <w:r w:rsidR="00FB6753">
          <w:t>ed</w:t>
        </w:r>
      </w:ins>
      <w:r>
        <w:rPr>
          <w:spacing w:val="23"/>
        </w:rPr>
        <w:t xml:space="preserve"> </w:t>
      </w:r>
      <w:r>
        <w:t>more</w:t>
      </w:r>
      <w:r>
        <w:rPr>
          <w:spacing w:val="22"/>
        </w:rPr>
        <w:t xml:space="preserve"> </w:t>
      </w:r>
      <w:ins w:id="378" w:author="Saleh Kalantari" w:date="2026-04-28T12:46:00Z" w16du:dateUtc="2026-04-28T10:46:00Z">
        <w:r w:rsidR="00FB6753">
          <w:rPr>
            <w:spacing w:val="22"/>
          </w:rPr>
          <w:t xml:space="preserve">information about </w:t>
        </w:r>
      </w:ins>
      <w:r>
        <w:t>anatomical</w:t>
      </w:r>
      <w:r>
        <w:rPr>
          <w:spacing w:val="22"/>
        </w:rPr>
        <w:t xml:space="preserve"> </w:t>
      </w:r>
      <w:r>
        <w:t xml:space="preserve">structures and comparative descriptions (e.g., progressive, increased), whereas low-relevance text </w:t>
      </w:r>
      <w:del w:id="379" w:author="Saleh Kalantari" w:date="2026-04-28T12:46:00Z" w16du:dateUtc="2026-04-28T10:46:00Z">
        <w:r>
          <w:delText>includes</w:delText>
        </w:r>
      </w:del>
      <w:ins w:id="380" w:author="Saleh Kalantari" w:date="2026-04-28T12:46:00Z" w16du:dateUtc="2026-04-28T10:46:00Z">
        <w:r>
          <w:t>include</w:t>
        </w:r>
        <w:r w:rsidR="00FB6753">
          <w:t>d</w:t>
        </w:r>
      </w:ins>
      <w:r>
        <w:t xml:space="preserve"> more historical information (</w:t>
      </w:r>
      <w:ins w:id="381" w:author="Saleh Kalantari" w:date="2026-04-28T12:46:00Z" w16du:dateUtc="2026-04-28T10:46:00Z">
        <w:r w:rsidR="00FB6753">
          <w:t xml:space="preserve">e.g., </w:t>
        </w:r>
      </w:ins>
      <w:r>
        <w:t>medication, allergy, travel, social</w:t>
      </w:r>
      <w:del w:id="382" w:author="Saleh Kalantari" w:date="2026-04-28T12:46:00Z" w16du:dateUtc="2026-04-28T10:46:00Z">
        <w:r>
          <w:delText xml:space="preserve"> (smoking, illicit drug), etc.)</w:delText>
        </w:r>
      </w:del>
      <w:ins w:id="383" w:author="Saleh Kalantari" w:date="2026-04-28T12:46:00Z" w16du:dateUtc="2026-04-28T10:46:00Z">
        <w:r>
          <w:t>)</w:t>
        </w:r>
      </w:ins>
      <w:r>
        <w:t xml:space="preserve"> and negative findings (</w:t>
      </w:r>
      <w:ins w:id="384" w:author="Saleh Kalantari" w:date="2026-04-28T12:46:00Z" w16du:dateUtc="2026-04-28T10:46:00Z">
        <w:r w:rsidR="00FB6753">
          <w:t xml:space="preserve">e.g., </w:t>
        </w:r>
      </w:ins>
      <w:r>
        <w:t>uncomplicated, noncontributory</w:t>
      </w:r>
      <w:del w:id="385" w:author="Saleh Kalantari" w:date="2026-04-28T12:46:00Z" w16du:dateUtc="2026-04-28T10:46:00Z">
        <w:r>
          <w:delText>, etc.).</w:delText>
        </w:r>
      </w:del>
    </w:p>
    <w:p w14:paraId="3DB02372" w14:textId="1FB76048" w:rsidR="00A40DB8" w:rsidRDefault="00000000">
      <w:pPr>
        <w:pStyle w:val="BodyText"/>
        <w:spacing w:before="2" w:line="249" w:lineRule="auto"/>
        <w:ind w:left="47" w:right="378" w:firstLine="305"/>
        <w:jc w:val="both"/>
        <w:pPrChange w:id="386" w:author="Saleh Kalantari" w:date="2026-04-28T12:46:00Z" w16du:dateUtc="2026-04-28T10:46:00Z">
          <w:pPr>
            <w:spacing w:before="2" w:line="249" w:lineRule="auto"/>
            <w:ind w:left="50" w:right="387" w:firstLine="302"/>
            <w:jc w:val="both"/>
          </w:pPr>
        </w:pPrChange>
      </w:pPr>
      <w:del w:id="387" w:author="Saleh Kalantari" w:date="2026-04-28T12:46:00Z" w16du:dateUtc="2026-04-28T10:46:00Z">
        <w:r>
          <w:delText>From the full dataset, 30 QA pairs were randomly selected and Dr.</w:delText>
        </w:r>
        <w:r>
          <w:rPr>
            <w:spacing w:val="36"/>
          </w:rPr>
          <w:delText xml:space="preserve"> </w:delText>
        </w:r>
        <w:r>
          <w:delText>HJ compared the original and edited versions after removing</w:delText>
        </w:r>
        <w:r>
          <w:rPr>
            <w:spacing w:val="-12"/>
          </w:rPr>
          <w:delText xml:space="preserve"> </w:delText>
        </w:r>
        <w:r>
          <w:delText>irrelevant</w:delText>
        </w:r>
        <w:r>
          <w:rPr>
            <w:spacing w:val="-12"/>
          </w:rPr>
          <w:delText xml:space="preserve"> </w:delText>
        </w:r>
        <w:r>
          <w:delText>sentences.</w:delText>
        </w:r>
        <w:r>
          <w:rPr>
            <w:spacing w:val="-2"/>
          </w:rPr>
          <w:delText xml:space="preserve"> </w:delText>
        </w:r>
        <w:r>
          <w:delText>The</w:delText>
        </w:r>
        <w:r>
          <w:rPr>
            <w:spacing w:val="-12"/>
          </w:rPr>
          <w:delText xml:space="preserve"> </w:delText>
        </w:r>
        <w:r>
          <w:delText>removed</w:delText>
        </w:r>
        <w:r>
          <w:rPr>
            <w:spacing w:val="-12"/>
          </w:rPr>
          <w:delText xml:space="preserve"> </w:delText>
        </w:r>
        <w:r>
          <w:delText>low</w:delText>
        </w:r>
        <w:r>
          <w:rPr>
            <w:spacing w:val="-12"/>
          </w:rPr>
          <w:delText xml:space="preserve"> </w:delText>
        </w:r>
      </w:del>
      <w:ins w:id="388" w:author="Saleh Kalantari" w:date="2026-04-28T12:46:00Z" w16du:dateUtc="2026-04-28T10:46:00Z">
        <w:r w:rsidR="006C14F7">
          <w:t>).</w:t>
        </w:r>
        <w:r w:rsidR="00FB6753">
          <w:t xml:space="preserve"> </w:t>
        </w:r>
        <w:r w:rsidR="00096600">
          <w:t>Th</w:t>
        </w:r>
        <w:r w:rsidR="00FB6753">
          <w:t>is physician further grouped the low-</w:t>
        </w:r>
      </w:ins>
      <w:r w:rsidR="00FB6753">
        <w:t>relevance</w:t>
      </w:r>
      <w:r w:rsidR="00FB6753">
        <w:rPr>
          <w:rPrChange w:id="389" w:author="Saleh Kalantari" w:date="2026-04-28T12:46:00Z" w16du:dateUtc="2026-04-28T10:46:00Z">
            <w:rPr>
              <w:spacing w:val="-12"/>
            </w:rPr>
          </w:rPrChange>
        </w:rPr>
        <w:t xml:space="preserve"> </w:t>
      </w:r>
      <w:del w:id="390" w:author="Saleh Kalantari" w:date="2026-04-28T12:46:00Z" w16du:dateUtc="2026-04-28T10:46:00Z">
        <w:r>
          <w:delText>or</w:delText>
        </w:r>
      </w:del>
      <w:ins w:id="391" w:author="Saleh Kalantari" w:date="2026-04-28T12:46:00Z" w16du:dateUtc="2026-04-28T10:46:00Z">
        <w:r w:rsidR="00FB6753">
          <w:t>and</w:t>
        </w:r>
      </w:ins>
      <w:r w:rsidR="00FB6753">
        <w:rPr>
          <w:rPrChange w:id="392" w:author="Saleh Kalantari" w:date="2026-04-28T12:46:00Z" w16du:dateUtc="2026-04-28T10:46:00Z">
            <w:rPr>
              <w:spacing w:val="-12"/>
            </w:rPr>
          </w:rPrChange>
        </w:rPr>
        <w:t xml:space="preserve"> </w:t>
      </w:r>
      <w:r w:rsidR="00FB6753">
        <w:t>irrelevant</w:t>
      </w:r>
      <w:r w:rsidR="00FB6753">
        <w:rPr>
          <w:rPrChange w:id="393" w:author="Saleh Kalantari" w:date="2026-04-28T12:46:00Z" w16du:dateUtc="2026-04-28T10:46:00Z">
            <w:rPr>
              <w:spacing w:val="-12"/>
            </w:rPr>
          </w:rPrChange>
        </w:rPr>
        <w:t xml:space="preserve"> </w:t>
      </w:r>
      <w:r w:rsidR="00FB6753">
        <w:t>sentences</w:t>
      </w:r>
      <w:r w:rsidR="00FB6753">
        <w:rPr>
          <w:rPrChange w:id="394" w:author="Saleh Kalantari" w:date="2026-04-28T12:46:00Z" w16du:dateUtc="2026-04-28T10:46:00Z">
            <w:rPr>
              <w:spacing w:val="-12"/>
            </w:rPr>
          </w:rPrChange>
        </w:rPr>
        <w:t xml:space="preserve"> </w:t>
      </w:r>
      <w:del w:id="395" w:author="Saleh Kalantari" w:date="2026-04-28T12:46:00Z" w16du:dateUtc="2026-04-28T10:46:00Z">
        <w:r>
          <w:delText>were</w:delText>
        </w:r>
        <w:r>
          <w:rPr>
            <w:spacing w:val="-12"/>
          </w:rPr>
          <w:delText xml:space="preserve"> </w:delText>
        </w:r>
        <w:r>
          <w:delText>then</w:delText>
        </w:r>
        <w:r>
          <w:rPr>
            <w:spacing w:val="-12"/>
          </w:rPr>
          <w:delText xml:space="preserve"> </w:delText>
        </w:r>
        <w:r>
          <w:delText>grouped</w:delText>
        </w:r>
        <w:r>
          <w:rPr>
            <w:spacing w:val="-12"/>
          </w:rPr>
          <w:delText xml:space="preserve"> </w:delText>
        </w:r>
      </w:del>
      <w:r w:rsidR="00FB6753">
        <w:t>into</w:t>
      </w:r>
      <w:r w:rsidR="00FB6753">
        <w:rPr>
          <w:rPrChange w:id="396" w:author="Saleh Kalantari" w:date="2026-04-28T12:46:00Z" w16du:dateUtc="2026-04-28T10:46:00Z">
            <w:rPr>
              <w:spacing w:val="-12"/>
            </w:rPr>
          </w:rPrChange>
        </w:rPr>
        <w:t xml:space="preserve"> </w:t>
      </w:r>
      <w:ins w:id="397" w:author="Saleh Kalantari" w:date="2026-04-28T12:46:00Z" w16du:dateUtc="2026-04-28T10:46:00Z">
        <w:r w:rsidR="00FB6753">
          <w:t>four</w:t>
        </w:r>
        <w:r w:rsidR="00096600">
          <w:rPr>
            <w:spacing w:val="-12"/>
          </w:rPr>
          <w:t xml:space="preserve"> </w:t>
        </w:r>
      </w:ins>
      <w:r w:rsidR="00096600">
        <w:t>thematic</w:t>
      </w:r>
      <w:r w:rsidR="00096600">
        <w:rPr>
          <w:spacing w:val="-12"/>
        </w:rPr>
        <w:t xml:space="preserve"> </w:t>
      </w:r>
      <w:r w:rsidR="00096600">
        <w:t>categories, includin</w:t>
      </w:r>
      <w:r w:rsidR="00096600" w:rsidRPr="00FB6753">
        <w:t>g</w:t>
      </w:r>
      <w:r w:rsidR="00096600" w:rsidRPr="00FB6753">
        <w:rPr>
          <w:spacing w:val="23"/>
        </w:rPr>
        <w:t xml:space="preserve"> </w:t>
      </w:r>
      <w:ins w:id="398" w:author="Saleh Kalantari" w:date="2026-04-28T12:46:00Z" w16du:dateUtc="2026-04-28T10:46:00Z">
        <w:r w:rsidR="00FB6753">
          <w:rPr>
            <w:spacing w:val="23"/>
          </w:rPr>
          <w:t>(</w:t>
        </w:r>
      </w:ins>
      <w:r w:rsidR="00096600" w:rsidRPr="00E0605C">
        <w:rPr>
          <w:rPrChange w:id="399" w:author="Saleh Kalantari" w:date="2026-04-28T12:46:00Z" w16du:dateUtc="2026-04-28T10:46:00Z">
            <w:rPr>
              <w:i/>
            </w:rPr>
          </w:rPrChange>
        </w:rPr>
        <w:t>1)</w:t>
      </w:r>
      <w:r w:rsidR="00096600" w:rsidRPr="00E0605C">
        <w:rPr>
          <w:spacing w:val="23"/>
          <w:rPrChange w:id="400" w:author="Saleh Kalantari" w:date="2026-04-28T12:46:00Z" w16du:dateUtc="2026-04-28T10:46:00Z">
            <w:rPr>
              <w:i/>
              <w:spacing w:val="23"/>
            </w:rPr>
          </w:rPrChange>
        </w:rPr>
        <w:t xml:space="preserve"> </w:t>
      </w:r>
      <w:r w:rsidR="00096600" w:rsidRPr="00E0605C">
        <w:rPr>
          <w:rPrChange w:id="401" w:author="Saleh Kalantari" w:date="2026-04-28T12:46:00Z" w16du:dateUtc="2026-04-28T10:46:00Z">
            <w:rPr>
              <w:i/>
            </w:rPr>
          </w:rPrChange>
        </w:rPr>
        <w:t>Redundant</w:t>
      </w:r>
      <w:r w:rsidR="00096600" w:rsidRPr="00E0605C">
        <w:rPr>
          <w:spacing w:val="23"/>
          <w:rPrChange w:id="402" w:author="Saleh Kalantari" w:date="2026-04-28T12:46:00Z" w16du:dateUtc="2026-04-28T10:46:00Z">
            <w:rPr>
              <w:i/>
              <w:spacing w:val="23"/>
            </w:rPr>
          </w:rPrChange>
        </w:rPr>
        <w:t xml:space="preserve"> </w:t>
      </w:r>
      <w:del w:id="403" w:author="Saleh Kalantari" w:date="2026-04-28T12:46:00Z" w16du:dateUtc="2026-04-28T10:46:00Z">
        <w:r w:rsidRPr="006942F2">
          <w:rPr>
            <w:i/>
            <w:iCs/>
          </w:rPr>
          <w:delText>Clinical</w:delText>
        </w:r>
        <w:r w:rsidRPr="006942F2">
          <w:rPr>
            <w:i/>
            <w:iCs/>
            <w:spacing w:val="23"/>
          </w:rPr>
          <w:delText xml:space="preserve"> </w:delText>
        </w:r>
        <w:r w:rsidRPr="006942F2">
          <w:rPr>
            <w:i/>
            <w:iCs/>
          </w:rPr>
          <w:delText>Details</w:delText>
        </w:r>
        <w:r w:rsidRPr="00FB6753">
          <w:delText>,</w:delText>
        </w:r>
        <w:r w:rsidRPr="00FB6753">
          <w:rPr>
            <w:spacing w:val="28"/>
          </w:rPr>
          <w:delText xml:space="preserve"> </w:delText>
        </w:r>
      </w:del>
      <w:ins w:id="404" w:author="Saleh Kalantari" w:date="2026-04-28T12:46:00Z" w16du:dateUtc="2026-04-28T10:46:00Z">
        <w:r w:rsidR="00FB6753">
          <w:t>c</w:t>
        </w:r>
        <w:r w:rsidR="00096600" w:rsidRPr="00E0605C">
          <w:t>linical</w:t>
        </w:r>
        <w:r w:rsidR="00096600" w:rsidRPr="00E0605C">
          <w:rPr>
            <w:spacing w:val="23"/>
          </w:rPr>
          <w:t xml:space="preserve"> </w:t>
        </w:r>
        <w:r w:rsidR="00FB6753">
          <w:t>d</w:t>
        </w:r>
        <w:r w:rsidR="00096600" w:rsidRPr="00E0605C">
          <w:t>etails</w:t>
        </w:r>
        <w:r w:rsidR="00096600" w:rsidRPr="00FB6753">
          <w:t>,</w:t>
        </w:r>
        <w:r w:rsidR="00096600" w:rsidRPr="00FB6753">
          <w:rPr>
            <w:spacing w:val="28"/>
          </w:rPr>
          <w:t xml:space="preserve"> </w:t>
        </w:r>
        <w:r w:rsidR="00FB6753">
          <w:rPr>
            <w:spacing w:val="28"/>
          </w:rPr>
          <w:t>(</w:t>
        </w:r>
      </w:ins>
      <w:r w:rsidR="00096600" w:rsidRPr="00E0605C">
        <w:rPr>
          <w:rPrChange w:id="405" w:author="Saleh Kalantari" w:date="2026-04-28T12:46:00Z" w16du:dateUtc="2026-04-28T10:46:00Z">
            <w:rPr>
              <w:i/>
            </w:rPr>
          </w:rPrChange>
        </w:rPr>
        <w:t>2)</w:t>
      </w:r>
      <w:r w:rsidR="00096600" w:rsidRPr="00E0605C">
        <w:rPr>
          <w:spacing w:val="23"/>
          <w:rPrChange w:id="406" w:author="Saleh Kalantari" w:date="2026-04-28T12:46:00Z" w16du:dateUtc="2026-04-28T10:46:00Z">
            <w:rPr>
              <w:i/>
              <w:spacing w:val="23"/>
            </w:rPr>
          </w:rPrChange>
        </w:rPr>
        <w:t xml:space="preserve"> </w:t>
      </w:r>
      <w:r w:rsidR="00096600" w:rsidRPr="00E0605C">
        <w:rPr>
          <w:rPrChange w:id="407" w:author="Saleh Kalantari" w:date="2026-04-28T12:46:00Z" w16du:dateUtc="2026-04-28T10:46:00Z">
            <w:rPr>
              <w:i/>
            </w:rPr>
          </w:rPrChange>
        </w:rPr>
        <w:t>Negative</w:t>
      </w:r>
      <w:r w:rsidR="00096600" w:rsidRPr="00E0605C">
        <w:rPr>
          <w:spacing w:val="23"/>
          <w:rPrChange w:id="408" w:author="Saleh Kalantari" w:date="2026-04-28T12:46:00Z" w16du:dateUtc="2026-04-28T10:46:00Z">
            <w:rPr>
              <w:i/>
              <w:spacing w:val="23"/>
            </w:rPr>
          </w:rPrChange>
        </w:rPr>
        <w:t xml:space="preserve"> </w:t>
      </w:r>
      <w:del w:id="409" w:author="Saleh Kalantari" w:date="2026-04-28T12:46:00Z" w16du:dateUtc="2026-04-28T10:46:00Z">
        <w:r w:rsidRPr="006942F2">
          <w:rPr>
            <w:i/>
            <w:iCs/>
          </w:rPr>
          <w:delText>Result</w:delText>
        </w:r>
      </w:del>
      <w:ins w:id="410" w:author="Saleh Kalantari" w:date="2026-04-28T12:46:00Z" w16du:dateUtc="2026-04-28T10:46:00Z">
        <w:r w:rsidR="00FB6753">
          <w:t>r</w:t>
        </w:r>
        <w:r w:rsidR="00096600" w:rsidRPr="00E0605C">
          <w:t>esult</w:t>
        </w:r>
      </w:ins>
      <w:r w:rsidR="00096600" w:rsidRPr="00E0605C">
        <w:rPr>
          <w:spacing w:val="27"/>
          <w:rPrChange w:id="411" w:author="Saleh Kalantari" w:date="2026-04-28T12:46:00Z" w16du:dateUtc="2026-04-28T10:46:00Z">
            <w:rPr>
              <w:i/>
              <w:spacing w:val="27"/>
            </w:rPr>
          </w:rPrChange>
        </w:rPr>
        <w:t xml:space="preserve"> </w:t>
      </w:r>
      <w:r w:rsidR="00096600" w:rsidRPr="00FB6753">
        <w:t>that</w:t>
      </w:r>
      <w:r w:rsidR="00096600" w:rsidRPr="00FB6753">
        <w:rPr>
          <w:spacing w:val="23"/>
        </w:rPr>
        <w:t xml:space="preserve"> </w:t>
      </w:r>
      <w:r w:rsidR="00096600" w:rsidRPr="00FB6753">
        <w:t>is</w:t>
      </w:r>
      <w:r w:rsidR="00096600" w:rsidRPr="00FB6753">
        <w:rPr>
          <w:spacing w:val="23"/>
        </w:rPr>
        <w:t xml:space="preserve"> </w:t>
      </w:r>
      <w:r w:rsidR="00096600" w:rsidRPr="00FB6753">
        <w:t>not</w:t>
      </w:r>
      <w:r w:rsidR="00096600" w:rsidRPr="00FB6753">
        <w:rPr>
          <w:spacing w:val="23"/>
        </w:rPr>
        <w:t xml:space="preserve"> </w:t>
      </w:r>
      <w:r w:rsidR="00096600" w:rsidRPr="00FB6753">
        <w:t>essential</w:t>
      </w:r>
      <w:r w:rsidR="00096600" w:rsidRPr="00FB6753">
        <w:rPr>
          <w:spacing w:val="22"/>
        </w:rPr>
        <w:t xml:space="preserve"> </w:t>
      </w:r>
      <w:r w:rsidR="00096600" w:rsidRPr="00FB6753">
        <w:t>for</w:t>
      </w:r>
      <w:r w:rsidR="00096600" w:rsidRPr="00FB6753">
        <w:rPr>
          <w:spacing w:val="23"/>
        </w:rPr>
        <w:t xml:space="preserve"> </w:t>
      </w:r>
      <w:r w:rsidR="00096600" w:rsidRPr="00FB6753">
        <w:t>the</w:t>
      </w:r>
      <w:r w:rsidR="00096600" w:rsidRPr="00FB6753">
        <w:rPr>
          <w:spacing w:val="23"/>
        </w:rPr>
        <w:t xml:space="preserve"> </w:t>
      </w:r>
      <w:r w:rsidR="00096600" w:rsidRPr="00FB6753">
        <w:t>current</w:t>
      </w:r>
      <w:r w:rsidR="00096600" w:rsidRPr="00FB6753">
        <w:rPr>
          <w:spacing w:val="23"/>
        </w:rPr>
        <w:t xml:space="preserve"> </w:t>
      </w:r>
      <w:r w:rsidR="00096600" w:rsidRPr="00FB6753">
        <w:t>chief</w:t>
      </w:r>
      <w:r w:rsidR="00096600" w:rsidRPr="00FB6753">
        <w:rPr>
          <w:spacing w:val="23"/>
        </w:rPr>
        <w:t xml:space="preserve"> </w:t>
      </w:r>
      <w:r w:rsidR="00096600" w:rsidRPr="00FB6753">
        <w:t>complaint,</w:t>
      </w:r>
      <w:r w:rsidR="00096600" w:rsidRPr="00FB6753">
        <w:rPr>
          <w:spacing w:val="28"/>
        </w:rPr>
        <w:t xml:space="preserve"> </w:t>
      </w:r>
      <w:ins w:id="412" w:author="Saleh Kalantari" w:date="2026-04-28T12:46:00Z" w16du:dateUtc="2026-04-28T10:46:00Z">
        <w:r w:rsidR="00FB6753">
          <w:rPr>
            <w:spacing w:val="28"/>
          </w:rPr>
          <w:t>(</w:t>
        </w:r>
      </w:ins>
      <w:r w:rsidR="00096600" w:rsidRPr="00E0605C">
        <w:rPr>
          <w:rPrChange w:id="413" w:author="Saleh Kalantari" w:date="2026-04-28T12:46:00Z" w16du:dateUtc="2026-04-28T10:46:00Z">
            <w:rPr>
              <w:i/>
            </w:rPr>
          </w:rPrChange>
        </w:rPr>
        <w:t>3)</w:t>
      </w:r>
      <w:r w:rsidR="00096600" w:rsidRPr="00E0605C">
        <w:rPr>
          <w:spacing w:val="23"/>
          <w:rPrChange w:id="414" w:author="Saleh Kalantari" w:date="2026-04-28T12:46:00Z" w16du:dateUtc="2026-04-28T10:46:00Z">
            <w:rPr>
              <w:i/>
              <w:spacing w:val="23"/>
            </w:rPr>
          </w:rPrChange>
        </w:rPr>
        <w:t xml:space="preserve"> </w:t>
      </w:r>
      <w:r w:rsidR="00096600" w:rsidRPr="00E0605C">
        <w:rPr>
          <w:rPrChange w:id="415" w:author="Saleh Kalantari" w:date="2026-04-28T12:46:00Z" w16du:dateUtc="2026-04-28T10:46:00Z">
            <w:rPr>
              <w:i/>
            </w:rPr>
          </w:rPrChange>
        </w:rPr>
        <w:t xml:space="preserve">Low or </w:t>
      </w:r>
      <w:del w:id="416" w:author="Saleh Kalantari" w:date="2026-04-28T12:46:00Z" w16du:dateUtc="2026-04-28T10:46:00Z">
        <w:r w:rsidRPr="006942F2">
          <w:rPr>
            <w:i/>
            <w:iCs/>
          </w:rPr>
          <w:delText>Irrelevant Temporal Information</w:delText>
        </w:r>
      </w:del>
      <w:ins w:id="417" w:author="Saleh Kalantari" w:date="2026-04-28T12:46:00Z" w16du:dateUtc="2026-04-28T10:46:00Z">
        <w:r w:rsidR="00FB6753">
          <w:t>i</w:t>
        </w:r>
        <w:r w:rsidR="00096600" w:rsidRPr="00E0605C">
          <w:t xml:space="preserve">rrelevant </w:t>
        </w:r>
        <w:r w:rsidR="00FB6753">
          <w:t>t</w:t>
        </w:r>
        <w:r w:rsidR="00096600" w:rsidRPr="00E0605C">
          <w:t xml:space="preserve">emporal </w:t>
        </w:r>
        <w:r w:rsidR="00FB6753">
          <w:t>i</w:t>
        </w:r>
        <w:r w:rsidR="00096600" w:rsidRPr="00E0605C">
          <w:t>nformation</w:t>
        </w:r>
      </w:ins>
      <w:r w:rsidR="00096600" w:rsidRPr="00FB6753">
        <w:t xml:space="preserve">, and </w:t>
      </w:r>
      <w:ins w:id="418" w:author="Saleh Kalantari" w:date="2026-04-28T12:46:00Z" w16du:dateUtc="2026-04-28T10:46:00Z">
        <w:r w:rsidR="00FB6753">
          <w:t>(</w:t>
        </w:r>
      </w:ins>
      <w:r w:rsidR="00096600" w:rsidRPr="00E0605C">
        <w:rPr>
          <w:rPrChange w:id="419" w:author="Saleh Kalantari" w:date="2026-04-28T12:46:00Z" w16du:dateUtc="2026-04-28T10:46:00Z">
            <w:rPr>
              <w:i/>
            </w:rPr>
          </w:rPrChange>
        </w:rPr>
        <w:t>4) History</w:t>
      </w:r>
      <w:r w:rsidR="00FB6753">
        <w:rPr>
          <w:rPrChange w:id="420" w:author="Saleh Kalantari" w:date="2026-04-28T12:46:00Z" w16du:dateUtc="2026-04-28T10:46:00Z">
            <w:rPr>
              <w:i/>
            </w:rPr>
          </w:rPrChange>
        </w:rPr>
        <w:t xml:space="preserve"> </w:t>
      </w:r>
      <w:del w:id="421" w:author="Saleh Kalantari" w:date="2026-04-28T12:46:00Z" w16du:dateUtc="2026-04-28T10:46:00Z">
        <w:r w:rsidRPr="006942F2">
          <w:rPr>
            <w:i/>
            <w:iCs/>
          </w:rPr>
          <w:delText>(Medical, Surgical, Medication, Social) with No or Very Low Clinical Information</w:delText>
        </w:r>
        <w:r w:rsidRPr="00FB6753">
          <w:delText>.</w:delText>
        </w:r>
        <w:r w:rsidRPr="00FB6753">
          <w:rPr>
            <w:spacing w:val="39"/>
          </w:rPr>
          <w:delText xml:space="preserve"> </w:delText>
        </w:r>
        <w:r w:rsidRPr="00FB6753">
          <w:delText>The val</w:delText>
        </w:r>
        <w:r>
          <w:delText xml:space="preserve">idation exercise evaluated whether the remaining highly relevant sentences maintained the link to the </w:delText>
        </w:r>
        <w:r>
          <w:rPr>
            <w:spacing w:val="-2"/>
          </w:rPr>
          <w:delText>correct answer and whether removing low-relevance content affected answer correctness.</w:delText>
        </w:r>
        <w:r>
          <w:delText xml:space="preserve"> </w:delText>
        </w:r>
        <w:r>
          <w:rPr>
            <w:spacing w:val="-2"/>
          </w:rPr>
          <w:delText>The</w:delText>
        </w:r>
      </w:del>
      <w:ins w:id="422" w:author="Saleh Kalantari" w:date="2026-04-28T12:46:00Z" w16du:dateUtc="2026-04-28T10:46:00Z">
        <w:r w:rsidR="00FB6753">
          <w:t>that provides little relevant c</w:t>
        </w:r>
        <w:r w:rsidR="00096600" w:rsidRPr="00E0605C">
          <w:t xml:space="preserve">linical </w:t>
        </w:r>
        <w:r w:rsidR="00FB6753">
          <w:t>i</w:t>
        </w:r>
        <w:r w:rsidR="00096600" w:rsidRPr="00E0605C">
          <w:t>nformation</w:t>
        </w:r>
        <w:r w:rsidR="00096600" w:rsidRPr="00FB6753">
          <w:t>.</w:t>
        </w:r>
        <w:r w:rsidR="00096600">
          <w:t xml:space="preserve"> </w:t>
        </w:r>
        <w:r w:rsidR="00992E0A">
          <w:rPr>
            <w:spacing w:val="-2"/>
          </w:rPr>
          <w:t>Further details of this</w:t>
        </w:r>
      </w:ins>
      <w:r w:rsidR="00096600">
        <w:rPr>
          <w:spacing w:val="-2"/>
        </w:rPr>
        <w:t xml:space="preserve"> sample case study </w:t>
      </w:r>
      <w:del w:id="423" w:author="Saleh Kalantari" w:date="2026-04-28T12:46:00Z" w16du:dateUtc="2026-04-28T10:46:00Z">
        <w:r>
          <w:rPr>
            <w:spacing w:val="-2"/>
          </w:rPr>
          <w:delText xml:space="preserve">and validation </w:delText>
        </w:r>
        <w:r>
          <w:delText xml:space="preserve">sheet </w:delText>
        </w:r>
      </w:del>
      <w:r w:rsidR="00096600">
        <w:t>are presented in</w:t>
      </w:r>
      <w:r w:rsidR="00992E0A">
        <w:t xml:space="preserve"> </w:t>
      </w:r>
      <w:ins w:id="424" w:author="Saleh Kalantari" w:date="2026-04-28T12:46:00Z" w16du:dateUtc="2026-04-28T10:46:00Z">
        <w:r w:rsidR="00992E0A">
          <w:t>the</w:t>
        </w:r>
        <w:r w:rsidR="00096600">
          <w:t xml:space="preserve"> </w:t>
        </w:r>
      </w:ins>
      <w:r w:rsidR="00096600">
        <w:t>Supplementary Information.</w:t>
      </w:r>
    </w:p>
    <w:p w14:paraId="42E9A30E" w14:textId="7C2C9E32" w:rsidR="005B4E7A" w:rsidRDefault="00000000" w:rsidP="005B4E7A">
      <w:pPr>
        <w:pStyle w:val="BodyText"/>
        <w:spacing w:before="2" w:line="249" w:lineRule="auto"/>
        <w:ind w:left="46" w:right="377" w:firstLine="306"/>
        <w:jc w:val="both"/>
      </w:pPr>
      <w:del w:id="425" w:author="Saleh Kalantari" w:date="2026-04-28T12:46:00Z" w16du:dateUtc="2026-04-28T10:46:00Z">
        <w:r>
          <w:delText>We compared the final</w:delText>
        </w:r>
      </w:del>
      <w:ins w:id="426" w:author="Saleh Kalantari" w:date="2026-04-28T12:46:00Z" w16du:dateUtc="2026-04-28T10:46:00Z">
        <w:r w:rsidR="00432D1C">
          <w:t>The trainee relevance labels on all</w:t>
        </w:r>
      </w:ins>
      <w:r w:rsidR="00432D1C">
        <w:t xml:space="preserve"> </w:t>
      </w:r>
      <w:r w:rsidR="00096600">
        <w:t>933 QAs</w:t>
      </w:r>
      <w:r w:rsidR="00432D1C">
        <w:t xml:space="preserve"> </w:t>
      </w:r>
      <w:ins w:id="427" w:author="Saleh Kalantari" w:date="2026-04-28T12:46:00Z" w16du:dateUtc="2026-04-28T10:46:00Z">
        <w:r w:rsidR="00432D1C">
          <w:t xml:space="preserve">were also compared numerically </w:t>
        </w:r>
      </w:ins>
      <w:r w:rsidR="00432D1C">
        <w:t xml:space="preserve">in </w:t>
      </w:r>
      <w:del w:id="428" w:author="Saleh Kalantari" w:date="2026-04-28T12:46:00Z" w16du:dateUtc="2026-04-28T10:46:00Z">
        <w:r>
          <w:rPr>
            <w:i/>
          </w:rPr>
          <w:delText xml:space="preserve">MedPAIR </w:delText>
        </w:r>
        <w:r>
          <w:delText>on their average number of sentences,</w:delText>
        </w:r>
      </w:del>
      <w:ins w:id="429" w:author="Saleh Kalantari" w:date="2026-04-28T12:46:00Z" w16du:dateUtc="2026-04-28T10:46:00Z">
        <w:r w:rsidR="00432D1C">
          <w:t xml:space="preserve">terms </w:t>
        </w:r>
        <w:commentRangeStart w:id="430"/>
        <w:r w:rsidR="00432D1C">
          <w:t>of</w:t>
        </w:r>
      </w:ins>
      <w:r w:rsidR="00096600">
        <w:t xml:space="preserve"> wo</w:t>
      </w:r>
      <w:commentRangeEnd w:id="430"/>
      <w:r w:rsidR="005C6402">
        <w:rPr>
          <w:rStyle w:val="CommentReference"/>
          <w:sz w:val="20"/>
          <w:szCs w:val="20"/>
        </w:rPr>
        <w:commentReference w:id="430"/>
      </w:r>
      <w:r w:rsidR="00096600">
        <w:t>rds per sentence</w:t>
      </w:r>
      <w:del w:id="431" w:author="Saleh Kalantari" w:date="2026-04-28T12:46:00Z" w16du:dateUtc="2026-04-28T10:46:00Z">
        <w:r>
          <w:delText>,</w:delText>
        </w:r>
      </w:del>
      <w:r w:rsidR="00096600">
        <w:t xml:space="preserve"> and </w:t>
      </w:r>
      <w:commentRangeStart w:id="432"/>
      <w:r w:rsidR="00096600">
        <w:t>perplexity</w:t>
      </w:r>
      <w:commentRangeEnd w:id="432"/>
      <w:r w:rsidR="00432D1C">
        <w:rPr>
          <w:rStyle w:val="CommentReference"/>
          <w:sz w:val="20"/>
          <w:szCs w:val="20"/>
        </w:rPr>
        <w:commentReference w:id="432"/>
      </w:r>
      <w:r w:rsidR="00096600">
        <w:t xml:space="preserve">. </w:t>
      </w:r>
      <w:del w:id="433" w:author="Saleh Kalantari" w:date="2026-04-28T12:46:00Z" w16du:dateUtc="2026-04-28T10:46:00Z">
        <w:r>
          <w:delText>Across</w:delText>
        </w:r>
        <w:r>
          <w:rPr>
            <w:spacing w:val="-8"/>
          </w:rPr>
          <w:delText xml:space="preserve"> </w:delText>
        </w:r>
        <w:r>
          <w:delText>the</w:delText>
        </w:r>
        <w:r>
          <w:rPr>
            <w:spacing w:val="-8"/>
          </w:rPr>
          <w:delText xml:space="preserve"> </w:delText>
        </w:r>
        <w:r>
          <w:delText>four</w:delText>
        </w:r>
        <w:r>
          <w:rPr>
            <w:spacing w:val="-8"/>
          </w:rPr>
          <w:delText xml:space="preserve"> </w:delText>
        </w:r>
        <w:r>
          <w:delText>medical</w:delText>
        </w:r>
        <w:r>
          <w:rPr>
            <w:spacing w:val="-8"/>
          </w:rPr>
          <w:delText xml:space="preserve"> </w:delText>
        </w:r>
        <w:r>
          <w:delText>QA</w:delText>
        </w:r>
        <w:r>
          <w:rPr>
            <w:spacing w:val="-8"/>
          </w:rPr>
          <w:delText xml:space="preserve"> </w:delText>
        </w:r>
        <w:r>
          <w:delText>datasets,</w:delText>
        </w:r>
        <w:r>
          <w:rPr>
            <w:spacing w:val="-8"/>
          </w:rPr>
          <w:delText xml:space="preserve"> </w:delText>
        </w:r>
        <w:r>
          <w:delText>the</w:delText>
        </w:r>
      </w:del>
      <w:ins w:id="434" w:author="Saleh Kalantari" w:date="2026-04-28T12:46:00Z" w16du:dateUtc="2026-04-28T10:46:00Z">
        <w:r w:rsidR="00062129">
          <w:t>T</w:t>
        </w:r>
        <w:r w:rsidR="00096600">
          <w:t>he</w:t>
        </w:r>
      </w:ins>
      <w:r w:rsidR="00096600">
        <w:rPr>
          <w:spacing w:val="-8"/>
        </w:rPr>
        <w:t xml:space="preserve"> </w:t>
      </w:r>
      <w:r w:rsidR="00096600">
        <w:t>highly</w:t>
      </w:r>
      <w:r w:rsidR="00096600">
        <w:rPr>
          <w:spacing w:val="-8"/>
        </w:rPr>
        <w:t xml:space="preserve"> </w:t>
      </w:r>
      <w:r w:rsidR="00096600">
        <w:t>relevant</w:t>
      </w:r>
      <w:r w:rsidR="00096600">
        <w:rPr>
          <w:spacing w:val="-8"/>
        </w:rPr>
        <w:t xml:space="preserve"> </w:t>
      </w:r>
      <w:r w:rsidR="00096600">
        <w:t>sentences</w:t>
      </w:r>
      <w:r w:rsidR="00096600">
        <w:rPr>
          <w:spacing w:val="-8"/>
        </w:rPr>
        <w:t xml:space="preserve"> </w:t>
      </w:r>
      <w:del w:id="435" w:author="Saleh Kalantari" w:date="2026-04-28T12:46:00Z" w16du:dateUtc="2026-04-28T10:46:00Z">
        <w:r>
          <w:delText>are</w:delText>
        </w:r>
      </w:del>
      <w:ins w:id="436" w:author="Saleh Kalantari" w:date="2026-04-28T12:46:00Z" w16du:dateUtc="2026-04-28T10:46:00Z">
        <w:r w:rsidR="00062129">
          <w:t>were found to be</w:t>
        </w:r>
      </w:ins>
      <w:r w:rsidR="00096600">
        <w:rPr>
          <w:spacing w:val="-8"/>
        </w:rPr>
        <w:t xml:space="preserve"> </w:t>
      </w:r>
      <w:r w:rsidR="00096600">
        <w:t>consistently</w:t>
      </w:r>
      <w:r w:rsidR="00096600">
        <w:rPr>
          <w:spacing w:val="-8"/>
        </w:rPr>
        <w:t xml:space="preserve"> </w:t>
      </w:r>
      <w:r w:rsidR="00096600">
        <w:t>longer</w:t>
      </w:r>
      <w:r w:rsidR="00096600">
        <w:rPr>
          <w:spacing w:val="-8"/>
        </w:rPr>
        <w:t xml:space="preserve"> </w:t>
      </w:r>
      <w:del w:id="437" w:author="Saleh Kalantari" w:date="2026-04-28T12:46:00Z" w16du:dateUtc="2026-04-28T10:46:00Z">
        <w:r>
          <w:delText>and</w:delText>
        </w:r>
      </w:del>
      <w:ins w:id="438" w:author="Saleh Kalantari" w:date="2026-04-28T12:46:00Z" w16du:dateUtc="2026-04-28T10:46:00Z">
        <w:r w:rsidR="00096600">
          <w:t>a</w:t>
        </w:r>
        <w:r w:rsidR="00062129">
          <w:t>s well as</w:t>
        </w:r>
      </w:ins>
      <w:r w:rsidR="00096600">
        <w:rPr>
          <w:spacing w:val="-8"/>
        </w:rPr>
        <w:t xml:space="preserve"> </w:t>
      </w:r>
      <w:r w:rsidR="00096600">
        <w:t>more</w:t>
      </w:r>
      <w:r w:rsidR="00096600">
        <w:rPr>
          <w:spacing w:val="-8"/>
        </w:rPr>
        <w:t xml:space="preserve"> </w:t>
      </w:r>
      <w:r w:rsidR="00096600">
        <w:t>uniform</w:t>
      </w:r>
      <w:r w:rsidR="00096600">
        <w:rPr>
          <w:spacing w:val="-8"/>
        </w:rPr>
        <w:t xml:space="preserve"> </w:t>
      </w:r>
      <w:r w:rsidR="00096600">
        <w:t>in</w:t>
      </w:r>
      <w:r w:rsidR="00096600">
        <w:rPr>
          <w:spacing w:val="-8"/>
        </w:rPr>
        <w:t xml:space="preserve"> </w:t>
      </w:r>
      <w:r w:rsidR="00096600">
        <w:t>structure,</w:t>
      </w:r>
      <w:r w:rsidR="00096600">
        <w:rPr>
          <w:spacing w:val="-8"/>
        </w:rPr>
        <w:t xml:space="preserve"> </w:t>
      </w:r>
      <w:r w:rsidR="00096600">
        <w:t>with lower</w:t>
      </w:r>
      <w:r w:rsidR="00096600">
        <w:rPr>
          <w:spacing w:val="-13"/>
        </w:rPr>
        <w:t xml:space="preserve"> </w:t>
      </w:r>
      <w:r w:rsidR="00096600">
        <w:t>perplexity</w:t>
      </w:r>
      <w:r w:rsidR="00096600">
        <w:rPr>
          <w:spacing w:val="-12"/>
        </w:rPr>
        <w:t xml:space="preserve"> </w:t>
      </w:r>
      <w:r w:rsidR="00096600">
        <w:t>values</w:t>
      </w:r>
      <w:r w:rsidR="00096600">
        <w:rPr>
          <w:spacing w:val="-13"/>
        </w:rPr>
        <w:t xml:space="preserve"> </w:t>
      </w:r>
      <w:r w:rsidR="00096600">
        <w:t>and</w:t>
      </w:r>
      <w:r w:rsidR="00096600">
        <w:rPr>
          <w:spacing w:val="-12"/>
        </w:rPr>
        <w:t xml:space="preserve"> </w:t>
      </w:r>
      <w:r w:rsidR="00096600">
        <w:t>thus</w:t>
      </w:r>
      <w:r w:rsidR="00096600">
        <w:rPr>
          <w:spacing w:val="-13"/>
        </w:rPr>
        <w:t xml:space="preserve"> </w:t>
      </w:r>
      <w:r w:rsidR="00096600">
        <w:t>greater</w:t>
      </w:r>
      <w:r w:rsidR="00096600">
        <w:rPr>
          <w:spacing w:val="-12"/>
        </w:rPr>
        <w:t xml:space="preserve"> </w:t>
      </w:r>
      <w:r w:rsidR="00096600">
        <w:t>linguistic</w:t>
      </w:r>
      <w:r w:rsidR="00096600">
        <w:rPr>
          <w:spacing w:val="-13"/>
        </w:rPr>
        <w:t xml:space="preserve"> </w:t>
      </w:r>
      <w:r w:rsidR="00096600">
        <w:t>predictability.</w:t>
      </w:r>
      <w:r w:rsidR="00096600">
        <w:rPr>
          <w:spacing w:val="-12"/>
        </w:rPr>
        <w:t xml:space="preserve"> </w:t>
      </w:r>
      <w:r w:rsidR="00096600">
        <w:t>In</w:t>
      </w:r>
      <w:r w:rsidR="00096600">
        <w:rPr>
          <w:spacing w:val="-13"/>
        </w:rPr>
        <w:t xml:space="preserve"> </w:t>
      </w:r>
      <w:r w:rsidR="00096600">
        <w:t>contrast,</w:t>
      </w:r>
      <w:r w:rsidR="00096600">
        <w:rPr>
          <w:spacing w:val="-12"/>
        </w:rPr>
        <w:t xml:space="preserve"> </w:t>
      </w:r>
      <w:r w:rsidR="00096600">
        <w:t>irrelevant</w:t>
      </w:r>
      <w:r w:rsidR="00096600">
        <w:rPr>
          <w:spacing w:val="-13"/>
        </w:rPr>
        <w:t xml:space="preserve"> </w:t>
      </w:r>
      <w:r w:rsidR="00096600">
        <w:t>or</w:t>
      </w:r>
      <w:r w:rsidR="00096600">
        <w:rPr>
          <w:spacing w:val="-12"/>
        </w:rPr>
        <w:t xml:space="preserve"> </w:t>
      </w:r>
      <w:r w:rsidR="00096600">
        <w:t>low-relevance</w:t>
      </w:r>
      <w:r w:rsidR="00096600">
        <w:rPr>
          <w:spacing w:val="-13"/>
        </w:rPr>
        <w:t xml:space="preserve"> </w:t>
      </w:r>
      <w:r w:rsidR="00096600">
        <w:t>sentences</w:t>
      </w:r>
      <w:r w:rsidR="00096600">
        <w:rPr>
          <w:spacing w:val="-12"/>
        </w:rPr>
        <w:t xml:space="preserve"> </w:t>
      </w:r>
      <w:r w:rsidR="00096600">
        <w:t>were</w:t>
      </w:r>
      <w:r w:rsidR="00096600">
        <w:rPr>
          <w:spacing w:val="-13"/>
        </w:rPr>
        <w:t xml:space="preserve"> </w:t>
      </w:r>
      <w:r w:rsidR="00096600">
        <w:t>shorter on average</w:t>
      </w:r>
      <w:del w:id="439" w:author="Saleh Kalantari" w:date="2026-04-28T12:46:00Z" w16du:dateUtc="2026-04-28T10:46:00Z">
        <w:r>
          <w:delText>, displayed much higher variability in length, and proved more difficult for the language model to anticipate. The specific perplexity details</w:delText>
        </w:r>
      </w:del>
      <w:ins w:id="440" w:author="Saleh Kalantari" w:date="2026-04-28T12:46:00Z" w16du:dateUtc="2026-04-28T10:46:00Z">
        <w:r w:rsidR="00D03C93">
          <w:t xml:space="preserve"> </w:t>
        </w:r>
        <w:r w:rsidR="00096600">
          <w:t>and</w:t>
        </w:r>
        <w:r w:rsidR="00062129">
          <w:t xml:space="preserve"> had less uniform structures</w:t>
        </w:r>
        <w:r w:rsidR="00096600">
          <w:t xml:space="preserve">. </w:t>
        </w:r>
        <w:r w:rsidR="00062129">
          <w:t>Further</w:t>
        </w:r>
        <w:r w:rsidR="00096600">
          <w:t xml:space="preserve"> details</w:t>
        </w:r>
        <w:r w:rsidR="00062129">
          <w:t xml:space="preserve"> of this analysis</w:t>
        </w:r>
      </w:ins>
      <w:r w:rsidR="00096600">
        <w:t xml:space="preserve"> are presented in the Supplementary Material.</w:t>
      </w:r>
    </w:p>
    <w:p w14:paraId="0B6275C7" w14:textId="77777777" w:rsidR="00A40DB8" w:rsidRDefault="00A40DB8">
      <w:pPr>
        <w:pStyle w:val="BodyText"/>
        <w:spacing w:before="1"/>
        <w:rPr>
          <w:moveTo w:id="441" w:author="Saleh Kalantari" w:date="2026-04-28T12:46:00Z" w16du:dateUtc="2026-04-28T10:46:00Z"/>
        </w:rPr>
      </w:pPr>
      <w:moveToRangeStart w:id="442" w:author="Saleh Kalantari" w:date="2026-04-28T12:46:00Z" w:name="move228272829"/>
    </w:p>
    <w:p w14:paraId="5B4D165A" w14:textId="4A1E7FF4" w:rsidR="00A40DB8" w:rsidRDefault="00096600">
      <w:pPr>
        <w:pStyle w:val="Heading2"/>
        <w:numPr>
          <w:ilvl w:val="1"/>
          <w:numId w:val="6"/>
        </w:numPr>
        <w:tabs>
          <w:tab w:val="left" w:pos="429"/>
        </w:tabs>
        <w:spacing w:before="1"/>
        <w:ind w:left="429" w:hanging="376"/>
        <w:rPr>
          <w:ins w:id="443" w:author="Saleh Kalantari" w:date="2026-04-28T12:46:00Z" w16du:dateUtc="2026-04-28T10:46:00Z"/>
        </w:rPr>
      </w:pPr>
      <w:moveTo w:id="444" w:author="Saleh Kalantari" w:date="2026-04-28T12:46:00Z" w16du:dateUtc="2026-04-28T10:46:00Z">
        <w:r>
          <w:t>Humans</w:t>
        </w:r>
        <w:r>
          <w:rPr>
            <w:spacing w:val="-9"/>
          </w:rPr>
          <w:t xml:space="preserve"> </w:t>
        </w:r>
        <w:r>
          <w:t>and</w:t>
        </w:r>
        <w:r>
          <w:rPr>
            <w:spacing w:val="-8"/>
          </w:rPr>
          <w:t xml:space="preserve"> </w:t>
        </w:r>
        <w:r>
          <w:t>LLMs</w:t>
        </w:r>
        <w:r>
          <w:rPr>
            <w:spacing w:val="-9"/>
          </w:rPr>
          <w:t xml:space="preserve"> </w:t>
        </w:r>
      </w:moveTo>
      <w:moveToRangeEnd w:id="442"/>
      <w:ins w:id="445" w:author="Saleh Kalantari" w:date="2026-04-28T12:46:00Z" w16du:dateUtc="2026-04-28T10:46:00Z">
        <w:r w:rsidR="00617813">
          <w:rPr>
            <w:spacing w:val="-9"/>
          </w:rPr>
          <w:t xml:space="preserve">Often </w:t>
        </w:r>
        <w:r>
          <w:t>Disagree</w:t>
        </w:r>
        <w:r>
          <w:rPr>
            <w:spacing w:val="-8"/>
          </w:rPr>
          <w:t xml:space="preserve"> </w:t>
        </w:r>
        <w:r>
          <w:t>on</w:t>
        </w:r>
        <w:r>
          <w:rPr>
            <w:spacing w:val="-9"/>
          </w:rPr>
          <w:t xml:space="preserve"> </w:t>
        </w:r>
        <w:r>
          <w:t>Information</w:t>
        </w:r>
        <w:r>
          <w:rPr>
            <w:spacing w:val="-8"/>
          </w:rPr>
          <w:t xml:space="preserve"> </w:t>
        </w:r>
        <w:r>
          <w:rPr>
            <w:spacing w:val="-2"/>
          </w:rPr>
          <w:t>Relevance</w:t>
        </w:r>
        <w:r w:rsidR="004A0348">
          <w:rPr>
            <w:spacing w:val="-2"/>
          </w:rPr>
          <w:t xml:space="preserve"> (RQ1)</w:t>
        </w:r>
      </w:ins>
    </w:p>
    <w:p w14:paraId="4329C156" w14:textId="0D97ABF1" w:rsidR="00C17CC1" w:rsidRDefault="00E86042">
      <w:pPr>
        <w:pStyle w:val="BodyText"/>
        <w:spacing w:before="1" w:line="249" w:lineRule="auto"/>
        <w:ind w:left="53" w:right="408"/>
        <w:jc w:val="both"/>
        <w:rPr>
          <w:spacing w:val="-8"/>
          <w:rPrChange w:id="446" w:author="Saleh Kalantari" w:date="2026-04-28T12:46:00Z" w16du:dateUtc="2026-04-28T10:46:00Z">
            <w:rPr/>
          </w:rPrChange>
        </w:rPr>
        <w:pPrChange w:id="447" w:author="Saleh Kalantari" w:date="2026-04-28T12:46:00Z" w16du:dateUtc="2026-04-28T10:46:00Z">
          <w:pPr>
            <w:pStyle w:val="BodyText"/>
            <w:spacing w:before="1" w:line="249" w:lineRule="auto"/>
            <w:ind w:left="53" w:right="408" w:firstLine="298"/>
            <w:jc w:val="both"/>
          </w:pPr>
        </w:pPrChange>
      </w:pPr>
      <w:commentRangeStart w:id="448"/>
      <w:r>
        <w:t>To</w:t>
      </w:r>
      <w:r>
        <w:rPr>
          <w:spacing w:val="-7"/>
        </w:rPr>
        <w:t xml:space="preserve"> </w:t>
      </w:r>
      <w:r>
        <w:t>comp</w:t>
      </w:r>
      <w:commentRangeEnd w:id="448"/>
      <w:r>
        <w:rPr>
          <w:rStyle w:val="CommentReference"/>
          <w:sz w:val="20"/>
          <w:szCs w:val="20"/>
        </w:rPr>
        <w:commentReference w:id="448"/>
      </w:r>
      <w:r>
        <w:t>are</w:t>
      </w:r>
      <w:r>
        <w:rPr>
          <w:spacing w:val="-7"/>
        </w:rPr>
        <w:t xml:space="preserve"> </w:t>
      </w:r>
      <w:r>
        <w:t>the</w:t>
      </w:r>
      <w:r>
        <w:rPr>
          <w:spacing w:val="-7"/>
        </w:rPr>
        <w:t xml:space="preserve"> </w:t>
      </w:r>
      <w:r>
        <w:t>continuous</w:t>
      </w:r>
      <w:r>
        <w:rPr>
          <w:spacing w:val="-7"/>
        </w:rPr>
        <w:t xml:space="preserve"> </w:t>
      </w:r>
      <w:r>
        <w:t>ContextCite</w:t>
      </w:r>
      <w:r>
        <w:rPr>
          <w:spacing w:val="-7"/>
        </w:rPr>
        <w:t xml:space="preserve"> </w:t>
      </w:r>
      <w:r>
        <w:t>scores</w:t>
      </w:r>
      <w:r>
        <w:rPr>
          <w:spacing w:val="-7"/>
        </w:rPr>
        <w:t xml:space="preserve"> </w:t>
      </w:r>
      <w:r>
        <w:t>produced</w:t>
      </w:r>
      <w:r>
        <w:rPr>
          <w:spacing w:val="-7"/>
        </w:rPr>
        <w:t xml:space="preserve"> </w:t>
      </w:r>
      <w:del w:id="449" w:author="Saleh Kalantari" w:date="2026-04-28T12:46:00Z" w16du:dateUtc="2026-04-28T10:46:00Z">
        <w:r w:rsidR="006942F2">
          <w:delText>by</w:delText>
        </w:r>
      </w:del>
      <w:ins w:id="450" w:author="Saleh Kalantari" w:date="2026-04-28T12:46:00Z" w16du:dateUtc="2026-04-28T10:46:00Z">
        <w:r w:rsidR="00D02974">
          <w:t>for</w:t>
        </w:r>
      </w:ins>
      <w:r>
        <w:rPr>
          <w:spacing w:val="-7"/>
        </w:rPr>
        <w:t xml:space="preserve"> </w:t>
      </w:r>
      <w:r>
        <w:t>the</w:t>
      </w:r>
      <w:r>
        <w:rPr>
          <w:spacing w:val="-7"/>
        </w:rPr>
        <w:t xml:space="preserve"> </w:t>
      </w:r>
      <w:r>
        <w:t>open</w:t>
      </w:r>
      <w:r>
        <w:rPr>
          <w:spacing w:val="-7"/>
        </w:rPr>
        <w:t xml:space="preserve"> </w:t>
      </w:r>
      <w:r>
        <w:t>source</w:t>
      </w:r>
      <w:r>
        <w:rPr>
          <w:spacing w:val="-7"/>
        </w:rPr>
        <w:t xml:space="preserve"> </w:t>
      </w:r>
      <w:r>
        <w:t>LLMs</w:t>
      </w:r>
      <w:r>
        <w:rPr>
          <w:spacing w:val="-7"/>
        </w:rPr>
        <w:t xml:space="preserve"> </w:t>
      </w:r>
      <w:r>
        <w:t>with</w:t>
      </w:r>
      <w:r>
        <w:rPr>
          <w:spacing w:val="-7"/>
        </w:rPr>
        <w:t xml:space="preserve"> </w:t>
      </w:r>
      <w:r>
        <w:t>the</w:t>
      </w:r>
      <w:r>
        <w:rPr>
          <w:spacing w:val="-7"/>
        </w:rPr>
        <w:t xml:space="preserve"> </w:t>
      </w:r>
      <w:r>
        <w:t>ternary</w:t>
      </w:r>
      <w:r>
        <w:rPr>
          <w:spacing w:val="-7"/>
        </w:rPr>
        <w:t xml:space="preserve"> </w:t>
      </w:r>
      <w:r>
        <w:t>labels</w:t>
      </w:r>
      <w:r>
        <w:rPr>
          <w:spacing w:val="-7"/>
        </w:rPr>
        <w:t xml:space="preserve"> </w:t>
      </w:r>
      <w:r>
        <w:t>assigned</w:t>
      </w:r>
      <w:r>
        <w:rPr>
          <w:spacing w:val="-7"/>
        </w:rPr>
        <w:t xml:space="preserve"> </w:t>
      </w:r>
      <w:r>
        <w:t>by</w:t>
      </w:r>
      <w:r>
        <w:rPr>
          <w:spacing w:val="-7"/>
        </w:rPr>
        <w:t xml:space="preserve"> </w:t>
      </w:r>
      <w:r>
        <w:t>the physician</w:t>
      </w:r>
      <w:r>
        <w:rPr>
          <w:spacing w:val="-9"/>
        </w:rPr>
        <w:t xml:space="preserve"> </w:t>
      </w:r>
      <w:r>
        <w:t>trainees,</w:t>
      </w:r>
      <w:r>
        <w:rPr>
          <w:spacing w:val="-9"/>
        </w:rPr>
        <w:t xml:space="preserve"> </w:t>
      </w:r>
      <w:r>
        <w:t>we</w:t>
      </w:r>
      <w:r>
        <w:rPr>
          <w:spacing w:val="-9"/>
        </w:rPr>
        <w:t xml:space="preserve"> </w:t>
      </w:r>
      <w:r>
        <w:t>mapped</w:t>
      </w:r>
      <w:r>
        <w:rPr>
          <w:spacing w:val="-9"/>
        </w:rPr>
        <w:t xml:space="preserve"> </w:t>
      </w:r>
      <w:r>
        <w:t>the</w:t>
      </w:r>
      <w:r>
        <w:rPr>
          <w:spacing w:val="-9"/>
        </w:rPr>
        <w:t xml:space="preserve"> </w:t>
      </w:r>
      <w:r>
        <w:t>numerical</w:t>
      </w:r>
      <w:r>
        <w:rPr>
          <w:spacing w:val="-9"/>
        </w:rPr>
        <w:t xml:space="preserve"> </w:t>
      </w:r>
      <w:r>
        <w:t>scores</w:t>
      </w:r>
      <w:r>
        <w:rPr>
          <w:spacing w:val="-9"/>
        </w:rPr>
        <w:t xml:space="preserve"> </w:t>
      </w:r>
      <w:r>
        <w:t>into</w:t>
      </w:r>
      <w:r>
        <w:rPr>
          <w:spacing w:val="-9"/>
        </w:rPr>
        <w:t xml:space="preserve"> </w:t>
      </w:r>
      <w:r>
        <w:t>the</w:t>
      </w:r>
      <w:r>
        <w:rPr>
          <w:spacing w:val="-9"/>
        </w:rPr>
        <w:t xml:space="preserve"> </w:t>
      </w:r>
      <w:del w:id="451" w:author="Saleh Kalantari" w:date="2026-04-28T12:46:00Z" w16du:dateUtc="2026-04-28T10:46:00Z">
        <w:r w:rsidR="006942F2">
          <w:delText>same</w:delText>
        </w:r>
        <w:r w:rsidR="006942F2">
          <w:rPr>
            <w:spacing w:val="-9"/>
          </w:rPr>
          <w:delText xml:space="preserve"> </w:delText>
        </w:r>
        <w:r w:rsidR="006942F2">
          <w:delText>three</w:delText>
        </w:r>
        <w:r w:rsidR="006942F2">
          <w:rPr>
            <w:spacing w:val="-9"/>
          </w:rPr>
          <w:delText xml:space="preserve"> </w:delText>
        </w:r>
        <w:r w:rsidR="006942F2">
          <w:delText>category</w:delText>
        </w:r>
      </w:del>
      <w:ins w:id="452" w:author="Saleh Kalantari" w:date="2026-04-28T12:46:00Z" w16du:dateUtc="2026-04-28T10:46:00Z">
        <w:r w:rsidR="00D02974">
          <w:t>ternary</w:t>
        </w:r>
      </w:ins>
      <w:r>
        <w:rPr>
          <w:spacing w:val="-9"/>
        </w:rPr>
        <w:t xml:space="preserve"> </w:t>
      </w:r>
      <w:r>
        <w:t>scheme. For</w:t>
      </w:r>
      <w:r>
        <w:rPr>
          <w:spacing w:val="-9"/>
        </w:rPr>
        <w:t xml:space="preserve"> </w:t>
      </w:r>
      <w:r>
        <w:t>each</w:t>
      </w:r>
      <w:r>
        <w:rPr>
          <w:spacing w:val="-9"/>
        </w:rPr>
        <w:t xml:space="preserve"> </w:t>
      </w:r>
      <w:r>
        <w:t>QA</w:t>
      </w:r>
      <w:r>
        <w:rPr>
          <w:spacing w:val="-9"/>
        </w:rPr>
        <w:t xml:space="preserve"> </w:t>
      </w:r>
      <w:r>
        <w:t>pair,</w:t>
      </w:r>
      <w:r>
        <w:rPr>
          <w:spacing w:val="-9"/>
        </w:rPr>
        <w:t xml:space="preserve"> </w:t>
      </w:r>
      <w:r>
        <w:t>we</w:t>
      </w:r>
      <w:r>
        <w:rPr>
          <w:spacing w:val="-9"/>
        </w:rPr>
        <w:t xml:space="preserve"> </w:t>
      </w:r>
      <w:r>
        <w:t>let</w:t>
      </w:r>
      <w:r>
        <w:rPr>
          <w:spacing w:val="-9"/>
        </w:rPr>
        <w:t xml:space="preserve"> </w:t>
      </w:r>
      <w:r>
        <w:rPr>
          <w:i/>
        </w:rPr>
        <w:t>k</w:t>
      </w:r>
      <w:r>
        <w:rPr>
          <w:i/>
          <w:spacing w:val="-5"/>
        </w:rPr>
        <w:t xml:space="preserve"> </w:t>
      </w:r>
      <w:r>
        <w:t>equal</w:t>
      </w:r>
      <w:r>
        <w:rPr>
          <w:spacing w:val="-9"/>
        </w:rPr>
        <w:t xml:space="preserve"> </w:t>
      </w:r>
      <w:r>
        <w:t xml:space="preserve">the number of sentences marked </w:t>
      </w:r>
      <w:ins w:id="453" w:author="Saleh Kalantari" w:date="2026-04-28T12:46:00Z" w16du:dateUtc="2026-04-28T10:46:00Z">
        <w:r w:rsidR="00D02974">
          <w:t xml:space="preserve">as </w:t>
        </w:r>
      </w:ins>
      <w:r>
        <w:t xml:space="preserve">highly relevant by the physician </w:t>
      </w:r>
      <w:del w:id="454" w:author="Saleh Kalantari" w:date="2026-04-28T12:46:00Z" w16du:dateUtc="2026-04-28T10:46:00Z">
        <w:r w:rsidR="006942F2">
          <w:delText>trainee</w:delText>
        </w:r>
      </w:del>
      <w:ins w:id="455" w:author="Saleh Kalantari" w:date="2026-04-28T12:46:00Z" w16du:dateUtc="2026-04-28T10:46:00Z">
        <w:r>
          <w:t>trainee</w:t>
        </w:r>
        <w:r w:rsidR="00D02974">
          <w:t>s’</w:t>
        </w:r>
      </w:ins>
      <w:r>
        <w:t xml:space="preserve"> majority vote.</w:t>
      </w:r>
      <w:r>
        <w:rPr>
          <w:spacing w:val="30"/>
        </w:rPr>
        <w:t xml:space="preserve"> </w:t>
      </w:r>
      <w:r>
        <w:t xml:space="preserve">We then </w:t>
      </w:r>
      <w:del w:id="456" w:author="Saleh Kalantari" w:date="2026-04-28T12:46:00Z" w16du:dateUtc="2026-04-28T10:46:00Z">
        <w:r w:rsidR="006942F2">
          <w:delText>ranked the</w:delText>
        </w:r>
      </w:del>
      <w:ins w:id="457" w:author="Saleh Kalantari" w:date="2026-04-28T12:46:00Z" w16du:dateUtc="2026-04-28T10:46:00Z">
        <w:r w:rsidR="00D02974">
          <w:t>ordered all</w:t>
        </w:r>
      </w:ins>
      <w:r>
        <w:t xml:space="preserve"> sentences by their </w:t>
      </w:r>
      <w:r>
        <w:rPr>
          <w:spacing w:val="-2"/>
        </w:rPr>
        <w:t>ContextCite</w:t>
      </w:r>
      <w:r>
        <w:rPr>
          <w:spacing w:val="-8"/>
        </w:rPr>
        <w:t xml:space="preserve"> </w:t>
      </w:r>
      <w:r>
        <w:rPr>
          <w:spacing w:val="-2"/>
        </w:rPr>
        <w:t>scores</w:t>
      </w:r>
      <w:del w:id="458" w:author="Saleh Kalantari" w:date="2026-04-28T12:46:00Z" w16du:dateUtc="2026-04-28T10:46:00Z">
        <w:r w:rsidR="006942F2">
          <w:rPr>
            <w:spacing w:val="-2"/>
          </w:rPr>
          <w:delText>,</w:delText>
        </w:r>
      </w:del>
      <w:ins w:id="459" w:author="Saleh Kalantari" w:date="2026-04-28T12:46:00Z" w16du:dateUtc="2026-04-28T10:46:00Z">
        <w:r w:rsidR="00D02974">
          <w:rPr>
            <w:spacing w:val="-2"/>
          </w:rPr>
          <w:t xml:space="preserve"> and</w:t>
        </w:r>
      </w:ins>
      <w:r>
        <w:rPr>
          <w:spacing w:val="-8"/>
        </w:rPr>
        <w:t xml:space="preserve"> </w:t>
      </w:r>
      <w:r>
        <w:rPr>
          <w:spacing w:val="-2"/>
        </w:rPr>
        <w:t>assigned</w:t>
      </w:r>
      <w:r>
        <w:rPr>
          <w:spacing w:val="-8"/>
        </w:rPr>
        <w:t xml:space="preserve"> </w:t>
      </w:r>
      <w:r>
        <w:rPr>
          <w:spacing w:val="-2"/>
        </w:rPr>
        <w:t>the</w:t>
      </w:r>
      <w:r>
        <w:rPr>
          <w:spacing w:val="-8"/>
        </w:rPr>
        <w:t xml:space="preserve"> </w:t>
      </w:r>
      <w:r>
        <w:rPr>
          <w:spacing w:val="-2"/>
        </w:rPr>
        <w:t>top</w:t>
      </w:r>
      <w:r>
        <w:rPr>
          <w:spacing w:val="-8"/>
        </w:rPr>
        <w:t xml:space="preserve"> </w:t>
      </w:r>
      <w:r>
        <w:rPr>
          <w:i/>
          <w:spacing w:val="-2"/>
        </w:rPr>
        <w:t>k</w:t>
      </w:r>
      <w:r w:rsidR="00D02974">
        <w:rPr>
          <w:spacing w:val="-2"/>
          <w:rPrChange w:id="460" w:author="Saleh Kalantari" w:date="2026-04-28T12:46:00Z" w16du:dateUtc="2026-04-28T10:46:00Z">
            <w:rPr>
              <w:i/>
              <w:spacing w:val="-5"/>
            </w:rPr>
          </w:rPrChange>
        </w:rPr>
        <w:t xml:space="preserve"> </w:t>
      </w:r>
      <w:ins w:id="461" w:author="Saleh Kalantari" w:date="2026-04-28T12:46:00Z" w16du:dateUtc="2026-04-28T10:46:00Z">
        <w:r w:rsidR="00D02974">
          <w:rPr>
            <w:iCs/>
            <w:spacing w:val="-2"/>
          </w:rPr>
          <w:t>sentences</w:t>
        </w:r>
        <w:r>
          <w:rPr>
            <w:i/>
            <w:spacing w:val="-5"/>
          </w:rPr>
          <w:t xml:space="preserve"> </w:t>
        </w:r>
      </w:ins>
      <w:r>
        <w:rPr>
          <w:spacing w:val="-2"/>
        </w:rPr>
        <w:t>to</w:t>
      </w:r>
      <w:r w:rsidR="00D02974">
        <w:rPr>
          <w:spacing w:val="-2"/>
          <w:rPrChange w:id="462" w:author="Saleh Kalantari" w:date="2026-04-28T12:46:00Z" w16du:dateUtc="2026-04-28T10:46:00Z">
            <w:rPr>
              <w:spacing w:val="-8"/>
            </w:rPr>
          </w:rPrChange>
        </w:rPr>
        <w:t xml:space="preserve"> </w:t>
      </w:r>
      <w:ins w:id="463" w:author="Saleh Kalantari" w:date="2026-04-28T12:46:00Z" w16du:dateUtc="2026-04-28T10:46:00Z">
        <w:r w:rsidR="00D02974">
          <w:rPr>
            <w:spacing w:val="-2"/>
          </w:rPr>
          <w:t>the</w:t>
        </w:r>
        <w:r>
          <w:rPr>
            <w:spacing w:val="-8"/>
          </w:rPr>
          <w:t xml:space="preserve"> </w:t>
        </w:r>
      </w:ins>
      <w:r>
        <w:rPr>
          <w:i/>
          <w:spacing w:val="-2"/>
        </w:rPr>
        <w:t>high</w:t>
      </w:r>
      <w:r>
        <w:rPr>
          <w:i/>
          <w:spacing w:val="-8"/>
        </w:rPr>
        <w:t xml:space="preserve"> </w:t>
      </w:r>
      <w:r>
        <w:rPr>
          <w:i/>
          <w:spacing w:val="-2"/>
        </w:rPr>
        <w:t>relevance</w:t>
      </w:r>
      <w:del w:id="464" w:author="Saleh Kalantari" w:date="2026-04-28T12:46:00Z" w16du:dateUtc="2026-04-28T10:46:00Z">
        <w:r w:rsidR="006942F2">
          <w:rPr>
            <w:spacing w:val="-2"/>
          </w:rPr>
          <w:delText>,</w:delText>
        </w:r>
        <w:r w:rsidR="006942F2">
          <w:rPr>
            <w:spacing w:val="-8"/>
          </w:rPr>
          <w:delText xml:space="preserve"> </w:delText>
        </w:r>
        <w:r w:rsidR="006942F2">
          <w:rPr>
            <w:spacing w:val="-2"/>
          </w:rPr>
          <w:delText>and</w:delText>
        </w:r>
        <w:r w:rsidR="006942F2">
          <w:rPr>
            <w:spacing w:val="-8"/>
          </w:rPr>
          <w:delText xml:space="preserve"> </w:delText>
        </w:r>
        <w:r w:rsidR="006942F2">
          <w:rPr>
            <w:spacing w:val="-2"/>
          </w:rPr>
          <w:delText>split</w:delText>
        </w:r>
      </w:del>
      <w:ins w:id="465" w:author="Saleh Kalantari" w:date="2026-04-28T12:46:00Z" w16du:dateUtc="2026-04-28T10:46:00Z">
        <w:r w:rsidR="00D02974">
          <w:rPr>
            <w:iCs/>
            <w:spacing w:val="-2"/>
          </w:rPr>
          <w:t xml:space="preserve"> category. A similar process was followed to categorize</w:t>
        </w:r>
      </w:ins>
      <w:r w:rsidR="00D02974">
        <w:rPr>
          <w:spacing w:val="-2"/>
          <w:rPrChange w:id="466" w:author="Saleh Kalantari" w:date="2026-04-28T12:46:00Z" w16du:dateUtc="2026-04-28T10:46:00Z">
            <w:rPr>
              <w:spacing w:val="-8"/>
            </w:rPr>
          </w:rPrChange>
        </w:rPr>
        <w:t xml:space="preserve"> </w:t>
      </w:r>
      <w:r w:rsidR="00D02974">
        <w:rPr>
          <w:iCs/>
          <w:spacing w:val="-2"/>
        </w:rPr>
        <w:t>the</w:t>
      </w:r>
      <w:r w:rsidR="00D02974">
        <w:rPr>
          <w:spacing w:val="-2"/>
          <w:rPrChange w:id="467" w:author="Saleh Kalantari" w:date="2026-04-28T12:46:00Z" w16du:dateUtc="2026-04-28T10:46:00Z">
            <w:rPr>
              <w:spacing w:val="-8"/>
            </w:rPr>
          </w:rPrChange>
        </w:rPr>
        <w:t xml:space="preserve"> </w:t>
      </w:r>
      <w:r w:rsidR="00D02974">
        <w:rPr>
          <w:iCs/>
          <w:spacing w:val="-2"/>
        </w:rPr>
        <w:t>remaining</w:t>
      </w:r>
      <w:r w:rsidR="00D02974">
        <w:rPr>
          <w:spacing w:val="-2"/>
          <w:rPrChange w:id="468" w:author="Saleh Kalantari" w:date="2026-04-28T12:46:00Z" w16du:dateUtc="2026-04-28T10:46:00Z">
            <w:rPr>
              <w:spacing w:val="-8"/>
            </w:rPr>
          </w:rPrChange>
        </w:rPr>
        <w:t xml:space="preserve"> </w:t>
      </w:r>
      <w:del w:id="469" w:author="Saleh Kalantari" w:date="2026-04-28T12:46:00Z" w16du:dateUtc="2026-04-28T10:46:00Z">
        <w:r w:rsidR="006942F2">
          <w:rPr>
            <w:spacing w:val="-2"/>
          </w:rPr>
          <w:delText>sentences</w:delText>
        </w:r>
        <w:r w:rsidR="006942F2">
          <w:rPr>
            <w:spacing w:val="-8"/>
          </w:rPr>
          <w:delText xml:space="preserve"> </w:delText>
        </w:r>
        <w:r w:rsidR="006942F2">
          <w:rPr>
            <w:spacing w:val="-2"/>
          </w:rPr>
          <w:delText>between</w:delText>
        </w:r>
      </w:del>
      <w:ins w:id="470" w:author="Saleh Kalantari" w:date="2026-04-28T12:46:00Z" w16du:dateUtc="2026-04-28T10:46:00Z">
        <w:r w:rsidR="00D02974">
          <w:rPr>
            <w:iCs/>
            <w:spacing w:val="-2"/>
          </w:rPr>
          <w:t>ContextCite scores as</w:t>
        </w:r>
      </w:ins>
      <w:r>
        <w:rPr>
          <w:spacing w:val="-8"/>
        </w:rPr>
        <w:t xml:space="preserve"> </w:t>
      </w:r>
      <w:r>
        <w:rPr>
          <w:i/>
          <w:spacing w:val="-2"/>
        </w:rPr>
        <w:t>low</w:t>
      </w:r>
      <w:r>
        <w:rPr>
          <w:i/>
          <w:spacing w:val="-8"/>
        </w:rPr>
        <w:t xml:space="preserve"> </w:t>
      </w:r>
      <w:r>
        <w:rPr>
          <w:i/>
          <w:spacing w:val="-2"/>
        </w:rPr>
        <w:t>relevance</w:t>
      </w:r>
      <w:r>
        <w:rPr>
          <w:i/>
          <w:spacing w:val="-8"/>
        </w:rPr>
        <w:t xml:space="preserve"> </w:t>
      </w:r>
      <w:del w:id="471" w:author="Saleh Kalantari" w:date="2026-04-28T12:46:00Z" w16du:dateUtc="2026-04-28T10:46:00Z">
        <w:r w:rsidR="006942F2">
          <w:rPr>
            <w:spacing w:val="-2"/>
          </w:rPr>
          <w:delText>and</w:delText>
        </w:r>
      </w:del>
      <w:ins w:id="472" w:author="Saleh Kalantari" w:date="2026-04-28T12:46:00Z" w16du:dateUtc="2026-04-28T10:46:00Z">
        <w:r w:rsidR="00D02974">
          <w:rPr>
            <w:spacing w:val="-2"/>
          </w:rPr>
          <w:t>or</w:t>
        </w:r>
      </w:ins>
      <w:r>
        <w:rPr>
          <w:spacing w:val="-8"/>
        </w:rPr>
        <w:t xml:space="preserve"> </w:t>
      </w:r>
      <w:r>
        <w:rPr>
          <w:i/>
          <w:spacing w:val="-2"/>
        </w:rPr>
        <w:t xml:space="preserve">irrelevant </w:t>
      </w:r>
      <w:r>
        <w:t>using</w:t>
      </w:r>
      <w:r>
        <w:rPr>
          <w:spacing w:val="-3"/>
        </w:rPr>
        <w:t xml:space="preserve"> </w:t>
      </w:r>
      <w:r>
        <w:t>the</w:t>
      </w:r>
      <w:r>
        <w:rPr>
          <w:spacing w:val="-3"/>
        </w:rPr>
        <w:t xml:space="preserve"> </w:t>
      </w:r>
      <w:r>
        <w:t>corresponding</w:t>
      </w:r>
      <w:r>
        <w:rPr>
          <w:spacing w:val="-3"/>
        </w:rPr>
        <w:t xml:space="preserve"> </w:t>
      </w:r>
      <w:r>
        <w:t>trainee</w:t>
      </w:r>
      <w:r>
        <w:rPr>
          <w:spacing w:val="-3"/>
        </w:rPr>
        <w:t xml:space="preserve"> </w:t>
      </w:r>
      <w:r>
        <w:t>counts. This</w:t>
      </w:r>
      <w:r>
        <w:rPr>
          <w:spacing w:val="-3"/>
        </w:rPr>
        <w:t xml:space="preserve"> </w:t>
      </w:r>
      <w:r>
        <w:t>procedure</w:t>
      </w:r>
      <w:r>
        <w:rPr>
          <w:spacing w:val="-3"/>
        </w:rPr>
        <w:t xml:space="preserve"> </w:t>
      </w:r>
      <w:r>
        <w:t>aligns</w:t>
      </w:r>
      <w:r>
        <w:rPr>
          <w:spacing w:val="-3"/>
        </w:rPr>
        <w:t xml:space="preserve"> </w:t>
      </w:r>
      <w:r>
        <w:t>the</w:t>
      </w:r>
      <w:r>
        <w:rPr>
          <w:spacing w:val="-3"/>
        </w:rPr>
        <w:t xml:space="preserve"> </w:t>
      </w:r>
      <w:r>
        <w:t>LLM</w:t>
      </w:r>
      <w:r>
        <w:rPr>
          <w:spacing w:val="-3"/>
        </w:rPr>
        <w:t xml:space="preserve"> </w:t>
      </w:r>
      <w:r>
        <w:t>and</w:t>
      </w:r>
      <w:r>
        <w:rPr>
          <w:spacing w:val="-3"/>
        </w:rPr>
        <w:t xml:space="preserve"> </w:t>
      </w:r>
      <w:r>
        <w:t>human</w:t>
      </w:r>
      <w:r>
        <w:rPr>
          <w:spacing w:val="-3"/>
        </w:rPr>
        <w:t xml:space="preserve"> </w:t>
      </w:r>
      <w:r>
        <w:t>label</w:t>
      </w:r>
      <w:r>
        <w:rPr>
          <w:spacing w:val="-3"/>
        </w:rPr>
        <w:t xml:space="preserve"> </w:t>
      </w:r>
      <w:r>
        <w:t>distributions</w:t>
      </w:r>
      <w:r>
        <w:rPr>
          <w:spacing w:val="-3"/>
        </w:rPr>
        <w:t xml:space="preserve"> </w:t>
      </w:r>
      <w:r>
        <w:t>per</w:t>
      </w:r>
      <w:r>
        <w:rPr>
          <w:spacing w:val="-3"/>
        </w:rPr>
        <w:t xml:space="preserve"> </w:t>
      </w:r>
      <w:r>
        <w:t>item,</w:t>
      </w:r>
      <w:r>
        <w:rPr>
          <w:spacing w:val="-3"/>
        </w:rPr>
        <w:t xml:space="preserve"> </w:t>
      </w:r>
      <w:r>
        <w:t>which</w:t>
      </w:r>
      <w:r>
        <w:rPr>
          <w:spacing w:val="-3"/>
        </w:rPr>
        <w:t xml:space="preserve"> </w:t>
      </w:r>
      <w:r>
        <w:t xml:space="preserve">makes </w:t>
      </w:r>
      <w:r>
        <w:rPr>
          <w:spacing w:val="-2"/>
        </w:rPr>
        <w:t>concordance</w:t>
      </w:r>
      <w:r>
        <w:rPr>
          <w:spacing w:val="-4"/>
        </w:rPr>
        <w:t xml:space="preserve"> </w:t>
      </w:r>
      <w:r>
        <w:rPr>
          <w:spacing w:val="-2"/>
        </w:rPr>
        <w:t>directly</w:t>
      </w:r>
      <w:r>
        <w:rPr>
          <w:spacing w:val="-4"/>
        </w:rPr>
        <w:t xml:space="preserve"> </w:t>
      </w:r>
      <w:r>
        <w:rPr>
          <w:spacing w:val="-2"/>
        </w:rPr>
        <w:t>interpretable</w:t>
      </w:r>
      <w:r>
        <w:rPr>
          <w:spacing w:val="-4"/>
        </w:rPr>
        <w:t xml:space="preserve"> </w:t>
      </w:r>
      <w:r>
        <w:rPr>
          <w:spacing w:val="-2"/>
        </w:rPr>
        <w:t>in</w:t>
      </w:r>
      <w:r>
        <w:rPr>
          <w:spacing w:val="-4"/>
        </w:rPr>
        <w:t xml:space="preserve"> </w:t>
      </w:r>
      <w:r>
        <w:rPr>
          <w:spacing w:val="-2"/>
        </w:rPr>
        <w:t>terms</w:t>
      </w:r>
      <w:r>
        <w:rPr>
          <w:spacing w:val="-4"/>
        </w:rPr>
        <w:t xml:space="preserve"> </w:t>
      </w:r>
      <w:r>
        <w:rPr>
          <w:spacing w:val="-2"/>
        </w:rPr>
        <w:t>of</w:t>
      </w:r>
      <w:r>
        <w:rPr>
          <w:spacing w:val="-4"/>
        </w:rPr>
        <w:t xml:space="preserve"> </w:t>
      </w:r>
      <w:r>
        <w:rPr>
          <w:spacing w:val="-2"/>
        </w:rPr>
        <w:t>which</w:t>
      </w:r>
      <w:r>
        <w:rPr>
          <w:spacing w:val="-4"/>
        </w:rPr>
        <w:t xml:space="preserve"> </w:t>
      </w:r>
      <w:r>
        <w:rPr>
          <w:spacing w:val="-2"/>
        </w:rPr>
        <w:t>sentences</w:t>
      </w:r>
      <w:r>
        <w:rPr>
          <w:spacing w:val="-4"/>
        </w:rPr>
        <w:t xml:space="preserve"> </w:t>
      </w:r>
      <w:r>
        <w:rPr>
          <w:spacing w:val="-2"/>
        </w:rPr>
        <w:t>each</w:t>
      </w:r>
      <w:r>
        <w:rPr>
          <w:spacing w:val="-4"/>
        </w:rPr>
        <w:t xml:space="preserve"> </w:t>
      </w:r>
      <w:r>
        <w:rPr>
          <w:spacing w:val="-2"/>
        </w:rPr>
        <w:t>source</w:t>
      </w:r>
      <w:r>
        <w:rPr>
          <w:spacing w:val="-4"/>
        </w:rPr>
        <w:t xml:space="preserve"> </w:t>
      </w:r>
      <w:r>
        <w:rPr>
          <w:spacing w:val="-2"/>
        </w:rPr>
        <w:t>considers</w:t>
      </w:r>
      <w:r>
        <w:rPr>
          <w:spacing w:val="-4"/>
        </w:rPr>
        <w:t xml:space="preserve"> </w:t>
      </w:r>
      <w:r>
        <w:rPr>
          <w:spacing w:val="-2"/>
        </w:rPr>
        <w:t>most</w:t>
      </w:r>
      <w:r>
        <w:rPr>
          <w:spacing w:val="-4"/>
        </w:rPr>
        <w:t xml:space="preserve"> </w:t>
      </w:r>
      <w:r>
        <w:rPr>
          <w:spacing w:val="-2"/>
        </w:rPr>
        <w:t>important.</w:t>
      </w:r>
      <w:r>
        <w:t xml:space="preserve"> </w:t>
      </w:r>
      <w:del w:id="473" w:author="Saleh Kalantari" w:date="2026-04-28T12:46:00Z" w16du:dateUtc="2026-04-28T10:46:00Z">
        <w:r w:rsidR="006942F2">
          <w:rPr>
            <w:spacing w:val="-2"/>
          </w:rPr>
          <w:delText>A</w:delText>
        </w:r>
        <w:r w:rsidR="006942F2">
          <w:rPr>
            <w:spacing w:val="-4"/>
          </w:rPr>
          <w:delText xml:space="preserve"> </w:delText>
        </w:r>
        <w:r w:rsidR="006942F2">
          <w:rPr>
            <w:spacing w:val="-2"/>
          </w:rPr>
          <w:delText>consequence</w:delText>
        </w:r>
        <w:r w:rsidR="006942F2">
          <w:rPr>
            <w:spacing w:val="-4"/>
          </w:rPr>
          <w:delText xml:space="preserve"> </w:delText>
        </w:r>
        <w:r w:rsidR="006942F2">
          <w:rPr>
            <w:spacing w:val="-2"/>
          </w:rPr>
          <w:delText>is</w:delText>
        </w:r>
        <w:r w:rsidR="006942F2">
          <w:rPr>
            <w:spacing w:val="-4"/>
          </w:rPr>
          <w:delText xml:space="preserve"> </w:delText>
        </w:r>
        <w:r w:rsidR="006942F2">
          <w:rPr>
            <w:spacing w:val="-2"/>
          </w:rPr>
          <w:delText>that</w:delText>
        </w:r>
      </w:del>
      <w:ins w:id="474" w:author="Saleh Kalantari" w:date="2026-04-28T12:46:00Z" w16du:dateUtc="2026-04-28T10:46:00Z">
        <w:r w:rsidR="00DD0F1A">
          <w:rPr>
            <w:spacing w:val="-2"/>
          </w:rPr>
          <w:t>Since</w:t>
        </w:r>
      </w:ins>
      <w:r>
        <w:rPr>
          <w:spacing w:val="-4"/>
        </w:rPr>
        <w:t xml:space="preserve"> </w:t>
      </w:r>
      <w:r>
        <w:rPr>
          <w:spacing w:val="-2"/>
        </w:rPr>
        <w:t xml:space="preserve">the </w:t>
      </w:r>
      <w:r>
        <w:t xml:space="preserve">total number of sentences placed in each category </w:t>
      </w:r>
      <w:del w:id="475" w:author="Saleh Kalantari" w:date="2026-04-28T12:46:00Z" w16du:dateUtc="2026-04-28T10:46:00Z">
        <w:r w:rsidR="006942F2">
          <w:delText>is</w:delText>
        </w:r>
      </w:del>
      <w:ins w:id="476" w:author="Saleh Kalantari" w:date="2026-04-28T12:46:00Z" w16du:dateUtc="2026-04-28T10:46:00Z">
        <w:r w:rsidR="00DD0F1A">
          <w:t>was</w:t>
        </w:r>
      </w:ins>
      <w:r>
        <w:t xml:space="preserve"> held fixed across </w:t>
      </w:r>
      <w:del w:id="477" w:author="Saleh Kalantari" w:date="2026-04-28T12:46:00Z" w16du:dateUtc="2026-04-28T10:46:00Z">
        <w:r w:rsidR="006942F2">
          <w:delText>labellers</w:delText>
        </w:r>
      </w:del>
      <w:ins w:id="478" w:author="Saleh Kalantari" w:date="2026-04-28T12:46:00Z" w16du:dateUtc="2026-04-28T10:46:00Z">
        <w:r>
          <w:t>labelers</w:t>
        </w:r>
      </w:ins>
      <w:r>
        <w:t xml:space="preserve"> for a given QA,</w:t>
      </w:r>
      <w:del w:id="479" w:author="Saleh Kalantari" w:date="2026-04-28T12:46:00Z" w16du:dateUtc="2026-04-28T10:46:00Z">
        <w:r w:rsidR="006942F2">
          <w:delText xml:space="preserve"> so</w:delText>
        </w:r>
      </w:del>
      <w:r>
        <w:t xml:space="preserve"> the resulting concordance </w:t>
      </w:r>
      <w:r>
        <w:rPr>
          <w:spacing w:val="-2"/>
        </w:rPr>
        <w:t>rates</w:t>
      </w:r>
      <w:r>
        <w:rPr>
          <w:spacing w:val="-8"/>
        </w:rPr>
        <w:t xml:space="preserve"> </w:t>
      </w:r>
      <w:r>
        <w:rPr>
          <w:spacing w:val="-2"/>
        </w:rPr>
        <w:t>reflect</w:t>
      </w:r>
      <w:r>
        <w:rPr>
          <w:spacing w:val="-7"/>
        </w:rPr>
        <w:t xml:space="preserve"> </w:t>
      </w:r>
      <w:r>
        <w:rPr>
          <w:spacing w:val="-2"/>
        </w:rPr>
        <w:t>the</w:t>
      </w:r>
      <w:r>
        <w:rPr>
          <w:spacing w:val="-8"/>
        </w:rPr>
        <w:t xml:space="preserve"> </w:t>
      </w:r>
      <w:r>
        <w:rPr>
          <w:spacing w:val="-2"/>
        </w:rPr>
        <w:t>ordering</w:t>
      </w:r>
      <w:r>
        <w:rPr>
          <w:spacing w:val="-8"/>
        </w:rPr>
        <w:t xml:space="preserve"> </w:t>
      </w:r>
      <w:r>
        <w:rPr>
          <w:spacing w:val="-2"/>
        </w:rPr>
        <w:t>produced</w:t>
      </w:r>
      <w:r>
        <w:rPr>
          <w:spacing w:val="-7"/>
        </w:rPr>
        <w:t xml:space="preserve"> </w:t>
      </w:r>
      <w:r>
        <w:rPr>
          <w:spacing w:val="-2"/>
        </w:rPr>
        <w:t>by</w:t>
      </w:r>
      <w:r>
        <w:rPr>
          <w:spacing w:val="-8"/>
        </w:rPr>
        <w:t xml:space="preserve"> </w:t>
      </w:r>
      <w:r>
        <w:rPr>
          <w:spacing w:val="-2"/>
        </w:rPr>
        <w:t>each</w:t>
      </w:r>
      <w:r>
        <w:rPr>
          <w:spacing w:val="-8"/>
        </w:rPr>
        <w:t xml:space="preserve"> </w:t>
      </w:r>
      <w:r>
        <w:rPr>
          <w:spacing w:val="-2"/>
        </w:rPr>
        <w:t>method</w:t>
      </w:r>
      <w:r>
        <w:rPr>
          <w:spacing w:val="-7"/>
        </w:rPr>
        <w:t xml:space="preserve"> </w:t>
      </w:r>
      <w:r>
        <w:rPr>
          <w:spacing w:val="-2"/>
        </w:rPr>
        <w:t>rather</w:t>
      </w:r>
      <w:r>
        <w:rPr>
          <w:spacing w:val="-8"/>
        </w:rPr>
        <w:t xml:space="preserve"> </w:t>
      </w:r>
      <w:r>
        <w:rPr>
          <w:spacing w:val="-2"/>
        </w:rPr>
        <w:t>than</w:t>
      </w:r>
      <w:r>
        <w:rPr>
          <w:spacing w:val="-8"/>
        </w:rPr>
        <w:t xml:space="preserve"> </w:t>
      </w:r>
      <w:r>
        <w:rPr>
          <w:spacing w:val="-2"/>
        </w:rPr>
        <w:t>differences</w:t>
      </w:r>
      <w:r>
        <w:rPr>
          <w:spacing w:val="-7"/>
        </w:rPr>
        <w:t xml:space="preserve"> </w:t>
      </w:r>
      <w:r>
        <w:rPr>
          <w:spacing w:val="-2"/>
        </w:rPr>
        <w:t>in</w:t>
      </w:r>
      <w:r>
        <w:rPr>
          <w:spacing w:val="-8"/>
        </w:rPr>
        <w:t xml:space="preserve"> </w:t>
      </w:r>
      <w:r>
        <w:rPr>
          <w:spacing w:val="-2"/>
        </w:rPr>
        <w:t>how</w:t>
      </w:r>
      <w:r>
        <w:rPr>
          <w:spacing w:val="-8"/>
        </w:rPr>
        <w:t xml:space="preserve"> </w:t>
      </w:r>
      <w:r>
        <w:rPr>
          <w:spacing w:val="-2"/>
        </w:rPr>
        <w:t>many</w:t>
      </w:r>
      <w:r>
        <w:rPr>
          <w:spacing w:val="-8"/>
        </w:rPr>
        <w:t xml:space="preserve"> </w:t>
      </w:r>
      <w:r>
        <w:rPr>
          <w:spacing w:val="-2"/>
        </w:rPr>
        <w:t>sentences</w:t>
      </w:r>
      <w:r>
        <w:rPr>
          <w:spacing w:val="-8"/>
        </w:rPr>
        <w:t xml:space="preserve"> </w:t>
      </w:r>
      <w:r>
        <w:rPr>
          <w:spacing w:val="-2"/>
        </w:rPr>
        <w:t>each</w:t>
      </w:r>
      <w:r>
        <w:rPr>
          <w:spacing w:val="-7"/>
        </w:rPr>
        <w:t xml:space="preserve"> </w:t>
      </w:r>
      <w:r>
        <w:rPr>
          <w:spacing w:val="-2"/>
        </w:rPr>
        <w:t>method</w:t>
      </w:r>
      <w:r>
        <w:rPr>
          <w:spacing w:val="-8"/>
        </w:rPr>
        <w:t xml:space="preserve"> </w:t>
      </w:r>
      <w:r>
        <w:rPr>
          <w:spacing w:val="-2"/>
        </w:rPr>
        <w:t>would</w:t>
      </w:r>
      <w:r>
        <w:rPr>
          <w:spacing w:val="-8"/>
        </w:rPr>
        <w:t xml:space="preserve"> </w:t>
      </w:r>
      <w:r>
        <w:rPr>
          <w:spacing w:val="-2"/>
        </w:rPr>
        <w:t xml:space="preserve">otherwise </w:t>
      </w:r>
      <w:r>
        <w:t>label</w:t>
      </w:r>
      <w:r>
        <w:rPr>
          <w:spacing w:val="-13"/>
        </w:rPr>
        <w:t xml:space="preserve"> </w:t>
      </w:r>
      <w:r>
        <w:t>as</w:t>
      </w:r>
      <w:r>
        <w:rPr>
          <w:spacing w:val="-12"/>
        </w:rPr>
        <w:t xml:space="preserve"> </w:t>
      </w:r>
      <w:r>
        <w:t>relevant.</w:t>
      </w:r>
      <w:r>
        <w:rPr>
          <w:spacing w:val="-9"/>
        </w:rPr>
        <w:t xml:space="preserve"> </w:t>
      </w:r>
      <w:r>
        <w:t>We</w:t>
      </w:r>
      <w:r>
        <w:rPr>
          <w:spacing w:val="-12"/>
        </w:rPr>
        <w:t xml:space="preserve"> </w:t>
      </w:r>
      <w:r>
        <w:t>therefore</w:t>
      </w:r>
      <w:r>
        <w:rPr>
          <w:spacing w:val="-13"/>
        </w:rPr>
        <w:t xml:space="preserve"> </w:t>
      </w:r>
      <w:del w:id="480" w:author="Saleh Kalantari" w:date="2026-04-28T12:46:00Z" w16du:dateUtc="2026-04-28T10:46:00Z">
        <w:r w:rsidR="006942F2">
          <w:delText>treat</w:delText>
        </w:r>
      </w:del>
      <w:ins w:id="481" w:author="Saleh Kalantari" w:date="2026-04-28T12:46:00Z" w16du:dateUtc="2026-04-28T10:46:00Z">
        <w:r>
          <w:t>treat</w:t>
        </w:r>
        <w:r w:rsidR="00DD0F1A">
          <w:t>ed</w:t>
        </w:r>
      </w:ins>
      <w:r>
        <w:rPr>
          <w:spacing w:val="-12"/>
        </w:rPr>
        <w:t xml:space="preserve"> </w:t>
      </w:r>
      <w:r>
        <w:t>concordance</w:t>
      </w:r>
      <w:r>
        <w:rPr>
          <w:spacing w:val="-13"/>
        </w:rPr>
        <w:t xml:space="preserve"> </w:t>
      </w:r>
      <w:r>
        <w:t>in</w:t>
      </w:r>
      <w:r>
        <w:rPr>
          <w:spacing w:val="-12"/>
        </w:rPr>
        <w:t xml:space="preserve"> </w:t>
      </w:r>
      <w:r>
        <w:t>this</w:t>
      </w:r>
      <w:r>
        <w:rPr>
          <w:spacing w:val="-13"/>
        </w:rPr>
        <w:t xml:space="preserve"> </w:t>
      </w:r>
      <w:r>
        <w:t>paper</w:t>
      </w:r>
      <w:r>
        <w:rPr>
          <w:spacing w:val="-12"/>
        </w:rPr>
        <w:t xml:space="preserve"> </w:t>
      </w:r>
      <w:r>
        <w:t>as</w:t>
      </w:r>
      <w:r>
        <w:rPr>
          <w:spacing w:val="-13"/>
        </w:rPr>
        <w:t xml:space="preserve"> </w:t>
      </w:r>
      <w:r>
        <w:t>a</w:t>
      </w:r>
      <w:r>
        <w:rPr>
          <w:spacing w:val="-12"/>
        </w:rPr>
        <w:t xml:space="preserve"> </w:t>
      </w:r>
      <w:r>
        <w:t>measure</w:t>
      </w:r>
      <w:r>
        <w:rPr>
          <w:spacing w:val="-13"/>
        </w:rPr>
        <w:t xml:space="preserve"> </w:t>
      </w:r>
      <w:r>
        <w:t>of</w:t>
      </w:r>
      <w:r>
        <w:rPr>
          <w:spacing w:val="-12"/>
        </w:rPr>
        <w:t xml:space="preserve"> </w:t>
      </w:r>
      <w:r>
        <w:t>ranking</w:t>
      </w:r>
      <w:r>
        <w:rPr>
          <w:spacing w:val="-13"/>
        </w:rPr>
        <w:t xml:space="preserve"> </w:t>
      </w:r>
      <w:r>
        <w:t>agreement</w:t>
      </w:r>
      <w:del w:id="482" w:author="Saleh Kalantari" w:date="2026-04-28T12:46:00Z" w16du:dateUtc="2026-04-28T10:46:00Z">
        <w:r w:rsidR="006942F2">
          <w:delText>,</w:delText>
        </w:r>
        <w:r w:rsidR="006942F2">
          <w:rPr>
            <w:spacing w:val="-12"/>
          </w:rPr>
          <w:delText xml:space="preserve"> </w:delText>
        </w:r>
        <w:r w:rsidR="006942F2">
          <w:delText>and</w:delText>
        </w:r>
        <w:r w:rsidR="006942F2">
          <w:rPr>
            <w:spacing w:val="-13"/>
          </w:rPr>
          <w:delText xml:space="preserve"> </w:delText>
        </w:r>
        <w:r w:rsidR="006942F2">
          <w:delText>discuss</w:delText>
        </w:r>
        <w:r w:rsidR="006942F2">
          <w:rPr>
            <w:spacing w:val="-12"/>
          </w:rPr>
          <w:delText xml:space="preserve"> </w:delText>
        </w:r>
        <w:r w:rsidR="006942F2">
          <w:delText>the</w:delText>
        </w:r>
      </w:del>
      <w:ins w:id="483" w:author="Saleh Kalantari" w:date="2026-04-28T12:46:00Z" w16du:dateUtc="2026-04-28T10:46:00Z">
        <w:r w:rsidR="007641F8">
          <w:t>. T</w:t>
        </w:r>
        <w:r>
          <w:t>he</w:t>
        </w:r>
      </w:ins>
      <w:r>
        <w:rPr>
          <w:spacing w:val="-13"/>
        </w:rPr>
        <w:t xml:space="preserve"> </w:t>
      </w:r>
      <w:r>
        <w:t>sensitivity</w:t>
      </w:r>
      <w:r>
        <w:rPr>
          <w:spacing w:val="-12"/>
        </w:rPr>
        <w:t xml:space="preserve"> </w:t>
      </w:r>
      <w:r>
        <w:t>of concordance to alternative thresholding choices</w:t>
      </w:r>
      <w:r w:rsidR="007641F8">
        <w:t xml:space="preserve"> </w:t>
      </w:r>
      <w:ins w:id="484" w:author="Saleh Kalantari" w:date="2026-04-28T12:46:00Z" w16du:dateUtc="2026-04-28T10:46:00Z">
        <w:r w:rsidR="007641F8">
          <w:t>is discussed</w:t>
        </w:r>
        <w:r>
          <w:t xml:space="preserve"> </w:t>
        </w:r>
      </w:ins>
      <w:r>
        <w:t>in the Supplementary Information</w:t>
      </w:r>
      <w:ins w:id="485" w:author="Saleh Kalantari" w:date="2026-04-28T12:46:00Z" w16du:dateUtc="2026-04-28T10:46:00Z">
        <w:r>
          <w:t>.</w:t>
        </w:r>
        <w:r w:rsidR="00C17CC1">
          <w:t xml:space="preserve"> </w:t>
        </w:r>
        <w:r w:rsidR="00096600">
          <w:t>With</w:t>
        </w:r>
        <w:r w:rsidR="00096600">
          <w:rPr>
            <w:spacing w:val="-13"/>
          </w:rPr>
          <w:t xml:space="preserve"> </w:t>
        </w:r>
        <w:r w:rsidR="00096600">
          <w:t>the</w:t>
        </w:r>
        <w:r w:rsidR="00096600">
          <w:rPr>
            <w:spacing w:val="-12"/>
          </w:rPr>
          <w:t xml:space="preserve"> </w:t>
        </w:r>
        <w:r w:rsidR="00A076B6">
          <w:t>ContextCite</w:t>
        </w:r>
        <w:r w:rsidR="00096600">
          <w:rPr>
            <w:spacing w:val="-12"/>
          </w:rPr>
          <w:t xml:space="preserve"> </w:t>
        </w:r>
        <w:r w:rsidR="00096600">
          <w:t>scores</w:t>
        </w:r>
        <w:r w:rsidR="00096600">
          <w:rPr>
            <w:spacing w:val="-13"/>
          </w:rPr>
          <w:t xml:space="preserve"> </w:t>
        </w:r>
        <w:r w:rsidR="00096600">
          <w:t>mapped onto</w:t>
        </w:r>
        <w:r w:rsidR="00096600">
          <w:rPr>
            <w:spacing w:val="-8"/>
          </w:rPr>
          <w:t xml:space="preserve"> </w:t>
        </w:r>
        <w:r w:rsidR="00096600">
          <w:t>the</w:t>
        </w:r>
        <w:r w:rsidR="00096600">
          <w:rPr>
            <w:spacing w:val="-8"/>
          </w:rPr>
          <w:t xml:space="preserve"> </w:t>
        </w:r>
        <w:r w:rsidR="00096600">
          <w:t>same</w:t>
        </w:r>
        <w:r w:rsidR="00096600">
          <w:rPr>
            <w:spacing w:val="-8"/>
          </w:rPr>
          <w:t xml:space="preserve"> </w:t>
        </w:r>
        <w:r w:rsidR="00096600">
          <w:t>ternary</w:t>
        </w:r>
        <w:r w:rsidR="00096600">
          <w:rPr>
            <w:spacing w:val="-8"/>
          </w:rPr>
          <w:t xml:space="preserve"> </w:t>
        </w:r>
        <w:r w:rsidR="00096600">
          <w:t>scheme,</w:t>
        </w:r>
        <w:r w:rsidR="00096600">
          <w:rPr>
            <w:spacing w:val="-8"/>
          </w:rPr>
          <w:t xml:space="preserve"> </w:t>
        </w:r>
        <w:r w:rsidR="00096600">
          <w:t>we</w:t>
        </w:r>
        <w:r w:rsidR="00096600">
          <w:rPr>
            <w:spacing w:val="-8"/>
          </w:rPr>
          <w:t xml:space="preserve"> </w:t>
        </w:r>
        <w:r w:rsidR="00A076B6">
          <w:rPr>
            <w:spacing w:val="-8"/>
          </w:rPr>
          <w:t>were able to evaluate their correspondence with the physician trainee annotations</w:t>
        </w:r>
      </w:ins>
      <w:r w:rsidR="00C17CC1">
        <w:rPr>
          <w:spacing w:val="-8"/>
          <w:rPrChange w:id="486" w:author="Saleh Kalantari" w:date="2026-04-28T12:46:00Z" w16du:dateUtc="2026-04-28T10:46:00Z">
            <w:rPr/>
          </w:rPrChange>
        </w:rPr>
        <w:t>.</w:t>
      </w:r>
    </w:p>
    <w:p w14:paraId="42F22050" w14:textId="7C64D419" w:rsidR="00C17CC1" w:rsidRDefault="00C17CC1" w:rsidP="00E0605C">
      <w:pPr>
        <w:pStyle w:val="BodyText"/>
        <w:spacing w:before="1" w:line="249" w:lineRule="auto"/>
        <w:ind w:left="53" w:right="408" w:firstLine="298"/>
        <w:jc w:val="both"/>
        <w:rPr>
          <w:ins w:id="487" w:author="Saleh Kalantari" w:date="2026-04-28T12:46:00Z" w16du:dateUtc="2026-04-28T10:46:00Z"/>
          <w:spacing w:val="-8"/>
        </w:rPr>
      </w:pPr>
      <w:ins w:id="488" w:author="Saleh Kalantari" w:date="2026-04-28T12:46:00Z" w16du:dateUtc="2026-04-28T10:46:00Z">
        <w:r>
          <w:rPr>
            <w:spacing w:val="-8"/>
          </w:rPr>
          <w:t>F</w:t>
        </w:r>
        <w:commentRangeStart w:id="489"/>
        <w:r>
          <w:rPr>
            <w:spacing w:val="-8"/>
          </w:rPr>
          <w:t>or the self-reported LLM relevance scores, we ....</w:t>
        </w:r>
        <w:commentRangeEnd w:id="489"/>
        <w:r>
          <w:rPr>
            <w:rStyle w:val="CommentReference"/>
            <w:spacing w:val="-8"/>
            <w:sz w:val="20"/>
            <w:szCs w:val="20"/>
          </w:rPr>
          <w:commentReference w:id="489"/>
        </w:r>
      </w:ins>
    </w:p>
    <w:p w14:paraId="1C22C7A3" w14:textId="77777777" w:rsidR="00A40DB8" w:rsidRDefault="00A40DB8">
      <w:pPr>
        <w:pStyle w:val="BodyText"/>
        <w:spacing w:before="1"/>
        <w:rPr>
          <w:moveFrom w:id="490" w:author="Saleh Kalantari" w:date="2026-04-28T12:46:00Z" w16du:dateUtc="2026-04-28T10:46:00Z"/>
        </w:rPr>
      </w:pPr>
      <w:moveFromRangeStart w:id="491" w:author="Saleh Kalantari" w:date="2026-04-28T12:46:00Z" w:name="move228272829"/>
    </w:p>
    <w:p w14:paraId="7D5176C7" w14:textId="77777777" w:rsidR="00A40DB8" w:rsidRDefault="00096600">
      <w:pPr>
        <w:pStyle w:val="Heading2"/>
        <w:numPr>
          <w:ilvl w:val="1"/>
          <w:numId w:val="6"/>
        </w:numPr>
        <w:tabs>
          <w:tab w:val="left" w:pos="429"/>
        </w:tabs>
        <w:spacing w:before="1"/>
        <w:ind w:left="429" w:hanging="376"/>
        <w:rPr>
          <w:del w:id="492" w:author="Saleh Kalantari" w:date="2026-04-28T12:46:00Z" w16du:dateUtc="2026-04-28T10:46:00Z"/>
        </w:rPr>
      </w:pPr>
      <w:moveFrom w:id="493" w:author="Saleh Kalantari" w:date="2026-04-28T12:46:00Z" w16du:dateUtc="2026-04-28T10:46:00Z">
        <w:r>
          <w:t>Humans</w:t>
        </w:r>
        <w:r>
          <w:rPr>
            <w:spacing w:val="-9"/>
          </w:rPr>
          <w:t xml:space="preserve"> </w:t>
        </w:r>
        <w:r>
          <w:t>and</w:t>
        </w:r>
        <w:r>
          <w:rPr>
            <w:spacing w:val="-8"/>
          </w:rPr>
          <w:t xml:space="preserve"> </w:t>
        </w:r>
        <w:r>
          <w:t>LLMs</w:t>
        </w:r>
        <w:r>
          <w:rPr>
            <w:spacing w:val="-9"/>
          </w:rPr>
          <w:t xml:space="preserve"> </w:t>
        </w:r>
      </w:moveFrom>
      <w:moveFromRangeEnd w:id="491"/>
      <w:del w:id="494" w:author="Saleh Kalantari" w:date="2026-04-28T12:46:00Z" w16du:dateUtc="2026-04-28T10:46:00Z">
        <w:r>
          <w:delText>Disagree</w:delText>
        </w:r>
        <w:r>
          <w:rPr>
            <w:spacing w:val="-8"/>
          </w:rPr>
          <w:delText xml:space="preserve"> </w:delText>
        </w:r>
        <w:r>
          <w:delText>on</w:delText>
        </w:r>
        <w:r>
          <w:rPr>
            <w:spacing w:val="-9"/>
          </w:rPr>
          <w:delText xml:space="preserve"> </w:delText>
        </w:r>
        <w:r>
          <w:delText>Information</w:delText>
        </w:r>
        <w:r>
          <w:rPr>
            <w:spacing w:val="-8"/>
          </w:rPr>
          <w:delText xml:space="preserve"> </w:delText>
        </w:r>
        <w:r>
          <w:rPr>
            <w:spacing w:val="-2"/>
          </w:rPr>
          <w:delText>Relevance</w:delText>
        </w:r>
      </w:del>
    </w:p>
    <w:p w14:paraId="375F6A57" w14:textId="19335226" w:rsidR="00A40DB8" w:rsidRDefault="00000000" w:rsidP="006942F2">
      <w:pPr>
        <w:pStyle w:val="BodyText"/>
        <w:spacing w:before="12" w:line="249" w:lineRule="auto"/>
        <w:ind w:left="53" w:right="411" w:hanging="10"/>
        <w:jc w:val="both"/>
        <w:rPr>
          <w:del w:id="495" w:author="Saleh Kalantari" w:date="2026-04-28T12:46:00Z" w16du:dateUtc="2026-04-28T10:46:00Z"/>
        </w:rPr>
      </w:pPr>
      <w:del w:id="496" w:author="Saleh Kalantari" w:date="2026-04-28T12:46:00Z" w16du:dateUtc="2026-04-28T10:46:00Z">
        <w:r>
          <w:delText>With</w:delText>
        </w:r>
        <w:r>
          <w:rPr>
            <w:spacing w:val="-13"/>
          </w:rPr>
          <w:delText xml:space="preserve"> </w:delText>
        </w:r>
        <w:r>
          <w:delText>the</w:delText>
        </w:r>
        <w:r>
          <w:rPr>
            <w:spacing w:val="-12"/>
          </w:rPr>
          <w:delText xml:space="preserve"> </w:delText>
        </w:r>
        <w:r>
          <w:delText>physician</w:delText>
        </w:r>
        <w:r>
          <w:rPr>
            <w:spacing w:val="-13"/>
          </w:rPr>
          <w:delText xml:space="preserve"> </w:delText>
        </w:r>
        <w:r>
          <w:delText>trainee</w:delText>
        </w:r>
        <w:r>
          <w:rPr>
            <w:spacing w:val="-12"/>
          </w:rPr>
          <w:delText xml:space="preserve"> </w:delText>
        </w:r>
        <w:r>
          <w:delText>labels</w:delText>
        </w:r>
        <w:r>
          <w:rPr>
            <w:spacing w:val="-13"/>
          </w:rPr>
          <w:delText xml:space="preserve"> </w:delText>
        </w:r>
        <w:r>
          <w:delText>characterised</w:delText>
        </w:r>
        <w:r>
          <w:rPr>
            <w:spacing w:val="-12"/>
          </w:rPr>
          <w:delText xml:space="preserve"> </w:delText>
        </w:r>
        <w:r>
          <w:delText>against</w:delText>
        </w:r>
        <w:r>
          <w:rPr>
            <w:spacing w:val="-13"/>
          </w:rPr>
          <w:delText xml:space="preserve"> </w:delText>
        </w:r>
        <w:r>
          <w:delText>a</w:delText>
        </w:r>
        <w:r>
          <w:rPr>
            <w:spacing w:val="-12"/>
          </w:rPr>
          <w:delText xml:space="preserve"> </w:delText>
        </w:r>
        <w:r>
          <w:delText>small</w:delText>
        </w:r>
        <w:r>
          <w:rPr>
            <w:spacing w:val="-13"/>
          </w:rPr>
          <w:delText xml:space="preserve"> </w:delText>
        </w:r>
        <w:r>
          <w:delText>physician</w:delText>
        </w:r>
        <w:r>
          <w:rPr>
            <w:spacing w:val="-12"/>
          </w:rPr>
          <w:delText xml:space="preserve"> </w:delText>
        </w:r>
        <w:r>
          <w:delText>review</w:delText>
        </w:r>
        <w:r>
          <w:rPr>
            <w:spacing w:val="-13"/>
          </w:rPr>
          <w:delText xml:space="preserve"> </w:delText>
        </w:r>
        <w:r>
          <w:delText>cohort</w:delText>
        </w:r>
        <w:r>
          <w:rPr>
            <w:spacing w:val="-12"/>
          </w:rPr>
          <w:delText xml:space="preserve"> </w:delText>
        </w:r>
        <w:r>
          <w:delText>and</w:delText>
        </w:r>
        <w:r>
          <w:rPr>
            <w:spacing w:val="-13"/>
          </w:rPr>
          <w:delText xml:space="preserve"> </w:delText>
        </w:r>
        <w:r>
          <w:delText>the</w:delText>
        </w:r>
        <w:r>
          <w:rPr>
            <w:spacing w:val="-12"/>
          </w:rPr>
          <w:delText xml:space="preserve"> </w:delText>
        </w:r>
        <w:r>
          <w:delText>LLM</w:delText>
        </w:r>
        <w:r>
          <w:rPr>
            <w:spacing w:val="-13"/>
          </w:rPr>
          <w:delText xml:space="preserve"> </w:delText>
        </w:r>
        <w:r>
          <w:delText>attribution</w:delText>
        </w:r>
        <w:r>
          <w:rPr>
            <w:spacing w:val="-12"/>
          </w:rPr>
          <w:delText xml:space="preserve"> </w:delText>
        </w:r>
        <w:r>
          <w:delText>scores</w:delText>
        </w:r>
        <w:r>
          <w:rPr>
            <w:spacing w:val="-13"/>
          </w:rPr>
          <w:delText xml:space="preserve"> </w:delText>
        </w:r>
        <w:r>
          <w:delText>mapped onto</w:delText>
        </w:r>
        <w:r>
          <w:rPr>
            <w:spacing w:val="-8"/>
          </w:rPr>
          <w:delText xml:space="preserve"> </w:delText>
        </w:r>
        <w:r>
          <w:delText>the</w:delText>
        </w:r>
        <w:r>
          <w:rPr>
            <w:spacing w:val="-8"/>
          </w:rPr>
          <w:delText xml:space="preserve"> </w:delText>
        </w:r>
        <w:r>
          <w:delText>same</w:delText>
        </w:r>
        <w:r>
          <w:rPr>
            <w:spacing w:val="-8"/>
          </w:rPr>
          <w:delText xml:space="preserve"> </w:delText>
        </w:r>
        <w:r>
          <w:delText>ternary</w:delText>
        </w:r>
        <w:r>
          <w:rPr>
            <w:spacing w:val="-8"/>
          </w:rPr>
          <w:delText xml:space="preserve"> </w:delText>
        </w:r>
        <w:r>
          <w:delText>scheme,</w:delText>
        </w:r>
        <w:r>
          <w:rPr>
            <w:spacing w:val="-8"/>
          </w:rPr>
          <w:delText xml:space="preserve"> </w:delText>
        </w:r>
        <w:r>
          <w:delText>we</w:delText>
        </w:r>
        <w:r>
          <w:rPr>
            <w:spacing w:val="-8"/>
          </w:rPr>
          <w:delText xml:space="preserve"> </w:delText>
        </w:r>
        <w:r>
          <w:delText>next</w:delText>
        </w:r>
        <w:r>
          <w:rPr>
            <w:spacing w:val="-8"/>
          </w:rPr>
          <w:delText xml:space="preserve"> </w:delText>
        </w:r>
        <w:r>
          <w:delText>asked</w:delText>
        </w:r>
        <w:r>
          <w:rPr>
            <w:spacing w:val="-8"/>
          </w:rPr>
          <w:delText xml:space="preserve"> </w:delText>
        </w:r>
        <w:r>
          <w:delText>how</w:delText>
        </w:r>
        <w:r>
          <w:rPr>
            <w:spacing w:val="-8"/>
          </w:rPr>
          <w:delText xml:space="preserve"> </w:delText>
        </w:r>
        <w:r>
          <w:delText>often</w:delText>
        </w:r>
        <w:r>
          <w:rPr>
            <w:spacing w:val="-8"/>
          </w:rPr>
          <w:delText xml:space="preserve"> </w:delText>
        </w:r>
        <w:r>
          <w:delText>physician</w:delText>
        </w:r>
        <w:r>
          <w:rPr>
            <w:spacing w:val="-8"/>
          </w:rPr>
          <w:delText xml:space="preserve"> </w:delText>
        </w:r>
        <w:r>
          <w:delText>trainees</w:delText>
        </w:r>
        <w:r>
          <w:rPr>
            <w:spacing w:val="-8"/>
          </w:rPr>
          <w:delText xml:space="preserve"> </w:delText>
        </w:r>
        <w:r>
          <w:delText>and</w:delText>
        </w:r>
        <w:r>
          <w:rPr>
            <w:spacing w:val="-8"/>
          </w:rPr>
          <w:delText xml:space="preserve"> </w:delText>
        </w:r>
        <w:r>
          <w:delText>LLMs</w:delText>
        </w:r>
        <w:r>
          <w:rPr>
            <w:spacing w:val="-8"/>
          </w:rPr>
          <w:delText xml:space="preserve"> </w:delText>
        </w:r>
        <w:r>
          <w:delText>agreed</w:delText>
        </w:r>
        <w:r>
          <w:rPr>
            <w:spacing w:val="-8"/>
          </w:rPr>
          <w:delText xml:space="preserve"> </w:delText>
        </w:r>
        <w:r>
          <w:delText>on</w:delText>
        </w:r>
        <w:r>
          <w:rPr>
            <w:spacing w:val="-8"/>
          </w:rPr>
          <w:delText xml:space="preserve"> </w:delText>
        </w:r>
        <w:r>
          <w:delText>which</w:delText>
        </w:r>
        <w:r>
          <w:rPr>
            <w:spacing w:val="-8"/>
          </w:rPr>
          <w:delText xml:space="preserve"> </w:delText>
        </w:r>
        <w:r>
          <w:delText>sentences</w:delText>
        </w:r>
        <w:r>
          <w:rPr>
            <w:spacing w:val="-8"/>
          </w:rPr>
          <w:delText xml:space="preserve"> </w:delText>
        </w:r>
        <w:r>
          <w:delText>carry</w:delText>
        </w:r>
        <w:r>
          <w:rPr>
            <w:spacing w:val="-8"/>
          </w:rPr>
          <w:delText xml:space="preserve"> </w:delText>
        </w:r>
        <w:r>
          <w:delText>weight for a given QA. This is an alignment question rather than a test of which labels are clinically correct, since the reviewing physicians themselves agree with the physician trainee majority vote only 72.0% of the time.</w:delText>
        </w:r>
      </w:del>
    </w:p>
    <w:p w14:paraId="5F1FAD74" w14:textId="77777777" w:rsidR="00A40DB8" w:rsidRDefault="00000000">
      <w:pPr>
        <w:pStyle w:val="BodyText"/>
        <w:spacing w:before="2" w:line="249" w:lineRule="auto"/>
        <w:ind w:left="53" w:right="408" w:firstLine="298"/>
        <w:jc w:val="both"/>
        <w:rPr>
          <w:del w:id="497" w:author="Saleh Kalantari" w:date="2026-04-28T12:46:00Z" w16du:dateUtc="2026-04-28T10:46:00Z"/>
        </w:rPr>
      </w:pPr>
      <w:del w:id="498" w:author="Saleh Kalantari" w:date="2026-04-28T12:46:00Z" w16du:dateUtc="2026-04-28T10:46:00Z">
        <w:r>
          <w:delText>By</w:delText>
        </w:r>
        <w:r>
          <w:rPr>
            <w:spacing w:val="-1"/>
          </w:rPr>
          <w:delText xml:space="preserve"> </w:delText>
        </w:r>
        <w:r>
          <w:delText>examining</w:delText>
        </w:r>
        <w:r>
          <w:rPr>
            <w:spacing w:val="-1"/>
          </w:rPr>
          <w:delText xml:space="preserve"> </w:delText>
        </w:r>
        <w:r>
          <w:delText>cases in</w:delText>
        </w:r>
        <w:r>
          <w:rPr>
            <w:spacing w:val="-1"/>
          </w:rPr>
          <w:delText xml:space="preserve"> </w:delText>
        </w:r>
        <w:r>
          <w:delText>which</w:delText>
        </w:r>
        <w:r>
          <w:rPr>
            <w:spacing w:val="-1"/>
          </w:rPr>
          <w:delText xml:space="preserve"> </w:delText>
        </w:r>
        <w:r>
          <w:delText>physician</w:delText>
        </w:r>
        <w:r>
          <w:rPr>
            <w:spacing w:val="-1"/>
          </w:rPr>
          <w:delText xml:space="preserve"> </w:delText>
        </w:r>
        <w:r>
          <w:delText>trainees</w:delText>
        </w:r>
        <w:r>
          <w:rPr>
            <w:spacing w:val="-1"/>
          </w:rPr>
          <w:delText xml:space="preserve"> </w:delText>
        </w:r>
        <w:r>
          <w:delText>and LLMs</w:delText>
        </w:r>
        <w:r>
          <w:rPr>
            <w:spacing w:val="-1"/>
          </w:rPr>
          <w:delText xml:space="preserve"> </w:delText>
        </w:r>
        <w:r>
          <w:delText>produced</w:delText>
        </w:r>
        <w:r>
          <w:rPr>
            <w:spacing w:val="-1"/>
          </w:rPr>
          <w:delText xml:space="preserve"> </w:delText>
        </w:r>
        <w:r>
          <w:delText>differing</w:delText>
        </w:r>
        <w:r>
          <w:rPr>
            <w:spacing w:val="-1"/>
          </w:rPr>
          <w:delText xml:space="preserve"> </w:delText>
        </w:r>
        <w:r>
          <w:delText>relevance</w:delText>
        </w:r>
        <w:r>
          <w:rPr>
            <w:spacing w:val="-1"/>
          </w:rPr>
          <w:delText xml:space="preserve"> </w:delText>
        </w:r>
        <w:r>
          <w:delText>annotations,</w:delText>
        </w:r>
        <w:r>
          <w:rPr>
            <w:spacing w:val="-1"/>
          </w:rPr>
          <w:delText xml:space="preserve"> </w:delText>
        </w:r>
        <w:r>
          <w:rPr>
            <w:i/>
          </w:rPr>
          <w:delText>MedPAIR</w:delText>
        </w:r>
        <w:r>
          <w:rPr>
            <w:i/>
            <w:spacing w:val="-1"/>
          </w:rPr>
          <w:delText xml:space="preserve"> </w:delText>
        </w:r>
        <w:r>
          <w:delText>surfaces differences in how each source prioritises patient case information. We quantified the agreement between sentences marked highly relevant by the physician trainee majority vote and those highlighted by the models, using ContextCite scores for Qwen-14B, Llama-70B and Qwen-72B alongside GPT-4o self-reporting.</w:delText>
        </w:r>
        <w:r>
          <w:rPr>
            <w:spacing w:val="24"/>
          </w:rPr>
          <w:delText xml:space="preserve"> </w:delText>
        </w:r>
      </w:del>
      <w:r w:rsidR="00096600">
        <w:t>The best performing model, Llama-70B, reached</w:t>
      </w:r>
      <w:r w:rsidR="00096600">
        <w:rPr>
          <w:spacing w:val="40"/>
        </w:rPr>
        <w:t xml:space="preserve"> </w:t>
      </w:r>
      <w:r w:rsidR="00096600">
        <w:t>a mean agreement of 65.9</w:t>
      </w:r>
      <w:del w:id="499" w:author="Saleh Kalantari" w:date="2026-04-28T12:46:00Z" w16du:dateUtc="2026-04-28T10:46:00Z">
        <w:r>
          <w:delText xml:space="preserve">%, </w:delText>
        </w:r>
      </w:del>
      <w:ins w:id="500" w:author="Saleh Kalantari" w:date="2026-04-28T12:46:00Z" w16du:dateUtc="2026-04-28T10:46:00Z">
        <w:r w:rsidR="00096600">
          <w:t>%</w:t>
        </w:r>
        <w:r w:rsidR="00020DBE">
          <w:t xml:space="preserve"> with the physician trainees</w:t>
        </w:r>
        <w:r w:rsidR="00096600">
          <w:t xml:space="preserve">, </w:t>
        </w:r>
        <w:r w:rsidR="00020DBE">
          <w:t xml:space="preserve">which is </w:t>
        </w:r>
      </w:ins>
      <w:r w:rsidR="00096600">
        <w:t xml:space="preserve">below the 72.0% </w:t>
      </w:r>
      <w:del w:id="501" w:author="Saleh Kalantari" w:date="2026-04-28T12:46:00Z" w16du:dateUtc="2026-04-28T10:46:00Z">
        <w:r>
          <w:delText xml:space="preserve">trainee physician agreement </w:delText>
        </w:r>
      </w:del>
      <w:r w:rsidR="00020DBE">
        <w:t xml:space="preserve">rate </w:t>
      </w:r>
      <w:ins w:id="502" w:author="Saleh Kalantari" w:date="2026-04-28T12:46:00Z" w16du:dateUtc="2026-04-28T10:46:00Z">
        <w:r w:rsidR="00020DBE">
          <w:t xml:space="preserve">of expert physician agreement </w:t>
        </w:r>
      </w:ins>
      <w:r w:rsidR="00096600">
        <w:t xml:space="preserve">but not dramatically so. </w:t>
      </w:r>
      <w:del w:id="503" w:author="Saleh Kalantari" w:date="2026-04-28T12:46:00Z" w16du:dateUtc="2026-04-28T10:46:00Z">
        <w:r>
          <w:delText xml:space="preserve">Roughly a </w:delText>
        </w:r>
      </w:del>
      <w:ins w:id="504" w:author="Saleh Kalantari" w:date="2026-04-28T12:46:00Z" w16du:dateUtc="2026-04-28T10:46:00Z">
        <w:r w:rsidR="00020DBE">
          <w:t>Overall, r</w:t>
        </w:r>
        <w:r w:rsidR="00096600">
          <w:t>oughly</w:t>
        </w:r>
        <w:r w:rsidR="00020DBE">
          <w:t xml:space="preserve"> one-</w:t>
        </w:r>
      </w:ins>
      <w:r w:rsidR="00096600">
        <w:t>third of sentences</w:t>
      </w:r>
      <w:r w:rsidR="00096600">
        <w:rPr>
          <w:spacing w:val="11"/>
        </w:rPr>
        <w:t xml:space="preserve"> </w:t>
      </w:r>
      <w:r w:rsidR="00096600">
        <w:t>that</w:t>
      </w:r>
      <w:r w:rsidR="00096600">
        <w:rPr>
          <w:spacing w:val="12"/>
        </w:rPr>
        <w:t xml:space="preserve"> </w:t>
      </w:r>
      <w:r w:rsidR="00096600">
        <w:t>physician</w:t>
      </w:r>
      <w:r w:rsidR="00096600">
        <w:rPr>
          <w:spacing w:val="12"/>
        </w:rPr>
        <w:t xml:space="preserve"> </w:t>
      </w:r>
      <w:r w:rsidR="00096600">
        <w:t>trainees</w:t>
      </w:r>
      <w:r w:rsidR="00096600">
        <w:rPr>
          <w:spacing w:val="11"/>
        </w:rPr>
        <w:t xml:space="preserve"> </w:t>
      </w:r>
      <w:r w:rsidR="00096600">
        <w:t>considered</w:t>
      </w:r>
      <w:r w:rsidR="00096600">
        <w:rPr>
          <w:spacing w:val="12"/>
        </w:rPr>
        <w:t xml:space="preserve"> </w:t>
      </w:r>
      <w:r w:rsidR="00096600">
        <w:t>highly</w:t>
      </w:r>
      <w:r w:rsidR="00096600">
        <w:rPr>
          <w:spacing w:val="12"/>
        </w:rPr>
        <w:t xml:space="preserve"> </w:t>
      </w:r>
      <w:r w:rsidR="00096600">
        <w:t>relevant</w:t>
      </w:r>
      <w:r w:rsidR="00096600">
        <w:rPr>
          <w:spacing w:val="11"/>
        </w:rPr>
        <w:t xml:space="preserve"> </w:t>
      </w:r>
      <w:r w:rsidR="00096600">
        <w:t>were</w:t>
      </w:r>
      <w:r w:rsidR="00020DBE">
        <w:rPr>
          <w:spacing w:val="11"/>
          <w:rPrChange w:id="505" w:author="Saleh Kalantari" w:date="2026-04-28T12:46:00Z" w16du:dateUtc="2026-04-28T10:46:00Z">
            <w:rPr>
              <w:spacing w:val="12"/>
            </w:rPr>
          </w:rPrChange>
        </w:rPr>
        <w:t xml:space="preserve"> </w:t>
      </w:r>
      <w:del w:id="506" w:author="Saleh Kalantari" w:date="2026-04-28T12:46:00Z" w16du:dateUtc="2026-04-28T10:46:00Z">
        <w:r>
          <w:delText>placed</w:delText>
        </w:r>
        <w:r>
          <w:rPr>
            <w:spacing w:val="12"/>
          </w:rPr>
          <w:delText xml:space="preserve"> </w:delText>
        </w:r>
        <w:r>
          <w:delText>outside</w:delText>
        </w:r>
        <w:r>
          <w:rPr>
            <w:spacing w:val="11"/>
          </w:rPr>
          <w:delText xml:space="preserve"> </w:delText>
        </w:r>
        <w:r>
          <w:delText>the</w:delText>
        </w:r>
        <w:r>
          <w:rPr>
            <w:spacing w:val="12"/>
          </w:rPr>
          <w:delText xml:space="preserve"> </w:delText>
        </w:r>
        <w:r>
          <w:delText>top</w:delText>
        </w:r>
        <w:r>
          <w:rPr>
            <w:spacing w:val="12"/>
          </w:rPr>
          <w:delText xml:space="preserve"> </w:delText>
        </w:r>
        <w:r>
          <w:rPr>
            <w:i/>
          </w:rPr>
          <w:delText>k</w:delText>
        </w:r>
        <w:r>
          <w:rPr>
            <w:i/>
            <w:spacing w:val="15"/>
          </w:rPr>
          <w:delText xml:space="preserve"> </w:delText>
        </w:r>
        <w:r>
          <w:delText>sentences</w:delText>
        </w:r>
        <w:r>
          <w:rPr>
            <w:spacing w:val="11"/>
          </w:rPr>
          <w:delText xml:space="preserve"> </w:delText>
        </w:r>
        <w:r>
          <w:delText>by</w:delText>
        </w:r>
        <w:r>
          <w:rPr>
            <w:spacing w:val="12"/>
          </w:rPr>
          <w:delText xml:space="preserve"> </w:delText>
        </w:r>
      </w:del>
      <w:ins w:id="507" w:author="Saleh Kalantari" w:date="2026-04-28T12:46:00Z" w16du:dateUtc="2026-04-28T10:46:00Z">
        <w:r w:rsidR="00020DBE">
          <w:rPr>
            <w:spacing w:val="11"/>
          </w:rPr>
          <w:t xml:space="preserve">not regarded as highly relevant by </w:t>
        </w:r>
      </w:ins>
      <w:r w:rsidR="00020DBE">
        <w:rPr>
          <w:spacing w:val="11"/>
          <w:rPrChange w:id="508" w:author="Saleh Kalantari" w:date="2026-04-28T12:46:00Z" w16du:dateUtc="2026-04-28T10:46:00Z">
            <w:rPr/>
          </w:rPrChange>
        </w:rPr>
        <w:t>at</w:t>
      </w:r>
      <w:r w:rsidR="00020DBE">
        <w:rPr>
          <w:spacing w:val="11"/>
          <w:rPrChange w:id="509" w:author="Saleh Kalantari" w:date="2026-04-28T12:46:00Z" w16du:dateUtc="2026-04-28T10:46:00Z">
            <w:rPr>
              <w:spacing w:val="12"/>
            </w:rPr>
          </w:rPrChange>
        </w:rPr>
        <w:t xml:space="preserve"> </w:t>
      </w:r>
      <w:r w:rsidR="00020DBE">
        <w:rPr>
          <w:spacing w:val="11"/>
          <w:rPrChange w:id="510" w:author="Saleh Kalantari" w:date="2026-04-28T12:46:00Z" w16du:dateUtc="2026-04-28T10:46:00Z">
            <w:rPr/>
          </w:rPrChange>
        </w:rPr>
        <w:t>least</w:t>
      </w:r>
      <w:r w:rsidR="00020DBE">
        <w:rPr>
          <w:spacing w:val="11"/>
        </w:rPr>
        <w:t xml:space="preserve"> </w:t>
      </w:r>
      <w:r w:rsidR="00020DBE">
        <w:rPr>
          <w:spacing w:val="11"/>
          <w:rPrChange w:id="511" w:author="Saleh Kalantari" w:date="2026-04-28T12:46:00Z" w16du:dateUtc="2026-04-28T10:46:00Z">
            <w:rPr/>
          </w:rPrChange>
        </w:rPr>
        <w:t>one</w:t>
      </w:r>
      <w:r w:rsidR="00020DBE">
        <w:rPr>
          <w:spacing w:val="11"/>
          <w:rPrChange w:id="512" w:author="Saleh Kalantari" w:date="2026-04-28T12:46:00Z" w16du:dateUtc="2026-04-28T10:46:00Z">
            <w:rPr>
              <w:spacing w:val="12"/>
            </w:rPr>
          </w:rPrChange>
        </w:rPr>
        <w:t xml:space="preserve"> </w:t>
      </w:r>
      <w:r w:rsidR="00020DBE">
        <w:rPr>
          <w:spacing w:val="11"/>
          <w:rPrChange w:id="513" w:author="Saleh Kalantari" w:date="2026-04-28T12:46:00Z" w16du:dateUtc="2026-04-28T10:46:00Z">
            <w:rPr/>
          </w:rPrChange>
        </w:rPr>
        <w:t>of</w:t>
      </w:r>
      <w:r w:rsidR="00020DBE">
        <w:rPr>
          <w:spacing w:val="11"/>
          <w:rPrChange w:id="514" w:author="Saleh Kalantari" w:date="2026-04-28T12:46:00Z" w16du:dateUtc="2026-04-28T10:46:00Z">
            <w:rPr>
              <w:spacing w:val="12"/>
            </w:rPr>
          </w:rPrChange>
        </w:rPr>
        <w:t xml:space="preserve"> </w:t>
      </w:r>
      <w:r w:rsidR="00020DBE">
        <w:rPr>
          <w:spacing w:val="11"/>
          <w:rPrChange w:id="515" w:author="Saleh Kalantari" w:date="2026-04-28T12:46:00Z" w16du:dateUtc="2026-04-28T10:46:00Z">
            <w:rPr>
              <w:spacing w:val="-5"/>
            </w:rPr>
          </w:rPrChange>
        </w:rPr>
        <w:t>the</w:t>
      </w:r>
    </w:p>
    <w:p w14:paraId="4EA5AE0A" w14:textId="77777777" w:rsidR="00A40DB8" w:rsidRDefault="00020DBE">
      <w:pPr>
        <w:pStyle w:val="BodyText"/>
        <w:spacing w:line="249" w:lineRule="auto"/>
        <w:jc w:val="both"/>
        <w:rPr>
          <w:moveFrom w:id="516" w:author="Saleh Kalantari" w:date="2026-04-28T12:46:00Z" w16du:dateUtc="2026-04-28T10:46:00Z"/>
        </w:rPr>
        <w:sectPr w:rsidR="00A40DB8">
          <w:pgSz w:w="12240" w:h="15840"/>
          <w:pgMar w:top="1220" w:right="720" w:bottom="840" w:left="1080" w:header="0" w:footer="648" w:gutter="0"/>
          <w:cols w:space="720"/>
        </w:sectPr>
      </w:pPr>
      <w:ins w:id="517" w:author="Saleh Kalantari" w:date="2026-04-28T12:46:00Z" w16du:dateUtc="2026-04-28T10:46:00Z">
        <w:r>
          <w:rPr>
            <w:spacing w:val="11"/>
          </w:rPr>
          <w:t xml:space="preserve"> studied LLMs</w:t>
        </w:r>
        <w:r w:rsidR="00E128FC">
          <w:rPr>
            <w:spacing w:val="11"/>
          </w:rPr>
          <w:t xml:space="preserve"> (</w:t>
        </w:r>
      </w:ins>
      <w:moveFromRangeStart w:id="518" w:author="Saleh Kalantari" w:date="2026-04-28T12:46:00Z" w:name="move228272830"/>
    </w:p>
    <w:p w14:paraId="45129A90" w14:textId="77777777" w:rsidR="00A40DB8" w:rsidRDefault="00096600">
      <w:pPr>
        <w:tabs>
          <w:tab w:val="left" w:pos="7064"/>
        </w:tabs>
        <w:spacing w:before="116"/>
        <w:ind w:left="424"/>
        <w:rPr>
          <w:moveFrom w:id="519" w:author="Saleh Kalantari" w:date="2026-04-28T12:46:00Z" w16du:dateUtc="2026-04-28T10:46:00Z"/>
          <w:rFonts w:ascii="Microsoft Sans Serif"/>
          <w:position w:val="15"/>
          <w:sz w:val="19"/>
        </w:rPr>
      </w:pPr>
      <w:moveFrom w:id="520" w:author="Saleh Kalantari" w:date="2026-04-28T12:46:00Z" w16du:dateUtc="2026-04-28T10:46:00Z">
        <w:r>
          <w:rPr>
            <w:rFonts w:ascii="Microsoft Sans Serif"/>
            <w:noProof/>
            <w:position w:val="15"/>
            <w:sz w:val="19"/>
          </w:rPr>
          <mc:AlternateContent>
            <mc:Choice Requires="wpg">
              <w:drawing>
                <wp:anchor distT="0" distB="0" distL="0" distR="0" simplePos="0" relativeHeight="487617024" behindDoc="1" locked="0" layoutInCell="1" allowOverlap="1" wp14:anchorId="7035AC5A" wp14:editId="5621EB8F">
                  <wp:simplePos x="0" y="0"/>
                  <wp:positionH relativeFrom="page">
                    <wp:posOffset>818896</wp:posOffset>
                  </wp:positionH>
                  <wp:positionV relativeFrom="paragraph">
                    <wp:posOffset>219200</wp:posOffset>
                  </wp:positionV>
                  <wp:extent cx="6174105" cy="3153410"/>
                  <wp:effectExtent l="0" t="0" r="0" b="0"/>
                  <wp:wrapNone/>
                  <wp:docPr id="1976003640" name="Group 1976003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105" cy="3153410"/>
                            <a:chOff x="0" y="0"/>
                            <a:chExt cx="6174105" cy="3153410"/>
                          </a:xfrm>
                        </wpg:grpSpPr>
                        <pic:pic xmlns:pic="http://schemas.openxmlformats.org/drawingml/2006/picture">
                          <pic:nvPicPr>
                            <pic:cNvPr id="2015305578" name="Image 47"/>
                            <pic:cNvPicPr/>
                          </pic:nvPicPr>
                          <pic:blipFill>
                            <a:blip r:embed="rId33" cstate="print"/>
                            <a:stretch>
                              <a:fillRect/>
                            </a:stretch>
                          </pic:blipFill>
                          <pic:spPr>
                            <a:xfrm>
                              <a:off x="0" y="117664"/>
                              <a:ext cx="6174093" cy="3035384"/>
                            </a:xfrm>
                            <a:prstGeom prst="rect">
                              <a:avLst/>
                            </a:prstGeom>
                          </pic:spPr>
                        </pic:pic>
                        <wps:wsp>
                          <wps:cNvPr id="941243125" name="Textbox 48"/>
                          <wps:cNvSpPr txBox="1"/>
                          <wps:spPr>
                            <a:xfrm>
                              <a:off x="4575879" y="0"/>
                              <a:ext cx="1341755" cy="168275"/>
                            </a:xfrm>
                            <a:prstGeom prst="rect">
                              <a:avLst/>
                            </a:prstGeom>
                          </wps:spPr>
                          <wps:txbx>
                            <w:txbxContent>
                              <w:p w14:paraId="5D4E22C4" w14:textId="77777777" w:rsidR="00A40DB8" w:rsidRDefault="00096600">
                                <w:pPr>
                                  <w:spacing w:before="32"/>
                                  <w:rPr>
                                    <w:del w:id="521" w:author="Saleh Kalantari" w:date="2026-04-28T12:46:00Z" w16du:dateUtc="2026-04-28T10:46:00Z"/>
                                    <w:rFonts w:ascii="Microsoft Sans Serif"/>
                                    <w:sz w:val="19"/>
                                  </w:rPr>
                                </w:pPr>
                                <w:del w:id="522" w:author="Saleh Kalantari" w:date="2026-04-28T12:46:00Z" w16du:dateUtc="2026-04-28T10:46:00Z">
                                  <w:r>
                                    <w:rPr>
                                      <w:rFonts w:ascii="Microsoft Sans Serif"/>
                                      <w:w w:val="105"/>
                                      <w:sz w:val="19"/>
                                    </w:rPr>
                                    <w:delText>Label</w:delText>
                                  </w:r>
                                  <w:r>
                                    <w:rPr>
                                      <w:rFonts w:ascii="Microsoft Sans Serif"/>
                                      <w:spacing w:val="8"/>
                                      <w:w w:val="105"/>
                                      <w:sz w:val="19"/>
                                    </w:rPr>
                                    <w:delText xml:space="preserve"> </w:delText>
                                  </w:r>
                                  <w:r>
                                    <w:rPr>
                                      <w:rFonts w:ascii="Microsoft Sans Serif"/>
                                      <w:w w:val="105"/>
                                      <w:sz w:val="19"/>
                                    </w:rPr>
                                    <w:delText>Concordance</w:delText>
                                  </w:r>
                                  <w:r>
                                    <w:rPr>
                                      <w:rFonts w:ascii="Microsoft Sans Serif"/>
                                      <w:spacing w:val="8"/>
                                      <w:w w:val="105"/>
                                      <w:sz w:val="19"/>
                                    </w:rPr>
                                    <w:delText xml:space="preserve"> </w:delText>
                                  </w:r>
                                  <w:r>
                                    <w:rPr>
                                      <w:rFonts w:ascii="Microsoft Sans Serif"/>
                                      <w:spacing w:val="-5"/>
                                      <w:w w:val="105"/>
                                      <w:sz w:val="19"/>
                                    </w:rPr>
                                    <w:delText>(%)</w:delText>
                                  </w:r>
                                </w:del>
                              </w:p>
                            </w:txbxContent>
                          </wps:txbx>
                          <wps:bodyPr wrap="square" lIns="0" tIns="0" rIns="0" bIns="0" rtlCol="0">
                            <a:noAutofit/>
                          </wps:bodyPr>
                        </wps:wsp>
                      </wpg:wgp>
                    </a:graphicData>
                  </a:graphic>
                </wp:anchor>
              </w:drawing>
            </mc:Choice>
            <mc:Fallback>
              <w:pict>
                <v:group w14:anchorId="7035AC5A" id="Group 1976003640" o:spid="_x0000_s1068" style="position:absolute;left:0;text-align:left;margin-left:64.5pt;margin-top:17.25pt;width:486.15pt;height:248.3pt;z-index:-15699456;mso-wrap-distance-left:0;mso-wrap-distance-right:0;mso-position-horizontal-relative:page" coordsize="61741,315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pkv8Aq2+h/lT6ZL/q2+h/lQJnxQ/32+ppKV/vt9TSV+in5cFFFFAg&#13;&#10;ooooAKKKKACiiigAooooAK9f/Zw/5Dmtf9e0f/oZryCvX/2cP+Q5rX/XtH/6Ga4Mf/u0/wCuqPSy&#13;&#10;3/e6f9dGe+UUUV8SfoI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Hmf7Tv/ACbZ&#13;&#10;8WP+xS1b/wBI5aq/sn/8mvfCL/sUdJ/9JIqtftO/8m2fFj/sUtW/9I5aq/sn/wDJr3wi/wCxR0n/&#13;&#10;ANJIqAPVq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e&#13;&#10;Z/tO/wDJtnxY/wCxS1b/ANI5aq/sn/8AJr3wi/7FHSf/AEkiq1+07/ybZ8WP+xS1b/0jlqr+yf8A&#13;&#10;8mvfCL/sUdJ/9JIqAPVq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8z/ad/wCTbPix/wBilq3/AKRy1V/ZP/5Ne+EX/Yo6T/6SRVa/ad/5Ns+L&#13;&#10;H/Ypat/6Ry1V/ZP/AOTXvhF/2KOk/wDpJFQB6t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eZ/tO/8m2f&#13;&#10;Fj/sUtW/9I5aq/sn/wDJr3wi/wCxR0n/ANJIqtftO/8AJtnxY/7FLVv/AEjlqr+yf/ya98Iv+xR0&#13;&#10;n/0kioA9W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mS/6tvof&#13;&#10;5U+mS/6tvof5UCZ8UP8Afb6mkpX++31NJX6KflwUUUUCCiiigAooooAKKKKACiiigAr1/wDZw/5D&#13;&#10;mtf9e0f/AKGa8gr1/wDZw/5Dmtf9e0f/AKGa4Mf/ALtP+uqPSy3/AHun/XRnvlFFFfEn6C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BX/BRL9jG68aRn4v8Aw3gn&#13;&#10;t/HWkBLjULTT8rNfxxYKzxbeftEW0EY5dRj7yrn71pG+6fpVRk4u6E1dWPlr4ZfAi0/aS+G/w98Y&#13;&#10;fH34c6enxF0tVcvJ8sl1Gv8Aqmuo1wMMMOYH3BWHQZK19RxRJBEkcaLHGgCqqjAAHQAU4dBS0N3B&#13;&#10;KwUUUVIw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">
                  <v:shape id="Image 47" o:spid="_x0000_s1069" type="#_x0000_t75" style="position:absolute;top:1176;width:61740;height:303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">
                    <v:imagedata r:id="rId34" o:title=""/>
                  </v:shape>
                  <v:shape id="Textbox 48" o:spid="_x0000_s1070" type="#_x0000_t202" style="position:absolute;left:45758;width:13418;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" filled="f" stroked="f">
                    <v:textbox inset="0,0,0,0">
                      <w:txbxContent>
                        <w:p w14:paraId="5D4E22C4" w14:textId="77777777" w:rsidR="00A40DB8" w:rsidRDefault="00096600">
                          <w:pPr>
                            <w:spacing w:before="32"/>
                            <w:rPr>
                              <w:del w:id="527" w:author="Saleh Kalantari" w:date="2026-04-28T12:46:00Z" w16du:dateUtc="2026-04-28T10:46:00Z"/>
                              <w:rFonts w:ascii="Microsoft Sans Serif"/>
                              <w:sz w:val="19"/>
                            </w:rPr>
                          </w:pPr>
                          <w:del w:id="528" w:author="Saleh Kalantari" w:date="2026-04-28T12:46:00Z" w16du:dateUtc="2026-04-28T10:46:00Z">
                            <w:r>
                              <w:rPr>
                                <w:rFonts w:ascii="Microsoft Sans Serif"/>
                                <w:w w:val="105"/>
                                <w:sz w:val="19"/>
                              </w:rPr>
                              <w:delText>Label</w:delText>
                            </w:r>
                            <w:r>
                              <w:rPr>
                                <w:rFonts w:ascii="Microsoft Sans Serif"/>
                                <w:spacing w:val="8"/>
                                <w:w w:val="105"/>
                                <w:sz w:val="19"/>
                              </w:rPr>
                              <w:delText xml:space="preserve"> </w:delText>
                            </w:r>
                            <w:r>
                              <w:rPr>
                                <w:rFonts w:ascii="Microsoft Sans Serif"/>
                                <w:w w:val="105"/>
                                <w:sz w:val="19"/>
                              </w:rPr>
                              <w:delText>Concordance</w:delText>
                            </w:r>
                            <w:r>
                              <w:rPr>
                                <w:rFonts w:ascii="Microsoft Sans Serif"/>
                                <w:spacing w:val="8"/>
                                <w:w w:val="105"/>
                                <w:sz w:val="19"/>
                              </w:rPr>
                              <w:delText xml:space="preserve"> </w:delText>
                            </w:r>
                            <w:r>
                              <w:rPr>
                                <w:rFonts w:ascii="Microsoft Sans Serif"/>
                                <w:spacing w:val="-5"/>
                                <w:w w:val="105"/>
                                <w:sz w:val="19"/>
                              </w:rPr>
                              <w:delText>(%)</w:delText>
                            </w:r>
                          </w:del>
                        </w:p>
                      </w:txbxContent>
                    </v:textbox>
                  </v:shape>
                  <w10:wrap anchorx="page"/>
                </v:group>
              </w:pict>
            </mc:Fallback>
          </mc:AlternateContent>
        </w:r>
        <w:r>
          <w:rPr>
            <w:rFonts w:ascii="Microsoft Sans Serif"/>
            <w:position w:val="-2"/>
            <w:sz w:val="32"/>
          </w:rPr>
          <w:t>A</w:t>
        </w:r>
        <w:r>
          <w:rPr>
            <w:rFonts w:ascii="Microsoft Sans Serif"/>
            <w:spacing w:val="50"/>
            <w:w w:val="150"/>
            <w:position w:val="-2"/>
            <w:sz w:val="32"/>
          </w:rPr>
          <w:t xml:space="preserve"> </w:t>
        </w:r>
        <w:r>
          <w:rPr>
            <w:rFonts w:ascii="Microsoft Sans Serif"/>
            <w:sz w:val="19"/>
          </w:rPr>
          <w:t>Heatmap</w:t>
        </w:r>
        <w:r>
          <w:rPr>
            <w:rFonts w:ascii="Microsoft Sans Serif"/>
            <w:spacing w:val="22"/>
            <w:sz w:val="19"/>
          </w:rPr>
          <w:t xml:space="preserve"> </w:t>
        </w:r>
        <w:r>
          <w:rPr>
            <w:rFonts w:ascii="Microsoft Sans Serif"/>
            <w:sz w:val="19"/>
          </w:rPr>
          <w:t>for</w:t>
        </w:r>
        <w:r>
          <w:rPr>
            <w:rFonts w:ascii="Microsoft Sans Serif"/>
            <w:spacing w:val="22"/>
            <w:sz w:val="19"/>
          </w:rPr>
          <w:t xml:space="preserve"> </w:t>
        </w:r>
        <w:r>
          <w:rPr>
            <w:rFonts w:ascii="Microsoft Sans Serif"/>
            <w:sz w:val="19"/>
          </w:rPr>
          <w:t>LLMs</w:t>
        </w:r>
        <w:r>
          <w:rPr>
            <w:rFonts w:ascii="Microsoft Sans Serif"/>
            <w:spacing w:val="22"/>
            <w:sz w:val="19"/>
          </w:rPr>
          <w:t xml:space="preserve"> </w:t>
        </w:r>
        <w:r>
          <w:rPr>
            <w:rFonts w:ascii="Microsoft Sans Serif"/>
            <w:sz w:val="19"/>
          </w:rPr>
          <w:t>Vs</w:t>
        </w:r>
        <w:r>
          <w:rPr>
            <w:rFonts w:ascii="Microsoft Sans Serif"/>
            <w:spacing w:val="21"/>
            <w:sz w:val="19"/>
          </w:rPr>
          <w:t xml:space="preserve"> </w:t>
        </w:r>
        <w:r>
          <w:rPr>
            <w:rFonts w:ascii="Microsoft Sans Serif"/>
            <w:sz w:val="19"/>
          </w:rPr>
          <w:t>LLMs</w:t>
        </w:r>
        <w:r>
          <w:rPr>
            <w:rFonts w:ascii="Microsoft Sans Serif"/>
            <w:spacing w:val="22"/>
            <w:sz w:val="19"/>
          </w:rPr>
          <w:t xml:space="preserve"> </w:t>
        </w:r>
        <w:r>
          <w:rPr>
            <w:rFonts w:ascii="Microsoft Sans Serif"/>
            <w:sz w:val="19"/>
          </w:rPr>
          <w:t>on</w:t>
        </w:r>
        <w:r>
          <w:rPr>
            <w:rFonts w:ascii="Microsoft Sans Serif"/>
            <w:spacing w:val="22"/>
            <w:sz w:val="19"/>
          </w:rPr>
          <w:t xml:space="preserve"> </w:t>
        </w:r>
        <w:r>
          <w:rPr>
            <w:rFonts w:ascii="Microsoft Sans Serif"/>
            <w:sz w:val="19"/>
          </w:rPr>
          <w:t>Concordance</w:t>
        </w:r>
        <w:r>
          <w:rPr>
            <w:rFonts w:ascii="Microsoft Sans Serif"/>
            <w:spacing w:val="22"/>
            <w:sz w:val="19"/>
          </w:rPr>
          <w:t xml:space="preserve"> </w:t>
        </w:r>
        <w:r>
          <w:rPr>
            <w:rFonts w:ascii="Microsoft Sans Serif"/>
            <w:sz w:val="19"/>
          </w:rPr>
          <w:t>Rate</w:t>
        </w:r>
        <w:r>
          <w:rPr>
            <w:rFonts w:ascii="Microsoft Sans Serif"/>
            <w:spacing w:val="22"/>
            <w:sz w:val="19"/>
          </w:rPr>
          <w:t xml:space="preserve"> </w:t>
        </w:r>
        <w:r>
          <w:rPr>
            <w:rFonts w:ascii="Microsoft Sans Serif"/>
            <w:spacing w:val="-5"/>
            <w:sz w:val="19"/>
          </w:rPr>
          <w:t>(%)</w:t>
        </w:r>
        <w:r>
          <w:rPr>
            <w:rFonts w:ascii="Microsoft Sans Serif"/>
            <w:sz w:val="19"/>
          </w:rPr>
          <w:tab/>
        </w:r>
        <w:r>
          <w:rPr>
            <w:rFonts w:ascii="Microsoft Sans Serif"/>
            <w:position w:val="-2"/>
            <w:sz w:val="32"/>
          </w:rPr>
          <w:t>B</w:t>
        </w:r>
        <w:r>
          <w:rPr>
            <w:rFonts w:ascii="Microsoft Sans Serif"/>
            <w:spacing w:val="24"/>
            <w:position w:val="-2"/>
            <w:sz w:val="32"/>
          </w:rPr>
          <w:t xml:space="preserve"> </w:t>
        </w:r>
        <w:r>
          <w:rPr>
            <w:rFonts w:ascii="Microsoft Sans Serif"/>
            <w:position w:val="15"/>
            <w:sz w:val="19"/>
          </w:rPr>
          <w:t>Average</w:t>
        </w:r>
        <w:r>
          <w:rPr>
            <w:rFonts w:ascii="Microsoft Sans Serif"/>
            <w:spacing w:val="29"/>
            <w:position w:val="15"/>
            <w:sz w:val="19"/>
          </w:rPr>
          <w:t xml:space="preserve"> </w:t>
        </w:r>
        <w:r>
          <w:rPr>
            <w:rFonts w:ascii="Microsoft Sans Serif"/>
            <w:position w:val="15"/>
            <w:sz w:val="19"/>
          </w:rPr>
          <w:t>Sentence-</w:t>
        </w:r>
        <w:r>
          <w:rPr>
            <w:rFonts w:ascii="Microsoft Sans Serif"/>
            <w:spacing w:val="-2"/>
            <w:position w:val="15"/>
            <w:sz w:val="19"/>
          </w:rPr>
          <w:t>Level</w:t>
        </w:r>
      </w:moveFrom>
    </w:p>
    <w:p w14:paraId="75C0537C" w14:textId="77777777" w:rsidR="00A40DB8" w:rsidRDefault="00A40DB8">
      <w:pPr>
        <w:pStyle w:val="BodyText"/>
        <w:rPr>
          <w:moveFrom w:id="523" w:author="Saleh Kalantari" w:date="2026-04-28T12:46:00Z" w16du:dateUtc="2026-04-28T10:46:00Z"/>
          <w:rFonts w:ascii="Microsoft Sans Serif"/>
          <w:sz w:val="19"/>
        </w:rPr>
      </w:pPr>
    </w:p>
    <w:p w14:paraId="6E4FBFB2" w14:textId="77777777" w:rsidR="00A40DB8" w:rsidRDefault="00A40DB8">
      <w:pPr>
        <w:pStyle w:val="BodyText"/>
        <w:rPr>
          <w:moveFrom w:id="524" w:author="Saleh Kalantari" w:date="2026-04-28T12:46:00Z" w16du:dateUtc="2026-04-28T10:46:00Z"/>
          <w:rFonts w:ascii="Microsoft Sans Serif"/>
          <w:sz w:val="19"/>
        </w:rPr>
      </w:pPr>
    </w:p>
    <w:p w14:paraId="0479EF0D" w14:textId="77777777" w:rsidR="00A40DB8" w:rsidRDefault="00A40DB8">
      <w:pPr>
        <w:pStyle w:val="BodyText"/>
        <w:rPr>
          <w:moveFrom w:id="525" w:author="Saleh Kalantari" w:date="2026-04-28T12:46:00Z" w16du:dateUtc="2026-04-28T10:46:00Z"/>
          <w:rFonts w:ascii="Microsoft Sans Serif"/>
          <w:sz w:val="19"/>
        </w:rPr>
      </w:pPr>
    </w:p>
    <w:p w14:paraId="54D4820A" w14:textId="77777777" w:rsidR="00A40DB8" w:rsidRDefault="00A40DB8">
      <w:pPr>
        <w:pStyle w:val="BodyText"/>
        <w:rPr>
          <w:moveFrom w:id="526" w:author="Saleh Kalantari" w:date="2026-04-28T12:46:00Z" w16du:dateUtc="2026-04-28T10:46:00Z"/>
          <w:rFonts w:ascii="Microsoft Sans Serif"/>
          <w:sz w:val="19"/>
        </w:rPr>
      </w:pPr>
    </w:p>
    <w:p w14:paraId="778D9BF0" w14:textId="77777777" w:rsidR="00A40DB8" w:rsidRDefault="00A40DB8">
      <w:pPr>
        <w:pStyle w:val="BodyText"/>
        <w:rPr>
          <w:moveFrom w:id="527" w:author="Saleh Kalantari" w:date="2026-04-28T12:46:00Z" w16du:dateUtc="2026-04-28T10:46:00Z"/>
          <w:rFonts w:ascii="Microsoft Sans Serif"/>
          <w:sz w:val="19"/>
        </w:rPr>
      </w:pPr>
    </w:p>
    <w:p w14:paraId="0EA42C05" w14:textId="77777777" w:rsidR="00A40DB8" w:rsidRDefault="00A40DB8">
      <w:pPr>
        <w:pStyle w:val="BodyText"/>
        <w:rPr>
          <w:moveFrom w:id="528" w:author="Saleh Kalantari" w:date="2026-04-28T12:46:00Z" w16du:dateUtc="2026-04-28T10:46:00Z"/>
          <w:rFonts w:ascii="Microsoft Sans Serif"/>
          <w:sz w:val="19"/>
        </w:rPr>
      </w:pPr>
    </w:p>
    <w:p w14:paraId="4B396999" w14:textId="77777777" w:rsidR="00A40DB8" w:rsidRDefault="00A40DB8">
      <w:pPr>
        <w:pStyle w:val="BodyText"/>
        <w:rPr>
          <w:moveFrom w:id="529" w:author="Saleh Kalantari" w:date="2026-04-28T12:46:00Z" w16du:dateUtc="2026-04-28T10:46:00Z"/>
          <w:rFonts w:ascii="Microsoft Sans Serif"/>
          <w:sz w:val="19"/>
        </w:rPr>
      </w:pPr>
    </w:p>
    <w:p w14:paraId="7494EBBE" w14:textId="77777777" w:rsidR="00A40DB8" w:rsidRDefault="00A40DB8">
      <w:pPr>
        <w:pStyle w:val="BodyText"/>
        <w:rPr>
          <w:moveFrom w:id="530" w:author="Saleh Kalantari" w:date="2026-04-28T12:46:00Z" w16du:dateUtc="2026-04-28T10:46:00Z"/>
          <w:rFonts w:ascii="Microsoft Sans Serif"/>
          <w:sz w:val="19"/>
        </w:rPr>
      </w:pPr>
    </w:p>
    <w:p w14:paraId="1024DE13" w14:textId="77777777" w:rsidR="00A40DB8" w:rsidRDefault="00A40DB8">
      <w:pPr>
        <w:pStyle w:val="BodyText"/>
        <w:rPr>
          <w:moveFrom w:id="531" w:author="Saleh Kalantari" w:date="2026-04-28T12:46:00Z" w16du:dateUtc="2026-04-28T10:46:00Z"/>
          <w:rFonts w:ascii="Microsoft Sans Serif"/>
          <w:sz w:val="19"/>
        </w:rPr>
      </w:pPr>
    </w:p>
    <w:p w14:paraId="716830BA" w14:textId="77777777" w:rsidR="00A40DB8" w:rsidRDefault="00A40DB8">
      <w:pPr>
        <w:pStyle w:val="BodyText"/>
        <w:rPr>
          <w:moveFrom w:id="532" w:author="Saleh Kalantari" w:date="2026-04-28T12:46:00Z" w16du:dateUtc="2026-04-28T10:46:00Z"/>
          <w:rFonts w:ascii="Microsoft Sans Serif"/>
          <w:sz w:val="19"/>
        </w:rPr>
      </w:pPr>
    </w:p>
    <w:p w14:paraId="452247C1" w14:textId="77777777" w:rsidR="00A40DB8" w:rsidRDefault="00A40DB8">
      <w:pPr>
        <w:pStyle w:val="BodyText"/>
        <w:rPr>
          <w:moveFrom w:id="533" w:author="Saleh Kalantari" w:date="2026-04-28T12:46:00Z" w16du:dateUtc="2026-04-28T10:46:00Z"/>
          <w:rFonts w:ascii="Microsoft Sans Serif"/>
          <w:sz w:val="19"/>
        </w:rPr>
      </w:pPr>
    </w:p>
    <w:p w14:paraId="4F279E70" w14:textId="77777777" w:rsidR="00A40DB8" w:rsidRDefault="00A40DB8">
      <w:pPr>
        <w:pStyle w:val="BodyText"/>
        <w:rPr>
          <w:moveFrom w:id="534" w:author="Saleh Kalantari" w:date="2026-04-28T12:46:00Z" w16du:dateUtc="2026-04-28T10:46:00Z"/>
          <w:rFonts w:ascii="Microsoft Sans Serif"/>
          <w:sz w:val="19"/>
        </w:rPr>
      </w:pPr>
    </w:p>
    <w:p w14:paraId="3DF61B09" w14:textId="77777777" w:rsidR="00A40DB8" w:rsidRDefault="00A40DB8">
      <w:pPr>
        <w:pStyle w:val="BodyText"/>
        <w:rPr>
          <w:moveFrom w:id="535" w:author="Saleh Kalantari" w:date="2026-04-28T12:46:00Z" w16du:dateUtc="2026-04-28T10:46:00Z"/>
          <w:rFonts w:ascii="Microsoft Sans Serif"/>
          <w:sz w:val="19"/>
        </w:rPr>
      </w:pPr>
    </w:p>
    <w:p w14:paraId="2577F4C6" w14:textId="77777777" w:rsidR="00A40DB8" w:rsidRDefault="00A40DB8">
      <w:pPr>
        <w:pStyle w:val="BodyText"/>
        <w:rPr>
          <w:moveFrom w:id="536" w:author="Saleh Kalantari" w:date="2026-04-28T12:46:00Z" w16du:dateUtc="2026-04-28T10:46:00Z"/>
          <w:rFonts w:ascii="Microsoft Sans Serif"/>
          <w:sz w:val="19"/>
        </w:rPr>
      </w:pPr>
    </w:p>
    <w:p w14:paraId="05F614DE" w14:textId="77777777" w:rsidR="00A40DB8" w:rsidRDefault="00A40DB8">
      <w:pPr>
        <w:pStyle w:val="BodyText"/>
        <w:rPr>
          <w:moveFrom w:id="537" w:author="Saleh Kalantari" w:date="2026-04-28T12:46:00Z" w16du:dateUtc="2026-04-28T10:46:00Z"/>
          <w:rFonts w:ascii="Microsoft Sans Serif"/>
          <w:sz w:val="19"/>
        </w:rPr>
      </w:pPr>
    </w:p>
    <w:p w14:paraId="4C8B4052" w14:textId="77777777" w:rsidR="00A40DB8" w:rsidRDefault="00A40DB8">
      <w:pPr>
        <w:pStyle w:val="BodyText"/>
        <w:rPr>
          <w:moveFrom w:id="538" w:author="Saleh Kalantari" w:date="2026-04-28T12:46:00Z" w16du:dateUtc="2026-04-28T10:46:00Z"/>
          <w:rFonts w:ascii="Microsoft Sans Serif"/>
          <w:sz w:val="19"/>
        </w:rPr>
      </w:pPr>
    </w:p>
    <w:p w14:paraId="152F620F" w14:textId="77777777" w:rsidR="00A40DB8" w:rsidRDefault="00A40DB8">
      <w:pPr>
        <w:pStyle w:val="BodyText"/>
        <w:rPr>
          <w:moveFrom w:id="539" w:author="Saleh Kalantari" w:date="2026-04-28T12:46:00Z" w16du:dateUtc="2026-04-28T10:46:00Z"/>
          <w:rFonts w:ascii="Microsoft Sans Serif"/>
          <w:sz w:val="19"/>
        </w:rPr>
      </w:pPr>
    </w:p>
    <w:p w14:paraId="55D18BE0" w14:textId="77777777" w:rsidR="00A40DB8" w:rsidRDefault="00A40DB8">
      <w:pPr>
        <w:pStyle w:val="BodyText"/>
        <w:rPr>
          <w:moveFrom w:id="540" w:author="Saleh Kalantari" w:date="2026-04-28T12:46:00Z" w16du:dateUtc="2026-04-28T10:46:00Z"/>
          <w:rFonts w:ascii="Microsoft Sans Serif"/>
          <w:sz w:val="19"/>
        </w:rPr>
      </w:pPr>
    </w:p>
    <w:p w14:paraId="62EFF394" w14:textId="77777777" w:rsidR="00A40DB8" w:rsidRDefault="00A40DB8">
      <w:pPr>
        <w:pStyle w:val="BodyText"/>
        <w:rPr>
          <w:moveFrom w:id="541" w:author="Saleh Kalantari" w:date="2026-04-28T12:46:00Z" w16du:dateUtc="2026-04-28T10:46:00Z"/>
          <w:rFonts w:ascii="Microsoft Sans Serif"/>
          <w:sz w:val="19"/>
        </w:rPr>
      </w:pPr>
    </w:p>
    <w:p w14:paraId="2A60617D" w14:textId="77777777" w:rsidR="00A40DB8" w:rsidRDefault="00A40DB8">
      <w:pPr>
        <w:pStyle w:val="BodyText"/>
        <w:rPr>
          <w:moveFrom w:id="542" w:author="Saleh Kalantari" w:date="2026-04-28T12:46:00Z" w16du:dateUtc="2026-04-28T10:46:00Z"/>
          <w:rFonts w:ascii="Microsoft Sans Serif"/>
          <w:sz w:val="19"/>
        </w:rPr>
      </w:pPr>
    </w:p>
    <w:p w14:paraId="4E88C164" w14:textId="77777777" w:rsidR="00A40DB8" w:rsidRDefault="00A40DB8">
      <w:pPr>
        <w:pStyle w:val="BodyText"/>
        <w:rPr>
          <w:moveFrom w:id="543" w:author="Saleh Kalantari" w:date="2026-04-28T12:46:00Z" w16du:dateUtc="2026-04-28T10:46:00Z"/>
          <w:rFonts w:ascii="Microsoft Sans Serif"/>
          <w:sz w:val="19"/>
        </w:rPr>
      </w:pPr>
    </w:p>
    <w:p w14:paraId="6F6FF005" w14:textId="77777777" w:rsidR="00A40DB8" w:rsidRDefault="00A40DB8">
      <w:pPr>
        <w:pStyle w:val="BodyText"/>
        <w:spacing w:before="110"/>
        <w:rPr>
          <w:moveFrom w:id="544" w:author="Saleh Kalantari" w:date="2026-04-28T12:46:00Z" w16du:dateUtc="2026-04-28T10:46:00Z"/>
          <w:rFonts w:ascii="Microsoft Sans Serif"/>
          <w:sz w:val="19"/>
        </w:rPr>
      </w:pPr>
    </w:p>
    <w:p w14:paraId="3457CFBA" w14:textId="77777777" w:rsidR="00A40DB8" w:rsidRDefault="00096600">
      <w:pPr>
        <w:ind w:left="3350"/>
        <w:rPr>
          <w:moveFrom w:id="545" w:author="Saleh Kalantari" w:date="2026-04-28T12:46:00Z" w16du:dateUtc="2026-04-28T10:46:00Z"/>
          <w:rFonts w:ascii="Microsoft Sans Serif"/>
          <w:sz w:val="19"/>
        </w:rPr>
      </w:pPr>
      <w:moveFrom w:id="546" w:author="Saleh Kalantari" w:date="2026-04-28T12:46:00Z" w16du:dateUtc="2026-04-28T10:46:00Z">
        <w:r>
          <w:rPr>
            <w:rFonts w:ascii="Microsoft Sans Serif"/>
            <w:noProof/>
            <w:sz w:val="19"/>
          </w:rPr>
          <mc:AlternateContent>
            <mc:Choice Requires="wpg">
              <w:drawing>
                <wp:anchor distT="0" distB="0" distL="0" distR="0" simplePos="0" relativeHeight="487616000" behindDoc="1" locked="0" layoutInCell="1" allowOverlap="1" wp14:anchorId="6E56B852" wp14:editId="0FEA06CC">
                  <wp:simplePos x="0" y="0"/>
                  <wp:positionH relativeFrom="page">
                    <wp:posOffset>759675</wp:posOffset>
                  </wp:positionH>
                  <wp:positionV relativeFrom="paragraph">
                    <wp:posOffset>275813</wp:posOffset>
                  </wp:positionV>
                  <wp:extent cx="6252845" cy="1809750"/>
                  <wp:effectExtent l="0" t="0" r="0" b="0"/>
                  <wp:wrapNone/>
                  <wp:docPr id="719447265" name="Group 719447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2845" cy="1809750"/>
                            <a:chOff x="0" y="0"/>
                            <a:chExt cx="6252845" cy="1809750"/>
                          </a:xfrm>
                        </wpg:grpSpPr>
                        <wps:wsp>
                          <wps:cNvPr id="316917850" name="Graphic 50"/>
                          <wps:cNvSpPr/>
                          <wps:spPr>
                            <a:xfrm>
                              <a:off x="1181598" y="5818"/>
                              <a:ext cx="491490" cy="1589405"/>
                            </a:xfrm>
                            <a:custGeom>
                              <a:avLst/>
                              <a:gdLst/>
                              <a:ahLst/>
                              <a:cxnLst/>
                              <a:rect l="l" t="t" r="r" b="b"/>
                              <a:pathLst>
                                <a:path w="491490" h="1589405">
                                  <a:moveTo>
                                    <a:pt x="426366" y="1589006"/>
                                  </a:moveTo>
                                  <a:lnTo>
                                    <a:pt x="64920" y="1589006"/>
                                  </a:lnTo>
                                  <a:lnTo>
                                    <a:pt x="54496" y="1587975"/>
                                  </a:lnTo>
                                  <a:lnTo>
                                    <a:pt x="19852" y="1569437"/>
                                  </a:lnTo>
                                  <a:lnTo>
                                    <a:pt x="1314" y="1534793"/>
                                  </a:lnTo>
                                  <a:lnTo>
                                    <a:pt x="0" y="1521508"/>
                                  </a:lnTo>
                                  <a:lnTo>
                                    <a:pt x="0" y="67781"/>
                                  </a:lnTo>
                                  <a:lnTo>
                                    <a:pt x="11388" y="30176"/>
                                  </a:lnTo>
                                  <a:lnTo>
                                    <a:pt x="41842" y="5159"/>
                                  </a:lnTo>
                                  <a:lnTo>
                                    <a:pt x="423505" y="0"/>
                                  </a:lnTo>
                                  <a:lnTo>
                                    <a:pt x="436790" y="1314"/>
                                  </a:lnTo>
                                  <a:lnTo>
                                    <a:pt x="471434" y="19852"/>
                                  </a:lnTo>
                                  <a:lnTo>
                                    <a:pt x="489972" y="54496"/>
                                  </a:lnTo>
                                  <a:lnTo>
                                    <a:pt x="491287" y="67781"/>
                                  </a:lnTo>
                                  <a:lnTo>
                                    <a:pt x="491287" y="1521508"/>
                                  </a:lnTo>
                                  <a:lnTo>
                                    <a:pt x="479899" y="1559113"/>
                                  </a:lnTo>
                                  <a:lnTo>
                                    <a:pt x="449444" y="1584130"/>
                                  </a:lnTo>
                                  <a:lnTo>
                                    <a:pt x="426366" y="1589006"/>
                                  </a:lnTo>
                                  <a:close/>
                                </a:path>
                              </a:pathLst>
                            </a:custGeom>
                            <a:solidFill>
                              <a:srgbClr val="D8E7D0"/>
                            </a:solidFill>
                          </wps:spPr>
                          <wps:bodyPr wrap="square" lIns="0" tIns="0" rIns="0" bIns="0" rtlCol="0">
                            <a:prstTxWarp prst="textNoShape">
                              <a:avLst/>
                            </a:prstTxWarp>
                            <a:noAutofit/>
                          </wps:bodyPr>
                        </wps:wsp>
                        <wps:wsp>
                          <wps:cNvPr id="982884593" name="Graphic 51"/>
                          <wps:cNvSpPr/>
                          <wps:spPr>
                            <a:xfrm>
                              <a:off x="1700932" y="10333"/>
                              <a:ext cx="4551680" cy="1798955"/>
                            </a:xfrm>
                            <a:custGeom>
                              <a:avLst/>
                              <a:gdLst/>
                              <a:ahLst/>
                              <a:cxnLst/>
                              <a:rect l="l" t="t" r="r" b="b"/>
                              <a:pathLst>
                                <a:path w="4551680" h="1798955">
                                  <a:moveTo>
                                    <a:pt x="4483550" y="1798959"/>
                                  </a:moveTo>
                                  <a:lnTo>
                                    <a:pt x="67781" y="1798959"/>
                                  </a:lnTo>
                                  <a:lnTo>
                                    <a:pt x="54496" y="1797645"/>
                                  </a:lnTo>
                                  <a:lnTo>
                                    <a:pt x="19852" y="1779107"/>
                                  </a:lnTo>
                                  <a:lnTo>
                                    <a:pt x="1314" y="1744463"/>
                                  </a:lnTo>
                                  <a:lnTo>
                                    <a:pt x="0" y="1731178"/>
                                  </a:lnTo>
                                  <a:lnTo>
                                    <a:pt x="0" y="67781"/>
                                  </a:lnTo>
                                  <a:lnTo>
                                    <a:pt x="11388" y="30176"/>
                                  </a:lnTo>
                                  <a:lnTo>
                                    <a:pt x="41842" y="5159"/>
                                  </a:lnTo>
                                  <a:lnTo>
                                    <a:pt x="67781" y="0"/>
                                  </a:lnTo>
                                  <a:lnTo>
                                    <a:pt x="4483550" y="0"/>
                                  </a:lnTo>
                                  <a:lnTo>
                                    <a:pt x="4521156" y="11388"/>
                                  </a:lnTo>
                                  <a:lnTo>
                                    <a:pt x="4546172" y="41842"/>
                                  </a:lnTo>
                                  <a:lnTo>
                                    <a:pt x="4551332" y="67781"/>
                                  </a:lnTo>
                                  <a:lnTo>
                                    <a:pt x="4551332" y="1731178"/>
                                  </a:lnTo>
                                  <a:lnTo>
                                    <a:pt x="4539944" y="1768783"/>
                                  </a:lnTo>
                                  <a:lnTo>
                                    <a:pt x="4509489" y="1793800"/>
                                  </a:lnTo>
                                  <a:lnTo>
                                    <a:pt x="4483550" y="1798959"/>
                                  </a:lnTo>
                                  <a:close/>
                                </a:path>
                              </a:pathLst>
                            </a:custGeom>
                            <a:solidFill>
                              <a:srgbClr val="F5F5F5"/>
                            </a:solidFill>
                          </wps:spPr>
                          <wps:bodyPr wrap="square" lIns="0" tIns="0" rIns="0" bIns="0" rtlCol="0">
                            <a:prstTxWarp prst="textNoShape">
                              <a:avLst/>
                            </a:prstTxWarp>
                            <a:noAutofit/>
                          </wps:bodyPr>
                        </wps:wsp>
                        <wps:wsp>
                          <wps:cNvPr id="501587042" name="Graphic 52"/>
                          <wps:cNvSpPr/>
                          <wps:spPr>
                            <a:xfrm>
                              <a:off x="1749793" y="41611"/>
                              <a:ext cx="4457065" cy="1756410"/>
                            </a:xfrm>
                            <a:custGeom>
                              <a:avLst/>
                              <a:gdLst/>
                              <a:ahLst/>
                              <a:cxnLst/>
                              <a:rect l="l" t="t" r="r" b="b"/>
                              <a:pathLst>
                                <a:path w="4457065" h="1756410">
                                  <a:moveTo>
                                    <a:pt x="2885351" y="242036"/>
                                  </a:moveTo>
                                  <a:lnTo>
                                    <a:pt x="2880017" y="215646"/>
                                  </a:lnTo>
                                  <a:lnTo>
                                    <a:pt x="2865488" y="194094"/>
                                  </a:lnTo>
                                  <a:lnTo>
                                    <a:pt x="2843936" y="179565"/>
                                  </a:lnTo>
                                  <a:lnTo>
                                    <a:pt x="2817545" y="174244"/>
                                  </a:lnTo>
                                  <a:lnTo>
                                    <a:pt x="67792" y="174244"/>
                                  </a:lnTo>
                                  <a:lnTo>
                                    <a:pt x="41402" y="179565"/>
                                  </a:lnTo>
                                  <a:lnTo>
                                    <a:pt x="19862" y="194094"/>
                                  </a:lnTo>
                                  <a:lnTo>
                                    <a:pt x="5321" y="215646"/>
                                  </a:lnTo>
                                  <a:lnTo>
                                    <a:pt x="0" y="242036"/>
                                  </a:lnTo>
                                  <a:lnTo>
                                    <a:pt x="0" y="1688249"/>
                                  </a:lnTo>
                                  <a:lnTo>
                                    <a:pt x="5321" y="1714639"/>
                                  </a:lnTo>
                                  <a:lnTo>
                                    <a:pt x="19862" y="1736191"/>
                                  </a:lnTo>
                                  <a:lnTo>
                                    <a:pt x="41402" y="1750720"/>
                                  </a:lnTo>
                                  <a:lnTo>
                                    <a:pt x="67792" y="1756054"/>
                                  </a:lnTo>
                                  <a:lnTo>
                                    <a:pt x="2817545" y="1756054"/>
                                  </a:lnTo>
                                  <a:lnTo>
                                    <a:pt x="2843936" y="1750720"/>
                                  </a:lnTo>
                                  <a:lnTo>
                                    <a:pt x="2865488" y="1736191"/>
                                  </a:lnTo>
                                  <a:lnTo>
                                    <a:pt x="2880017" y="1714639"/>
                                  </a:lnTo>
                                  <a:lnTo>
                                    <a:pt x="2885351" y="1688249"/>
                                  </a:lnTo>
                                  <a:lnTo>
                                    <a:pt x="2885351" y="242036"/>
                                  </a:lnTo>
                                  <a:close/>
                                </a:path>
                                <a:path w="4457065" h="1756410">
                                  <a:moveTo>
                                    <a:pt x="4456862" y="67792"/>
                                  </a:moveTo>
                                  <a:lnTo>
                                    <a:pt x="4451540" y="41414"/>
                                  </a:lnTo>
                                  <a:lnTo>
                                    <a:pt x="4437011" y="19862"/>
                                  </a:lnTo>
                                  <a:lnTo>
                                    <a:pt x="4415460" y="5334"/>
                                  </a:lnTo>
                                  <a:lnTo>
                                    <a:pt x="4389069" y="0"/>
                                  </a:lnTo>
                                  <a:lnTo>
                                    <a:pt x="3029127" y="0"/>
                                  </a:lnTo>
                                  <a:lnTo>
                                    <a:pt x="3002737" y="5334"/>
                                  </a:lnTo>
                                  <a:lnTo>
                                    <a:pt x="2981198" y="19862"/>
                                  </a:lnTo>
                                  <a:lnTo>
                                    <a:pt x="2966669" y="41414"/>
                                  </a:lnTo>
                                  <a:lnTo>
                                    <a:pt x="2961335" y="67792"/>
                                  </a:lnTo>
                                  <a:lnTo>
                                    <a:pt x="2961335" y="1674139"/>
                                  </a:lnTo>
                                  <a:lnTo>
                                    <a:pt x="2966669" y="1700530"/>
                                  </a:lnTo>
                                  <a:lnTo>
                                    <a:pt x="2981198" y="1722081"/>
                                  </a:lnTo>
                                  <a:lnTo>
                                    <a:pt x="3002737" y="1736610"/>
                                  </a:lnTo>
                                  <a:lnTo>
                                    <a:pt x="3023933" y="1740890"/>
                                  </a:lnTo>
                                  <a:lnTo>
                                    <a:pt x="4394263" y="1740890"/>
                                  </a:lnTo>
                                  <a:lnTo>
                                    <a:pt x="4415460" y="1736610"/>
                                  </a:lnTo>
                                  <a:lnTo>
                                    <a:pt x="4437011" y="1722081"/>
                                  </a:lnTo>
                                  <a:lnTo>
                                    <a:pt x="4451540" y="1700530"/>
                                  </a:lnTo>
                                  <a:lnTo>
                                    <a:pt x="4456862" y="1674139"/>
                                  </a:lnTo>
                                  <a:lnTo>
                                    <a:pt x="4456862" y="67792"/>
                                  </a:lnTo>
                                  <a:close/>
                                </a:path>
                              </a:pathLst>
                            </a:custGeom>
                            <a:solidFill>
                              <a:srgbClr val="FFFFFF"/>
                            </a:solidFill>
                          </wps:spPr>
                          <wps:bodyPr wrap="square" lIns="0" tIns="0" rIns="0" bIns="0" rtlCol="0">
                            <a:prstTxWarp prst="textNoShape">
                              <a:avLst/>
                            </a:prstTxWarp>
                            <a:noAutofit/>
                          </wps:bodyPr>
                        </wps:wsp>
                        <wps:wsp>
                          <wps:cNvPr id="622918735" name="Graphic 53"/>
                          <wps:cNvSpPr/>
                          <wps:spPr>
                            <a:xfrm>
                              <a:off x="0" y="6"/>
                              <a:ext cx="1176020" cy="1725295"/>
                            </a:xfrm>
                            <a:custGeom>
                              <a:avLst/>
                              <a:gdLst/>
                              <a:ahLst/>
                              <a:cxnLst/>
                              <a:rect l="l" t="t" r="r" b="b"/>
                              <a:pathLst>
                                <a:path w="1176020" h="1725295">
                                  <a:moveTo>
                                    <a:pt x="159131" y="21145"/>
                                  </a:moveTo>
                                  <a:lnTo>
                                    <a:pt x="153352" y="15367"/>
                                  </a:lnTo>
                                  <a:lnTo>
                                    <a:pt x="5778" y="15367"/>
                                  </a:lnTo>
                                  <a:lnTo>
                                    <a:pt x="0" y="21145"/>
                                  </a:lnTo>
                                  <a:lnTo>
                                    <a:pt x="0" y="1719160"/>
                                  </a:lnTo>
                                  <a:lnTo>
                                    <a:pt x="5638" y="1724812"/>
                                  </a:lnTo>
                                  <a:lnTo>
                                    <a:pt x="153479" y="1724812"/>
                                  </a:lnTo>
                                  <a:lnTo>
                                    <a:pt x="159131" y="1719160"/>
                                  </a:lnTo>
                                  <a:lnTo>
                                    <a:pt x="159131" y="21145"/>
                                  </a:lnTo>
                                  <a:close/>
                                </a:path>
                                <a:path w="1176020" h="1725295">
                                  <a:moveTo>
                                    <a:pt x="678434" y="67779"/>
                                  </a:moveTo>
                                  <a:lnTo>
                                    <a:pt x="667042" y="30175"/>
                                  </a:lnTo>
                                  <a:lnTo>
                                    <a:pt x="636587" y="5156"/>
                                  </a:lnTo>
                                  <a:lnTo>
                                    <a:pt x="610654" y="0"/>
                                  </a:lnTo>
                                  <a:lnTo>
                                    <a:pt x="254927" y="0"/>
                                  </a:lnTo>
                                  <a:lnTo>
                                    <a:pt x="217322" y="11391"/>
                                  </a:lnTo>
                                  <a:lnTo>
                                    <a:pt x="192303" y="41846"/>
                                  </a:lnTo>
                                  <a:lnTo>
                                    <a:pt x="187147" y="67779"/>
                                  </a:lnTo>
                                  <a:lnTo>
                                    <a:pt x="187147" y="1521510"/>
                                  </a:lnTo>
                                  <a:lnTo>
                                    <a:pt x="198539" y="1559115"/>
                                  </a:lnTo>
                                  <a:lnTo>
                                    <a:pt x="228993" y="1584134"/>
                                  </a:lnTo>
                                  <a:lnTo>
                                    <a:pt x="252069" y="1589011"/>
                                  </a:lnTo>
                                  <a:lnTo>
                                    <a:pt x="613511" y="1589011"/>
                                  </a:lnTo>
                                  <a:lnTo>
                                    <a:pt x="658583" y="1569440"/>
                                  </a:lnTo>
                                  <a:lnTo>
                                    <a:pt x="677125" y="1534795"/>
                                  </a:lnTo>
                                  <a:lnTo>
                                    <a:pt x="678434" y="1521510"/>
                                  </a:lnTo>
                                  <a:lnTo>
                                    <a:pt x="678434" y="67779"/>
                                  </a:lnTo>
                                  <a:close/>
                                </a:path>
                                <a:path w="1176020" h="1725295">
                                  <a:moveTo>
                                    <a:pt x="1175715" y="67779"/>
                                  </a:moveTo>
                                  <a:lnTo>
                                    <a:pt x="1164323" y="30175"/>
                                  </a:lnTo>
                                  <a:lnTo>
                                    <a:pt x="1133868" y="5156"/>
                                  </a:lnTo>
                                  <a:lnTo>
                                    <a:pt x="1107935" y="0"/>
                                  </a:lnTo>
                                  <a:lnTo>
                                    <a:pt x="752208" y="0"/>
                                  </a:lnTo>
                                  <a:lnTo>
                                    <a:pt x="714603" y="11391"/>
                                  </a:lnTo>
                                  <a:lnTo>
                                    <a:pt x="689584" y="41846"/>
                                  </a:lnTo>
                                  <a:lnTo>
                                    <a:pt x="684428" y="67779"/>
                                  </a:lnTo>
                                  <a:lnTo>
                                    <a:pt x="684428" y="1521510"/>
                                  </a:lnTo>
                                  <a:lnTo>
                                    <a:pt x="695820" y="1559115"/>
                                  </a:lnTo>
                                  <a:lnTo>
                                    <a:pt x="726274" y="1584134"/>
                                  </a:lnTo>
                                  <a:lnTo>
                                    <a:pt x="749350" y="1589011"/>
                                  </a:lnTo>
                                  <a:lnTo>
                                    <a:pt x="1110792" y="1589011"/>
                                  </a:lnTo>
                                  <a:lnTo>
                                    <a:pt x="1155865" y="1569440"/>
                                  </a:lnTo>
                                  <a:lnTo>
                                    <a:pt x="1174394" y="1534795"/>
                                  </a:lnTo>
                                  <a:lnTo>
                                    <a:pt x="1175715" y="1521510"/>
                                  </a:lnTo>
                                  <a:lnTo>
                                    <a:pt x="1175715" y="67779"/>
                                  </a:lnTo>
                                  <a:close/>
                                </a:path>
                              </a:pathLst>
                            </a:custGeom>
                            <a:solidFill>
                              <a:srgbClr val="D8E7D0"/>
                            </a:solidFill>
                          </wps:spPr>
                          <wps:bodyPr wrap="square" lIns="0" tIns="0" rIns="0" bIns="0" rtlCol="0">
                            <a:prstTxWarp prst="textNoShape">
                              <a:avLst/>
                            </a:prstTxWarp>
                            <a:noAutofit/>
                          </wps:bodyPr>
                        </wps:wsp>
                        <wps:wsp>
                          <wps:cNvPr id="1500653221" name="Graphic 54"/>
                          <wps:cNvSpPr/>
                          <wps:spPr>
                            <a:xfrm>
                              <a:off x="0" y="215855"/>
                              <a:ext cx="159385" cy="1588135"/>
                            </a:xfrm>
                            <a:custGeom>
                              <a:avLst/>
                              <a:gdLst/>
                              <a:ahLst/>
                              <a:cxnLst/>
                              <a:rect l="l" t="t" r="r" b="b"/>
                              <a:pathLst>
                                <a:path w="159385" h="1588135">
                                  <a:moveTo>
                                    <a:pt x="159156" y="1361579"/>
                                  </a:moveTo>
                                  <a:lnTo>
                                    <a:pt x="0" y="1361579"/>
                                  </a:lnTo>
                                  <a:lnTo>
                                    <a:pt x="0" y="1587525"/>
                                  </a:lnTo>
                                  <a:lnTo>
                                    <a:pt x="159156" y="1587525"/>
                                  </a:lnTo>
                                  <a:lnTo>
                                    <a:pt x="159156" y="1361579"/>
                                  </a:lnTo>
                                  <a:close/>
                                </a:path>
                                <a:path w="159385" h="1588135">
                                  <a:moveTo>
                                    <a:pt x="159156" y="1134643"/>
                                  </a:moveTo>
                                  <a:lnTo>
                                    <a:pt x="0" y="1134643"/>
                                  </a:lnTo>
                                  <a:lnTo>
                                    <a:pt x="0" y="1360601"/>
                                  </a:lnTo>
                                  <a:lnTo>
                                    <a:pt x="159156" y="1360601"/>
                                  </a:lnTo>
                                  <a:lnTo>
                                    <a:pt x="159156" y="1134643"/>
                                  </a:lnTo>
                                  <a:close/>
                                </a:path>
                                <a:path w="159385" h="1588135">
                                  <a:moveTo>
                                    <a:pt x="159156" y="907719"/>
                                  </a:moveTo>
                                  <a:lnTo>
                                    <a:pt x="0" y="907719"/>
                                  </a:lnTo>
                                  <a:lnTo>
                                    <a:pt x="0" y="1133665"/>
                                  </a:lnTo>
                                  <a:lnTo>
                                    <a:pt x="159156" y="1133665"/>
                                  </a:lnTo>
                                  <a:lnTo>
                                    <a:pt x="159156" y="907719"/>
                                  </a:lnTo>
                                  <a:close/>
                                </a:path>
                                <a:path w="159385" h="1588135">
                                  <a:moveTo>
                                    <a:pt x="159156" y="680783"/>
                                  </a:moveTo>
                                  <a:lnTo>
                                    <a:pt x="0" y="680783"/>
                                  </a:lnTo>
                                  <a:lnTo>
                                    <a:pt x="0" y="906741"/>
                                  </a:lnTo>
                                  <a:lnTo>
                                    <a:pt x="159156" y="906741"/>
                                  </a:lnTo>
                                  <a:lnTo>
                                    <a:pt x="159156" y="680783"/>
                                  </a:lnTo>
                                  <a:close/>
                                </a:path>
                                <a:path w="159385" h="1588135">
                                  <a:moveTo>
                                    <a:pt x="159156" y="453859"/>
                                  </a:moveTo>
                                  <a:lnTo>
                                    <a:pt x="0" y="453859"/>
                                  </a:lnTo>
                                  <a:lnTo>
                                    <a:pt x="0" y="679805"/>
                                  </a:lnTo>
                                  <a:lnTo>
                                    <a:pt x="159156" y="679805"/>
                                  </a:lnTo>
                                  <a:lnTo>
                                    <a:pt x="159156" y="453859"/>
                                  </a:lnTo>
                                  <a:close/>
                                </a:path>
                                <a:path w="159385" h="1588135">
                                  <a:moveTo>
                                    <a:pt x="159156" y="226923"/>
                                  </a:moveTo>
                                  <a:lnTo>
                                    <a:pt x="0" y="226923"/>
                                  </a:lnTo>
                                  <a:lnTo>
                                    <a:pt x="0" y="452882"/>
                                  </a:lnTo>
                                  <a:lnTo>
                                    <a:pt x="159156" y="452882"/>
                                  </a:lnTo>
                                  <a:lnTo>
                                    <a:pt x="159156" y="226923"/>
                                  </a:lnTo>
                                  <a:close/>
                                </a:path>
                                <a:path w="159385" h="1588135">
                                  <a:moveTo>
                                    <a:pt x="159156" y="0"/>
                                  </a:moveTo>
                                  <a:lnTo>
                                    <a:pt x="0" y="0"/>
                                  </a:lnTo>
                                  <a:lnTo>
                                    <a:pt x="0" y="225945"/>
                                  </a:lnTo>
                                  <a:lnTo>
                                    <a:pt x="159156" y="225945"/>
                                  </a:lnTo>
                                  <a:lnTo>
                                    <a:pt x="159156" y="0"/>
                                  </a:lnTo>
                                  <a:close/>
                                </a:path>
                              </a:pathLst>
                            </a:custGeom>
                            <a:solidFill>
                              <a:srgbClr val="FFFFFF"/>
                            </a:solidFill>
                          </wps:spPr>
                          <wps:bodyPr wrap="square" lIns="0" tIns="0" rIns="0" bIns="0" rtlCol="0">
                            <a:prstTxWarp prst="textNoShape">
                              <a:avLst/>
                            </a:prstTxWarp>
                            <a:noAutofit/>
                          </wps:bodyPr>
                        </wps:wsp>
                        <wps:wsp>
                          <wps:cNvPr id="1197453012" name="Graphic 55"/>
                          <wps:cNvSpPr/>
                          <wps:spPr>
                            <a:xfrm>
                              <a:off x="0" y="217020"/>
                              <a:ext cx="159385" cy="1362075"/>
                            </a:xfrm>
                            <a:custGeom>
                              <a:avLst/>
                              <a:gdLst/>
                              <a:ahLst/>
                              <a:cxnLst/>
                              <a:rect l="l" t="t" r="r" b="b"/>
                              <a:pathLst>
                                <a:path w="159385" h="1362075">
                                  <a:moveTo>
                                    <a:pt x="0" y="0"/>
                                  </a:moveTo>
                                  <a:lnTo>
                                    <a:pt x="159164" y="0"/>
                                  </a:lnTo>
                                </a:path>
                                <a:path w="159385" h="1362075">
                                  <a:moveTo>
                                    <a:pt x="0" y="223600"/>
                                  </a:moveTo>
                                  <a:lnTo>
                                    <a:pt x="159164" y="223600"/>
                                  </a:lnTo>
                                </a:path>
                                <a:path w="159385" h="1362075">
                                  <a:moveTo>
                                    <a:pt x="0" y="226930"/>
                                  </a:moveTo>
                                  <a:lnTo>
                                    <a:pt x="159164" y="226930"/>
                                  </a:lnTo>
                                </a:path>
                                <a:path w="159385" h="1362075">
                                  <a:moveTo>
                                    <a:pt x="0" y="450531"/>
                                  </a:moveTo>
                                  <a:lnTo>
                                    <a:pt x="159164" y="450531"/>
                                  </a:lnTo>
                                </a:path>
                                <a:path w="159385" h="1362075">
                                  <a:moveTo>
                                    <a:pt x="0" y="453861"/>
                                  </a:moveTo>
                                  <a:lnTo>
                                    <a:pt x="159164" y="453861"/>
                                  </a:lnTo>
                                </a:path>
                                <a:path w="159385" h="1362075">
                                  <a:moveTo>
                                    <a:pt x="0" y="677462"/>
                                  </a:moveTo>
                                  <a:lnTo>
                                    <a:pt x="159164" y="677462"/>
                                  </a:lnTo>
                                </a:path>
                                <a:path w="159385" h="1362075">
                                  <a:moveTo>
                                    <a:pt x="0" y="680792"/>
                                  </a:moveTo>
                                  <a:lnTo>
                                    <a:pt x="159164" y="680792"/>
                                  </a:lnTo>
                                </a:path>
                                <a:path w="159385" h="1362075">
                                  <a:moveTo>
                                    <a:pt x="0" y="904392"/>
                                  </a:moveTo>
                                  <a:lnTo>
                                    <a:pt x="159164" y="904392"/>
                                  </a:lnTo>
                                </a:path>
                                <a:path w="159385" h="1362075">
                                  <a:moveTo>
                                    <a:pt x="0" y="907722"/>
                                  </a:moveTo>
                                  <a:lnTo>
                                    <a:pt x="159164" y="907722"/>
                                  </a:lnTo>
                                </a:path>
                                <a:path w="159385" h="1362075">
                                  <a:moveTo>
                                    <a:pt x="0" y="1131323"/>
                                  </a:moveTo>
                                  <a:lnTo>
                                    <a:pt x="159164" y="1131323"/>
                                  </a:lnTo>
                                </a:path>
                                <a:path w="159385" h="1362075">
                                  <a:moveTo>
                                    <a:pt x="0" y="1134653"/>
                                  </a:moveTo>
                                  <a:lnTo>
                                    <a:pt x="159164" y="1134653"/>
                                  </a:lnTo>
                                </a:path>
                                <a:path w="159385" h="1362075">
                                  <a:moveTo>
                                    <a:pt x="0" y="1358254"/>
                                  </a:moveTo>
                                  <a:lnTo>
                                    <a:pt x="159164" y="1358254"/>
                                  </a:lnTo>
                                </a:path>
                                <a:path w="159385" h="1362075">
                                  <a:moveTo>
                                    <a:pt x="0" y="1361583"/>
                                  </a:moveTo>
                                  <a:lnTo>
                                    <a:pt x="159164" y="1361583"/>
                                  </a:lnTo>
                                </a:path>
                              </a:pathLst>
                            </a:custGeom>
                            <a:ln w="235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90564022" name="Image 56"/>
                            <pic:cNvPicPr/>
                          </pic:nvPicPr>
                          <pic:blipFill>
                            <a:blip r:embed="rId35" cstate="print"/>
                            <a:stretch>
                              <a:fillRect/>
                            </a:stretch>
                          </pic:blipFill>
                          <pic:spPr>
                            <a:xfrm>
                              <a:off x="5915579" y="455266"/>
                              <a:ext cx="194196" cy="194196"/>
                            </a:xfrm>
                            <a:prstGeom prst="rect">
                              <a:avLst/>
                            </a:prstGeom>
                          </pic:spPr>
                        </pic:pic>
                        <pic:pic xmlns:pic="http://schemas.openxmlformats.org/drawingml/2006/picture">
                          <pic:nvPicPr>
                            <pic:cNvPr id="1217640985" name="Image 57"/>
                            <pic:cNvPicPr/>
                          </pic:nvPicPr>
                          <pic:blipFill>
                            <a:blip r:embed="rId36" cstate="print"/>
                            <a:stretch>
                              <a:fillRect/>
                            </a:stretch>
                          </pic:blipFill>
                          <pic:spPr>
                            <a:xfrm>
                              <a:off x="2567153" y="41614"/>
                              <a:ext cx="97098" cy="126640"/>
                            </a:xfrm>
                            <a:prstGeom prst="rect">
                              <a:avLst/>
                            </a:prstGeom>
                          </pic:spPr>
                        </pic:pic>
                        <wps:wsp>
                          <wps:cNvPr id="298890024" name="Graphic 58"/>
                          <wps:cNvSpPr/>
                          <wps:spPr>
                            <a:xfrm>
                              <a:off x="1749385" y="481537"/>
                              <a:ext cx="2879725" cy="944244"/>
                            </a:xfrm>
                            <a:custGeom>
                              <a:avLst/>
                              <a:gdLst/>
                              <a:ahLst/>
                              <a:cxnLst/>
                              <a:rect l="l" t="t" r="r" b="b"/>
                              <a:pathLst>
                                <a:path w="2879725" h="944244">
                                  <a:moveTo>
                                    <a:pt x="413" y="0"/>
                                  </a:moveTo>
                                  <a:lnTo>
                                    <a:pt x="2879592" y="0"/>
                                  </a:lnTo>
                                </a:path>
                                <a:path w="2879725" h="944244">
                                  <a:moveTo>
                                    <a:pt x="413" y="711892"/>
                                  </a:moveTo>
                                  <a:lnTo>
                                    <a:pt x="2879592" y="711892"/>
                                  </a:lnTo>
                                </a:path>
                                <a:path w="2879725" h="944244">
                                  <a:moveTo>
                                    <a:pt x="0" y="944084"/>
                                  </a:moveTo>
                                  <a:lnTo>
                                    <a:pt x="2879179" y="944084"/>
                                  </a:lnTo>
                                </a:path>
                              </a:pathLst>
                            </a:custGeom>
                            <a:ln w="8443">
                              <a:solidFill>
                                <a:srgbClr val="000000"/>
                              </a:solidFill>
                              <a:prstDash val="sysDot"/>
                            </a:ln>
                          </wps:spPr>
                          <wps:bodyPr wrap="square" lIns="0" tIns="0" rIns="0" bIns="0" rtlCol="0">
                            <a:prstTxWarp prst="textNoShape">
                              <a:avLst/>
                            </a:prstTxWarp>
                            <a:noAutofit/>
                          </wps:bodyPr>
                        </wps:wsp>
                        <wps:wsp>
                          <wps:cNvPr id="1511109684" name="Textbox 59"/>
                          <wps:cNvSpPr txBox="1"/>
                          <wps:spPr>
                            <a:xfrm>
                              <a:off x="53694" y="5739"/>
                              <a:ext cx="1612900" cy="1740535"/>
                            </a:xfrm>
                            <a:prstGeom prst="rect">
                              <a:avLst/>
                            </a:prstGeom>
                          </wps:spPr>
                          <wps:txbx>
                            <w:txbxContent>
                              <w:p w14:paraId="0E8170D5" w14:textId="77777777" w:rsidR="00A40DB8" w:rsidRDefault="00096600">
                                <w:pPr>
                                  <w:tabs>
                                    <w:tab w:val="left" w:pos="383"/>
                                    <w:tab w:val="left" w:pos="1166"/>
                                    <w:tab w:val="left" w:pos="1806"/>
                                  </w:tabs>
                                  <w:spacing w:before="17"/>
                                  <w:rPr>
                                    <w:del w:id="547" w:author="Saleh Kalantari" w:date="2026-04-28T12:46:00Z" w16du:dateUtc="2026-04-28T10:46:00Z"/>
                                    <w:rFonts w:ascii="Calibri"/>
                                    <w:b/>
                                    <w:sz w:val="15"/>
                                  </w:rPr>
                                </w:pPr>
                                <w:del w:id="548" w:author="Saleh Kalantari" w:date="2026-04-28T12:46:00Z" w16du:dateUtc="2026-04-28T10:46:00Z">
                                  <w:r>
                                    <w:rPr>
                                      <w:rFonts w:ascii="Calibri"/>
                                      <w:b/>
                                      <w:spacing w:val="-10"/>
                                      <w:w w:val="125"/>
                                      <w:position w:val="2"/>
                                      <w:sz w:val="13"/>
                                    </w:rPr>
                                    <w:delText>#</w:delText>
                                  </w:r>
                                  <w:r>
                                    <w:rPr>
                                      <w:rFonts w:ascii="Calibri"/>
                                      <w:b/>
                                      <w:position w:val="2"/>
                                      <w:sz w:val="13"/>
                                    </w:rPr>
                                    <w:tab/>
                                  </w:r>
                                  <w:r>
                                    <w:rPr>
                                      <w:rFonts w:ascii="Calibri"/>
                                      <w:b/>
                                      <w:w w:val="115"/>
                                      <w:position w:val="1"/>
                                      <w:sz w:val="15"/>
                                    </w:rPr>
                                    <w:delText>LLM</w:delText>
                                  </w:r>
                                  <w:r>
                                    <w:rPr>
                                      <w:rFonts w:ascii="Calibri"/>
                                      <w:b/>
                                      <w:spacing w:val="-7"/>
                                      <w:w w:val="115"/>
                                      <w:position w:val="1"/>
                                      <w:sz w:val="15"/>
                                    </w:rPr>
                                    <w:delText xml:space="preserve"> </w:delText>
                                  </w:r>
                                  <w:r>
                                    <w:rPr>
                                      <w:rFonts w:ascii="Calibri"/>
                                      <w:b/>
                                      <w:spacing w:val="-10"/>
                                      <w:w w:val="125"/>
                                      <w:position w:val="1"/>
                                      <w:sz w:val="15"/>
                                    </w:rPr>
                                    <w:delText>1</w:delText>
                                  </w:r>
                                  <w:r>
                                    <w:rPr>
                                      <w:rFonts w:ascii="Calibri"/>
                                      <w:b/>
                                      <w:position w:val="1"/>
                                      <w:sz w:val="15"/>
                                    </w:rPr>
                                    <w:tab/>
                                  </w:r>
                                  <w:r>
                                    <w:rPr>
                                      <w:rFonts w:ascii="Calibri"/>
                                      <w:b/>
                                      <w:w w:val="115"/>
                                      <w:position w:val="1"/>
                                      <w:sz w:val="15"/>
                                    </w:rPr>
                                    <w:delText>LLM</w:delText>
                                  </w:r>
                                  <w:r>
                                    <w:rPr>
                                      <w:rFonts w:ascii="Calibri"/>
                                      <w:b/>
                                      <w:spacing w:val="-7"/>
                                      <w:w w:val="115"/>
                                      <w:position w:val="1"/>
                                      <w:sz w:val="15"/>
                                    </w:rPr>
                                    <w:delText xml:space="preserve"> </w:delText>
                                  </w:r>
                                  <w:r>
                                    <w:rPr>
                                      <w:rFonts w:ascii="Calibri"/>
                                      <w:b/>
                                      <w:spacing w:val="-10"/>
                                      <w:w w:val="125"/>
                                      <w:position w:val="1"/>
                                      <w:sz w:val="15"/>
                                    </w:rPr>
                                    <w:delText>2</w:delText>
                                  </w:r>
                                  <w:r>
                                    <w:rPr>
                                      <w:rFonts w:ascii="Calibri"/>
                                      <w:b/>
                                      <w:position w:val="1"/>
                                      <w:sz w:val="15"/>
                                    </w:rPr>
                                    <w:tab/>
                                  </w:r>
                                  <w:r>
                                    <w:rPr>
                                      <w:rFonts w:ascii="Calibri"/>
                                      <w:b/>
                                      <w:spacing w:val="-2"/>
                                      <w:w w:val="125"/>
                                      <w:sz w:val="15"/>
                                    </w:rPr>
                                    <w:delText>Physician</w:delText>
                                  </w:r>
                                </w:del>
                              </w:p>
                              <w:p w14:paraId="16D261D0" w14:textId="77777777" w:rsidR="00A40DB8" w:rsidRDefault="00A40DB8">
                                <w:pPr>
                                  <w:spacing w:before="44"/>
                                  <w:rPr>
                                    <w:del w:id="549" w:author="Saleh Kalantari" w:date="2026-04-28T12:46:00Z" w16du:dateUtc="2026-04-28T10:46:00Z"/>
                                    <w:rFonts w:ascii="Calibri"/>
                                    <w:b/>
                                    <w:sz w:val="15"/>
                                  </w:rPr>
                                </w:pPr>
                              </w:p>
                              <w:p w14:paraId="1FFF3883" w14:textId="77777777" w:rsidR="00A40DB8" w:rsidRDefault="00096600">
                                <w:pPr>
                                  <w:spacing w:before="1"/>
                                  <w:ind w:left="3"/>
                                  <w:rPr>
                                    <w:del w:id="550" w:author="Saleh Kalantari" w:date="2026-04-28T12:46:00Z" w16du:dateUtc="2026-04-28T10:46:00Z"/>
                                    <w:rFonts w:ascii="Microsoft Sans Serif"/>
                                    <w:sz w:val="13"/>
                                  </w:rPr>
                                </w:pPr>
                                <w:del w:id="551" w:author="Saleh Kalantari" w:date="2026-04-28T12:46:00Z" w16du:dateUtc="2026-04-28T10:46:00Z">
                                  <w:r>
                                    <w:rPr>
                                      <w:rFonts w:ascii="Microsoft Sans Serif"/>
                                      <w:spacing w:val="-10"/>
                                      <w:sz w:val="13"/>
                                    </w:rPr>
                                    <w:delText>1</w:delText>
                                  </w:r>
                                </w:del>
                              </w:p>
                              <w:p w14:paraId="1D27CC2A" w14:textId="77777777" w:rsidR="00A40DB8" w:rsidRDefault="00A40DB8">
                                <w:pPr>
                                  <w:spacing w:before="62"/>
                                  <w:rPr>
                                    <w:del w:id="552" w:author="Saleh Kalantari" w:date="2026-04-28T12:46:00Z" w16du:dateUtc="2026-04-28T10:46:00Z"/>
                                    <w:rFonts w:ascii="Microsoft Sans Serif"/>
                                    <w:sz w:val="13"/>
                                  </w:rPr>
                                </w:pPr>
                              </w:p>
                              <w:p w14:paraId="1AD0212E" w14:textId="77777777" w:rsidR="00A40DB8" w:rsidRDefault="00096600">
                                <w:pPr>
                                  <w:spacing w:before="1"/>
                                  <w:ind w:left="3"/>
                                  <w:rPr>
                                    <w:del w:id="553" w:author="Saleh Kalantari" w:date="2026-04-28T12:46:00Z" w16du:dateUtc="2026-04-28T10:46:00Z"/>
                                    <w:rFonts w:ascii="Microsoft Sans Serif"/>
                                    <w:sz w:val="13"/>
                                  </w:rPr>
                                </w:pPr>
                                <w:del w:id="554" w:author="Saleh Kalantari" w:date="2026-04-28T12:46:00Z" w16du:dateUtc="2026-04-28T10:46:00Z">
                                  <w:r>
                                    <w:rPr>
                                      <w:rFonts w:ascii="Microsoft Sans Serif"/>
                                      <w:spacing w:val="-10"/>
                                      <w:sz w:val="13"/>
                                    </w:rPr>
                                    <w:delText>2</w:delText>
                                  </w:r>
                                </w:del>
                              </w:p>
                              <w:p w14:paraId="3D95A4D9" w14:textId="77777777" w:rsidR="00A40DB8" w:rsidRDefault="00A40DB8">
                                <w:pPr>
                                  <w:spacing w:before="63"/>
                                  <w:rPr>
                                    <w:del w:id="555" w:author="Saleh Kalantari" w:date="2026-04-28T12:46:00Z" w16du:dateUtc="2026-04-28T10:46:00Z"/>
                                    <w:rFonts w:ascii="Microsoft Sans Serif"/>
                                    <w:sz w:val="13"/>
                                  </w:rPr>
                                </w:pPr>
                              </w:p>
                              <w:p w14:paraId="30E1E915" w14:textId="77777777" w:rsidR="00A40DB8" w:rsidRDefault="00096600">
                                <w:pPr>
                                  <w:ind w:left="3"/>
                                  <w:rPr>
                                    <w:del w:id="556" w:author="Saleh Kalantari" w:date="2026-04-28T12:46:00Z" w16du:dateUtc="2026-04-28T10:46:00Z"/>
                                    <w:rFonts w:ascii="Microsoft Sans Serif"/>
                                    <w:sz w:val="13"/>
                                  </w:rPr>
                                </w:pPr>
                                <w:del w:id="557" w:author="Saleh Kalantari" w:date="2026-04-28T12:46:00Z" w16du:dateUtc="2026-04-28T10:46:00Z">
                                  <w:r>
                                    <w:rPr>
                                      <w:rFonts w:ascii="Microsoft Sans Serif"/>
                                      <w:spacing w:val="-10"/>
                                      <w:sz w:val="13"/>
                                    </w:rPr>
                                    <w:delText>3</w:delText>
                                  </w:r>
                                </w:del>
                              </w:p>
                              <w:p w14:paraId="65B792B5" w14:textId="77777777" w:rsidR="00A40DB8" w:rsidRDefault="00A40DB8">
                                <w:pPr>
                                  <w:spacing w:before="63"/>
                                  <w:rPr>
                                    <w:del w:id="558" w:author="Saleh Kalantari" w:date="2026-04-28T12:46:00Z" w16du:dateUtc="2026-04-28T10:46:00Z"/>
                                    <w:rFonts w:ascii="Microsoft Sans Serif"/>
                                    <w:sz w:val="13"/>
                                  </w:rPr>
                                </w:pPr>
                              </w:p>
                              <w:p w14:paraId="4E841FEA" w14:textId="77777777" w:rsidR="00A40DB8" w:rsidRDefault="00096600">
                                <w:pPr>
                                  <w:ind w:left="3"/>
                                  <w:rPr>
                                    <w:del w:id="559" w:author="Saleh Kalantari" w:date="2026-04-28T12:46:00Z" w16du:dateUtc="2026-04-28T10:46:00Z"/>
                                    <w:rFonts w:ascii="Microsoft Sans Serif"/>
                                    <w:sz w:val="13"/>
                                  </w:rPr>
                                </w:pPr>
                                <w:del w:id="560" w:author="Saleh Kalantari" w:date="2026-04-28T12:46:00Z" w16du:dateUtc="2026-04-28T10:46:00Z">
                                  <w:r>
                                    <w:rPr>
                                      <w:rFonts w:ascii="Microsoft Sans Serif"/>
                                      <w:spacing w:val="-10"/>
                                      <w:sz w:val="13"/>
                                    </w:rPr>
                                    <w:delText>4</w:delText>
                                  </w:r>
                                </w:del>
                              </w:p>
                              <w:p w14:paraId="3DC93F02" w14:textId="77777777" w:rsidR="00A40DB8" w:rsidRDefault="00A40DB8">
                                <w:pPr>
                                  <w:spacing w:before="63"/>
                                  <w:rPr>
                                    <w:del w:id="561" w:author="Saleh Kalantari" w:date="2026-04-28T12:46:00Z" w16du:dateUtc="2026-04-28T10:46:00Z"/>
                                    <w:rFonts w:ascii="Microsoft Sans Serif"/>
                                    <w:sz w:val="13"/>
                                  </w:rPr>
                                </w:pPr>
                              </w:p>
                              <w:p w14:paraId="6C82F1E3" w14:textId="77777777" w:rsidR="00A40DB8" w:rsidRDefault="00096600">
                                <w:pPr>
                                  <w:ind w:left="3"/>
                                  <w:rPr>
                                    <w:del w:id="562" w:author="Saleh Kalantari" w:date="2026-04-28T12:46:00Z" w16du:dateUtc="2026-04-28T10:46:00Z"/>
                                    <w:rFonts w:ascii="Microsoft Sans Serif"/>
                                    <w:sz w:val="13"/>
                                  </w:rPr>
                                </w:pPr>
                                <w:del w:id="563" w:author="Saleh Kalantari" w:date="2026-04-28T12:46:00Z" w16du:dateUtc="2026-04-28T10:46:00Z">
                                  <w:r>
                                    <w:rPr>
                                      <w:rFonts w:ascii="Microsoft Sans Serif"/>
                                      <w:spacing w:val="-10"/>
                                      <w:sz w:val="13"/>
                                    </w:rPr>
                                    <w:delText>5</w:delText>
                                  </w:r>
                                </w:del>
                              </w:p>
                              <w:p w14:paraId="76867A36" w14:textId="77777777" w:rsidR="00A40DB8" w:rsidRDefault="00A40DB8">
                                <w:pPr>
                                  <w:spacing w:before="63"/>
                                  <w:rPr>
                                    <w:del w:id="564" w:author="Saleh Kalantari" w:date="2026-04-28T12:46:00Z" w16du:dateUtc="2026-04-28T10:46:00Z"/>
                                    <w:rFonts w:ascii="Microsoft Sans Serif"/>
                                    <w:sz w:val="13"/>
                                  </w:rPr>
                                </w:pPr>
                              </w:p>
                              <w:p w14:paraId="200B6746" w14:textId="77777777" w:rsidR="00A40DB8" w:rsidRDefault="00096600">
                                <w:pPr>
                                  <w:ind w:left="3"/>
                                  <w:rPr>
                                    <w:del w:id="565" w:author="Saleh Kalantari" w:date="2026-04-28T12:46:00Z" w16du:dateUtc="2026-04-28T10:46:00Z"/>
                                    <w:rFonts w:ascii="Microsoft Sans Serif"/>
                                    <w:sz w:val="13"/>
                                  </w:rPr>
                                </w:pPr>
                                <w:del w:id="566" w:author="Saleh Kalantari" w:date="2026-04-28T12:46:00Z" w16du:dateUtc="2026-04-28T10:46:00Z">
                                  <w:r>
                                    <w:rPr>
                                      <w:rFonts w:ascii="Microsoft Sans Serif"/>
                                      <w:spacing w:val="-10"/>
                                      <w:sz w:val="13"/>
                                    </w:rPr>
                                    <w:delText>6</w:delText>
                                  </w:r>
                                </w:del>
                              </w:p>
                              <w:p w14:paraId="7085B36E" w14:textId="77777777" w:rsidR="00A40DB8" w:rsidRDefault="00A40DB8">
                                <w:pPr>
                                  <w:spacing w:before="63"/>
                                  <w:rPr>
                                    <w:del w:id="567" w:author="Saleh Kalantari" w:date="2026-04-28T12:46:00Z" w16du:dateUtc="2026-04-28T10:46:00Z"/>
                                    <w:rFonts w:ascii="Microsoft Sans Serif"/>
                                    <w:sz w:val="13"/>
                                  </w:rPr>
                                </w:pPr>
                              </w:p>
                              <w:p w14:paraId="54417C58" w14:textId="77777777" w:rsidR="00A40DB8" w:rsidRDefault="00096600">
                                <w:pPr>
                                  <w:ind w:left="3"/>
                                  <w:rPr>
                                    <w:del w:id="568" w:author="Saleh Kalantari" w:date="2026-04-28T12:46:00Z" w16du:dateUtc="2026-04-28T10:46:00Z"/>
                                    <w:rFonts w:ascii="Microsoft Sans Serif"/>
                                    <w:sz w:val="13"/>
                                  </w:rPr>
                                </w:pPr>
                                <w:del w:id="569" w:author="Saleh Kalantari" w:date="2026-04-28T12:46:00Z" w16du:dateUtc="2026-04-28T10:46:00Z">
                                  <w:r>
                                    <w:rPr>
                                      <w:rFonts w:ascii="Microsoft Sans Serif"/>
                                      <w:spacing w:val="-10"/>
                                      <w:sz w:val="13"/>
                                    </w:rPr>
                                    <w:delText>7</w:delText>
                                  </w:r>
                                </w:del>
                              </w:p>
                            </w:txbxContent>
                          </wps:txbx>
                          <wps:bodyPr wrap="square" lIns="0" tIns="0" rIns="0" bIns="0" rtlCol="0">
                            <a:noAutofit/>
                          </wps:bodyPr>
                        </wps:wsp>
                        <wps:wsp>
                          <wps:cNvPr id="1563348181" name="Textbox 60"/>
                          <wps:cNvSpPr txBox="1"/>
                          <wps:spPr>
                            <a:xfrm>
                              <a:off x="1749385" y="15450"/>
                              <a:ext cx="2892425" cy="1752600"/>
                            </a:xfrm>
                            <a:prstGeom prst="rect">
                              <a:avLst/>
                            </a:prstGeom>
                          </wps:spPr>
                          <wps:txbx>
                            <w:txbxContent>
                              <w:p w14:paraId="5668E6CD" w14:textId="77777777" w:rsidR="00A40DB8" w:rsidRDefault="00096600">
                                <w:pPr>
                                  <w:spacing w:before="16"/>
                                  <w:ind w:left="98"/>
                                  <w:rPr>
                                    <w:del w:id="570" w:author="Saleh Kalantari" w:date="2026-04-28T12:46:00Z" w16du:dateUtc="2026-04-28T10:46:00Z"/>
                                    <w:rFonts w:ascii="Calibri"/>
                                    <w:b/>
                                    <w:sz w:val="16"/>
                                  </w:rPr>
                                </w:pPr>
                                <w:del w:id="571" w:author="Saleh Kalantari" w:date="2026-04-28T12:46:00Z" w16du:dateUtc="2026-04-28T10:46:00Z">
                                  <w:r>
                                    <w:rPr>
                                      <w:rFonts w:ascii="Calibri"/>
                                      <w:b/>
                                      <w:w w:val="115"/>
                                      <w:sz w:val="16"/>
                                    </w:rPr>
                                    <w:delText>Patient</w:delText>
                                  </w:r>
                                  <w:r>
                                    <w:rPr>
                                      <w:rFonts w:ascii="Calibri"/>
                                      <w:b/>
                                      <w:spacing w:val="-1"/>
                                      <w:w w:val="115"/>
                                      <w:sz w:val="16"/>
                                    </w:rPr>
                                    <w:delText xml:space="preserve"> </w:delText>
                                  </w:r>
                                  <w:r>
                                    <w:rPr>
                                      <w:rFonts w:ascii="Calibri"/>
                                      <w:b/>
                                      <w:spacing w:val="-2"/>
                                      <w:w w:val="115"/>
                                      <w:sz w:val="16"/>
                                    </w:rPr>
                                    <w:delText>Profile</w:delText>
                                  </w:r>
                                </w:del>
                              </w:p>
                              <w:p w14:paraId="116B18F9" w14:textId="77777777" w:rsidR="00A40DB8" w:rsidRDefault="00096600">
                                <w:pPr>
                                  <w:numPr>
                                    <w:ilvl w:val="0"/>
                                    <w:numId w:val="4"/>
                                  </w:numPr>
                                  <w:tabs>
                                    <w:tab w:val="left" w:pos="199"/>
                                  </w:tabs>
                                  <w:spacing w:before="153" w:line="280" w:lineRule="auto"/>
                                  <w:ind w:right="78" w:firstLine="31"/>
                                  <w:rPr>
                                    <w:del w:id="572" w:author="Saleh Kalantari" w:date="2026-04-28T12:46:00Z" w16du:dateUtc="2026-04-28T10:46:00Z"/>
                                    <w:rFonts w:ascii="Calibri"/>
                                    <w:sz w:val="13"/>
                                  </w:rPr>
                                </w:pPr>
                                <w:del w:id="573" w:author="Saleh Kalantari" w:date="2026-04-28T12:46:00Z" w16du:dateUtc="2026-04-28T10:46:00Z">
                                  <w:r>
                                    <w:rPr>
                                      <w:rFonts w:ascii="Calibri"/>
                                      <w:w w:val="115"/>
                                      <w:sz w:val="13"/>
                                    </w:rPr>
                                    <w:delText>A</w:delText>
                                  </w:r>
                                  <w:r>
                                    <w:rPr>
                                      <w:rFonts w:ascii="Calibri"/>
                                      <w:spacing w:val="-6"/>
                                      <w:w w:val="115"/>
                                      <w:sz w:val="13"/>
                                    </w:rPr>
                                    <w:delText xml:space="preserve"> </w:delText>
                                  </w:r>
                                  <w:r>
                                    <w:rPr>
                                      <w:rFonts w:ascii="Calibri"/>
                                      <w:w w:val="115"/>
                                      <w:sz w:val="13"/>
                                    </w:rPr>
                                    <w:delText>20-year-old</w:delText>
                                  </w:r>
                                  <w:r>
                                    <w:rPr>
                                      <w:rFonts w:ascii="Calibri"/>
                                      <w:spacing w:val="-6"/>
                                      <w:w w:val="115"/>
                                      <w:sz w:val="13"/>
                                    </w:rPr>
                                    <w:delText xml:space="preserve"> </w:delText>
                                  </w:r>
                                  <w:r>
                                    <w:rPr>
                                      <w:rFonts w:ascii="Calibri"/>
                                      <w:w w:val="115"/>
                                      <w:sz w:val="13"/>
                                    </w:rPr>
                                    <w:delText>woman</w:delText>
                                  </w:r>
                                  <w:r>
                                    <w:rPr>
                                      <w:rFonts w:ascii="Calibri"/>
                                      <w:spacing w:val="-6"/>
                                      <w:w w:val="115"/>
                                      <w:sz w:val="13"/>
                                    </w:rPr>
                                    <w:delText xml:space="preserve"> </w:delText>
                                  </w:r>
                                  <w:r>
                                    <w:rPr>
                                      <w:rFonts w:ascii="Calibri"/>
                                      <w:w w:val="115"/>
                                      <w:sz w:val="13"/>
                                    </w:rPr>
                                    <w:delText>comes</w:delText>
                                  </w:r>
                                  <w:r>
                                    <w:rPr>
                                      <w:rFonts w:ascii="Calibri"/>
                                      <w:spacing w:val="-6"/>
                                      <w:w w:val="115"/>
                                      <w:sz w:val="13"/>
                                    </w:rPr>
                                    <w:delText xml:space="preserve"> </w:delText>
                                  </w:r>
                                  <w:r>
                                    <w:rPr>
                                      <w:rFonts w:ascii="Calibri"/>
                                      <w:w w:val="115"/>
                                      <w:sz w:val="13"/>
                                    </w:rPr>
                                    <w:delText>to</w:delText>
                                  </w:r>
                                  <w:r>
                                    <w:rPr>
                                      <w:rFonts w:ascii="Calibri"/>
                                      <w:spacing w:val="-6"/>
                                      <w:w w:val="115"/>
                                      <w:sz w:val="13"/>
                                    </w:rPr>
                                    <w:delText xml:space="preserve"> </w:delText>
                                  </w:r>
                                  <w:r>
                                    <w:rPr>
                                      <w:rFonts w:ascii="Calibri"/>
                                      <w:w w:val="115"/>
                                      <w:sz w:val="13"/>
                                    </w:rPr>
                                    <w:delText>the</w:delText>
                                  </w:r>
                                  <w:r>
                                    <w:rPr>
                                      <w:rFonts w:ascii="Calibri"/>
                                      <w:spacing w:val="-6"/>
                                      <w:w w:val="115"/>
                                      <w:sz w:val="13"/>
                                    </w:rPr>
                                    <w:delText xml:space="preserve"> </w:delText>
                                  </w:r>
                                  <w:r>
                                    <w:rPr>
                                      <w:rFonts w:ascii="Calibri"/>
                                      <w:w w:val="115"/>
                                      <w:sz w:val="13"/>
                                    </w:rPr>
                                    <w:delText>primary</w:delText>
                                  </w:r>
                                  <w:r>
                                    <w:rPr>
                                      <w:rFonts w:ascii="Calibri"/>
                                      <w:spacing w:val="-6"/>
                                      <w:w w:val="115"/>
                                      <w:sz w:val="13"/>
                                    </w:rPr>
                                    <w:delText xml:space="preserve"> </w:delText>
                                  </w:r>
                                  <w:r>
                                    <w:rPr>
                                      <w:rFonts w:ascii="Calibri"/>
                                      <w:w w:val="115"/>
                                      <w:sz w:val="13"/>
                                    </w:rPr>
                                    <w:delText>care</w:delText>
                                  </w:r>
                                  <w:r>
                                    <w:rPr>
                                      <w:rFonts w:ascii="Calibri"/>
                                      <w:spacing w:val="-6"/>
                                      <w:w w:val="115"/>
                                      <w:sz w:val="13"/>
                                    </w:rPr>
                                    <w:delText xml:space="preserve"> </w:delText>
                                  </w:r>
                                  <w:r>
                                    <w:rPr>
                                      <w:rFonts w:ascii="Calibri"/>
                                      <w:w w:val="115"/>
                                      <w:sz w:val="13"/>
                                    </w:rPr>
                                    <w:delText>clinic</w:delText>
                                  </w:r>
                                  <w:r>
                                    <w:rPr>
                                      <w:rFonts w:ascii="Calibri"/>
                                      <w:spacing w:val="-6"/>
                                      <w:w w:val="115"/>
                                      <w:sz w:val="13"/>
                                    </w:rPr>
                                    <w:delText xml:space="preserve"> </w:delText>
                                  </w:r>
                                  <w:r>
                                    <w:rPr>
                                      <w:rFonts w:ascii="Calibri"/>
                                      <w:w w:val="115"/>
                                      <w:sz w:val="13"/>
                                    </w:rPr>
                                    <w:delText>with</w:delText>
                                  </w:r>
                                  <w:r>
                                    <w:rPr>
                                      <w:rFonts w:ascii="Calibri"/>
                                      <w:spacing w:val="-6"/>
                                      <w:w w:val="115"/>
                                      <w:sz w:val="13"/>
                                    </w:rPr>
                                    <w:delText xml:space="preserve"> </w:delText>
                                  </w:r>
                                  <w:r>
                                    <w:rPr>
                                      <w:rFonts w:ascii="Calibri"/>
                                      <w:w w:val="115"/>
                                      <w:sz w:val="13"/>
                                    </w:rPr>
                                    <w:delText>complaints</w:delText>
                                  </w:r>
                                  <w:r>
                                    <w:rPr>
                                      <w:rFonts w:ascii="Calibri"/>
                                      <w:spacing w:val="40"/>
                                      <w:w w:val="115"/>
                                      <w:sz w:val="13"/>
                                    </w:rPr>
                                    <w:delText xml:space="preserve"> </w:delText>
                                  </w:r>
                                  <w:r>
                                    <w:rPr>
                                      <w:rFonts w:ascii="Calibri"/>
                                      <w:w w:val="115"/>
                                      <w:sz w:val="13"/>
                                    </w:rPr>
                                    <w:delText>of a progressively worsening sore throat, dry cough, and ear pain.</w:delText>
                                  </w:r>
                                </w:del>
                              </w:p>
                              <w:p w14:paraId="54A9BB68" w14:textId="77777777" w:rsidR="00A40DB8" w:rsidRDefault="00096600">
                                <w:pPr>
                                  <w:numPr>
                                    <w:ilvl w:val="0"/>
                                    <w:numId w:val="4"/>
                                  </w:numPr>
                                  <w:tabs>
                                    <w:tab w:val="left" w:pos="200"/>
                                  </w:tabs>
                                  <w:spacing w:before="1"/>
                                  <w:ind w:left="200" w:hanging="148"/>
                                  <w:rPr>
                                    <w:del w:id="574" w:author="Saleh Kalantari" w:date="2026-04-28T12:46:00Z" w16du:dateUtc="2026-04-28T10:46:00Z"/>
                                    <w:rFonts w:ascii="Calibri"/>
                                    <w:sz w:val="13"/>
                                  </w:rPr>
                                </w:pPr>
                                <w:del w:id="575" w:author="Saleh Kalantari" w:date="2026-04-28T12:46:00Z" w16du:dateUtc="2026-04-28T10:46:00Z">
                                  <w:r>
                                    <w:rPr>
                                      <w:rFonts w:ascii="Calibri"/>
                                      <w:spacing w:val="-2"/>
                                      <w:w w:val="115"/>
                                      <w:sz w:val="13"/>
                                    </w:rPr>
                                    <w:delText>She reports</w:delText>
                                  </w:r>
                                  <w:r>
                                    <w:rPr>
                                      <w:rFonts w:ascii="Calibri"/>
                                      <w:spacing w:val="-1"/>
                                      <w:w w:val="115"/>
                                      <w:sz w:val="13"/>
                                    </w:rPr>
                                    <w:delText xml:space="preserve"> </w:delText>
                                  </w:r>
                                  <w:r>
                                    <w:rPr>
                                      <w:rFonts w:ascii="Calibri"/>
                                      <w:spacing w:val="-2"/>
                                      <w:w w:val="115"/>
                                      <w:sz w:val="13"/>
                                    </w:rPr>
                                    <w:delText>feeling mildly</w:delText>
                                  </w:r>
                                  <w:r>
                                    <w:rPr>
                                      <w:rFonts w:ascii="Calibri"/>
                                      <w:spacing w:val="-1"/>
                                      <w:w w:val="115"/>
                                      <w:sz w:val="13"/>
                                    </w:rPr>
                                    <w:delText xml:space="preserve"> </w:delText>
                                  </w:r>
                                  <w:r>
                                    <w:rPr>
                                      <w:rFonts w:ascii="Calibri"/>
                                      <w:spacing w:val="-2"/>
                                      <w:w w:val="115"/>
                                      <w:sz w:val="13"/>
                                    </w:rPr>
                                    <w:delText>unwell</w:delText>
                                  </w:r>
                                  <w:r>
                                    <w:rPr>
                                      <w:rFonts w:ascii="Calibri"/>
                                      <w:spacing w:val="-1"/>
                                      <w:w w:val="115"/>
                                      <w:sz w:val="13"/>
                                    </w:rPr>
                                    <w:delText xml:space="preserve"> </w:delText>
                                  </w:r>
                                  <w:r>
                                    <w:rPr>
                                      <w:rFonts w:ascii="Calibri"/>
                                      <w:spacing w:val="-2"/>
                                      <w:w w:val="115"/>
                                      <w:sz w:val="13"/>
                                    </w:rPr>
                                    <w:delText>for two</w:delText>
                                  </w:r>
                                  <w:r>
                                    <w:rPr>
                                      <w:rFonts w:ascii="Calibri"/>
                                      <w:spacing w:val="-1"/>
                                      <w:w w:val="115"/>
                                      <w:sz w:val="13"/>
                                    </w:rPr>
                                    <w:delText xml:space="preserve"> </w:delText>
                                  </w:r>
                                  <w:r>
                                    <w:rPr>
                                      <w:rFonts w:ascii="Calibri"/>
                                      <w:spacing w:val="-2"/>
                                      <w:w w:val="115"/>
                                      <w:sz w:val="13"/>
                                    </w:rPr>
                                    <w:delText>weeks</w:delText>
                                  </w:r>
                                  <w:r>
                                    <w:rPr>
                                      <w:rFonts w:ascii="Calibri"/>
                                      <w:spacing w:val="-1"/>
                                      <w:w w:val="115"/>
                                      <w:sz w:val="13"/>
                                    </w:rPr>
                                    <w:delText xml:space="preserve"> </w:delText>
                                  </w:r>
                                  <w:r>
                                    <w:rPr>
                                      <w:rFonts w:ascii="Calibri"/>
                                      <w:spacing w:val="-2"/>
                                      <w:w w:val="115"/>
                                      <w:sz w:val="13"/>
                                    </w:rPr>
                                    <w:delText>prior, with</w:delText>
                                  </w:r>
                                  <w:r>
                                    <w:rPr>
                                      <w:rFonts w:ascii="Calibri"/>
                                      <w:spacing w:val="-1"/>
                                      <w:w w:val="115"/>
                                      <w:sz w:val="13"/>
                                    </w:rPr>
                                    <w:delText xml:space="preserve"> </w:delText>
                                  </w:r>
                                  <w:r>
                                    <w:rPr>
                                      <w:rFonts w:ascii="Calibri"/>
                                      <w:spacing w:val="-2"/>
                                      <w:w w:val="115"/>
                                      <w:sz w:val="13"/>
                                    </w:rPr>
                                    <w:delText>symptoms</w:delText>
                                  </w:r>
                                </w:del>
                              </w:p>
                              <w:p w14:paraId="0E877268" w14:textId="77777777" w:rsidR="00A40DB8" w:rsidRDefault="00096600">
                                <w:pPr>
                                  <w:tabs>
                                    <w:tab w:val="left" w:pos="4534"/>
                                  </w:tabs>
                                  <w:spacing w:before="27"/>
                                  <w:rPr>
                                    <w:del w:id="576" w:author="Saleh Kalantari" w:date="2026-04-28T12:46:00Z" w16du:dateUtc="2026-04-28T10:46:00Z"/>
                                    <w:rFonts w:ascii="Calibri"/>
                                    <w:sz w:val="13"/>
                                  </w:rPr>
                                </w:pPr>
                                <w:del w:id="577" w:author="Saleh Kalantari" w:date="2026-04-28T12:46:00Z" w16du:dateUtc="2026-04-28T10:46:00Z">
                                  <w:r>
                                    <w:rPr>
                                      <w:rFonts w:ascii="Calibri"/>
                                      <w:spacing w:val="-13"/>
                                      <w:w w:val="115"/>
                                      <w:sz w:val="13"/>
                                      <w:u w:val="dotted"/>
                                    </w:rPr>
                                    <w:delText xml:space="preserve"> </w:delText>
                                  </w:r>
                                  <w:r>
                                    <w:rPr>
                                      <w:rFonts w:ascii="Calibri"/>
                                      <w:spacing w:val="-2"/>
                                      <w:w w:val="115"/>
                                      <w:sz w:val="13"/>
                                      <w:u w:val="dotted"/>
                                    </w:rPr>
                                    <w:delText>including</w:delText>
                                  </w:r>
                                  <w:r>
                                    <w:rPr>
                                      <w:rFonts w:ascii="Calibri"/>
                                      <w:spacing w:val="2"/>
                                      <w:w w:val="115"/>
                                      <w:sz w:val="13"/>
                                      <w:u w:val="dotted"/>
                                    </w:rPr>
                                    <w:delText xml:space="preserve"> </w:delText>
                                  </w:r>
                                  <w:r>
                                    <w:rPr>
                                      <w:rFonts w:ascii="Calibri"/>
                                      <w:spacing w:val="-2"/>
                                      <w:w w:val="115"/>
                                      <w:sz w:val="13"/>
                                      <w:u w:val="dotted"/>
                                    </w:rPr>
                                    <w:delText>fever,</w:delText>
                                  </w:r>
                                  <w:r>
                                    <w:rPr>
                                      <w:rFonts w:ascii="Calibri"/>
                                      <w:spacing w:val="2"/>
                                      <w:w w:val="115"/>
                                      <w:sz w:val="13"/>
                                      <w:u w:val="dotted"/>
                                    </w:rPr>
                                    <w:delText xml:space="preserve"> </w:delText>
                                  </w:r>
                                  <w:r>
                                    <w:rPr>
                                      <w:rFonts w:ascii="Calibri"/>
                                      <w:spacing w:val="-2"/>
                                      <w:w w:val="115"/>
                                      <w:sz w:val="13"/>
                                      <w:u w:val="dotted"/>
                                    </w:rPr>
                                    <w:delText>fatigue,</w:delText>
                                  </w:r>
                                  <w:r>
                                    <w:rPr>
                                      <w:rFonts w:ascii="Calibri"/>
                                      <w:spacing w:val="2"/>
                                      <w:w w:val="115"/>
                                      <w:sz w:val="13"/>
                                      <w:u w:val="dotted"/>
                                    </w:rPr>
                                    <w:delText xml:space="preserve"> </w:delText>
                                  </w:r>
                                  <w:r>
                                    <w:rPr>
                                      <w:rFonts w:ascii="Calibri"/>
                                      <w:spacing w:val="-2"/>
                                      <w:w w:val="115"/>
                                      <w:sz w:val="13"/>
                                      <w:u w:val="dotted"/>
                                    </w:rPr>
                                    <w:delText>muscle</w:delText>
                                  </w:r>
                                  <w:r>
                                    <w:rPr>
                                      <w:rFonts w:ascii="Calibri"/>
                                      <w:spacing w:val="2"/>
                                      <w:w w:val="115"/>
                                      <w:sz w:val="13"/>
                                      <w:u w:val="dotted"/>
                                    </w:rPr>
                                    <w:delText xml:space="preserve"> </w:delText>
                                  </w:r>
                                  <w:r>
                                    <w:rPr>
                                      <w:rFonts w:ascii="Calibri"/>
                                      <w:spacing w:val="-2"/>
                                      <w:w w:val="115"/>
                                      <w:sz w:val="13"/>
                                      <w:u w:val="dotted"/>
                                    </w:rPr>
                                    <w:delText>aches,</w:delText>
                                  </w:r>
                                  <w:r>
                                    <w:rPr>
                                      <w:rFonts w:ascii="Calibri"/>
                                      <w:spacing w:val="1"/>
                                      <w:w w:val="115"/>
                                      <w:sz w:val="13"/>
                                      <w:u w:val="dotted"/>
                                    </w:rPr>
                                    <w:delText xml:space="preserve"> </w:delText>
                                  </w:r>
                                  <w:r>
                                    <w:rPr>
                                      <w:rFonts w:ascii="Calibri"/>
                                      <w:spacing w:val="-2"/>
                                      <w:w w:val="115"/>
                                      <w:sz w:val="13"/>
                                      <w:u w:val="dotted"/>
                                    </w:rPr>
                                    <w:delText>and</w:delText>
                                  </w:r>
                                  <w:r>
                                    <w:rPr>
                                      <w:rFonts w:ascii="Calibri"/>
                                      <w:spacing w:val="2"/>
                                      <w:w w:val="115"/>
                                      <w:sz w:val="13"/>
                                      <w:u w:val="dotted"/>
                                    </w:rPr>
                                    <w:delText xml:space="preserve"> </w:delText>
                                  </w:r>
                                  <w:r>
                                    <w:rPr>
                                      <w:rFonts w:ascii="Calibri"/>
                                      <w:spacing w:val="-2"/>
                                      <w:w w:val="115"/>
                                      <w:sz w:val="13"/>
                                      <w:u w:val="dotted"/>
                                    </w:rPr>
                                    <w:delText>headache.</w:delText>
                                  </w:r>
                                  <w:r>
                                    <w:rPr>
                                      <w:rFonts w:ascii="Calibri"/>
                                      <w:sz w:val="13"/>
                                      <w:u w:val="dotted"/>
                                    </w:rPr>
                                    <w:tab/>
                                  </w:r>
                                </w:del>
                              </w:p>
                              <w:p w14:paraId="7D3CA94A" w14:textId="77777777" w:rsidR="00A40DB8" w:rsidRDefault="00096600">
                                <w:pPr>
                                  <w:numPr>
                                    <w:ilvl w:val="0"/>
                                    <w:numId w:val="4"/>
                                  </w:numPr>
                                  <w:tabs>
                                    <w:tab w:val="left" w:pos="200"/>
                                  </w:tabs>
                                  <w:spacing w:before="28"/>
                                  <w:ind w:left="200" w:hanging="148"/>
                                  <w:rPr>
                                    <w:del w:id="578" w:author="Saleh Kalantari" w:date="2026-04-28T12:46:00Z" w16du:dateUtc="2026-04-28T10:46:00Z"/>
                                    <w:rFonts w:ascii="Calibri"/>
                                    <w:sz w:val="13"/>
                                  </w:rPr>
                                </w:pPr>
                                <w:del w:id="579" w:author="Saleh Kalantari" w:date="2026-04-28T12:46:00Z" w16du:dateUtc="2026-04-28T10:46:00Z">
                                  <w:r>
                                    <w:rPr>
                                      <w:rFonts w:ascii="Calibri"/>
                                      <w:spacing w:val="-2"/>
                                      <w:w w:val="115"/>
                                      <w:sz w:val="13"/>
                                    </w:rPr>
                                    <w:delText>Her</w:delText>
                                  </w:r>
                                  <w:r>
                                    <w:rPr>
                                      <w:rFonts w:ascii="Calibri"/>
                                      <w:spacing w:val="1"/>
                                      <w:w w:val="115"/>
                                      <w:sz w:val="13"/>
                                    </w:rPr>
                                    <w:delText xml:space="preserve"> </w:delText>
                                  </w:r>
                                  <w:r>
                                    <w:rPr>
                                      <w:rFonts w:ascii="Calibri"/>
                                      <w:spacing w:val="-2"/>
                                      <w:w w:val="115"/>
                                      <w:sz w:val="13"/>
                                    </w:rPr>
                                    <w:delText>medical</w:delText>
                                  </w:r>
                                  <w:r>
                                    <w:rPr>
                                      <w:rFonts w:ascii="Calibri"/>
                                      <w:spacing w:val="2"/>
                                      <w:w w:val="115"/>
                                      <w:sz w:val="13"/>
                                    </w:rPr>
                                    <w:delText xml:space="preserve"> </w:delText>
                                  </w:r>
                                  <w:r>
                                    <w:rPr>
                                      <w:rFonts w:ascii="Calibri"/>
                                      <w:spacing w:val="-2"/>
                                      <w:w w:val="115"/>
                                      <w:sz w:val="13"/>
                                    </w:rPr>
                                    <w:delText>history</w:delText>
                                  </w:r>
                                  <w:r>
                                    <w:rPr>
                                      <w:rFonts w:ascii="Calibri"/>
                                      <w:spacing w:val="2"/>
                                      <w:w w:val="115"/>
                                      <w:sz w:val="13"/>
                                    </w:rPr>
                                    <w:delText xml:space="preserve"> </w:delText>
                                  </w:r>
                                  <w:r>
                                    <w:rPr>
                                      <w:rFonts w:ascii="Calibri"/>
                                      <w:spacing w:val="-2"/>
                                      <w:w w:val="115"/>
                                      <w:sz w:val="13"/>
                                    </w:rPr>
                                    <w:delText>is</w:delText>
                                  </w:r>
                                  <w:r>
                                    <w:rPr>
                                      <w:rFonts w:ascii="Calibri"/>
                                      <w:spacing w:val="2"/>
                                      <w:w w:val="115"/>
                                      <w:sz w:val="13"/>
                                    </w:rPr>
                                    <w:delText xml:space="preserve"> </w:delText>
                                  </w:r>
                                  <w:r>
                                    <w:rPr>
                                      <w:rFonts w:ascii="Calibri"/>
                                      <w:spacing w:val="-2"/>
                                      <w:w w:val="115"/>
                                      <w:sz w:val="13"/>
                                    </w:rPr>
                                    <w:delText>unremarkable,</w:delText>
                                  </w:r>
                                  <w:r>
                                    <w:rPr>
                                      <w:rFonts w:ascii="Calibri"/>
                                      <w:spacing w:val="2"/>
                                      <w:w w:val="115"/>
                                      <w:sz w:val="13"/>
                                    </w:rPr>
                                    <w:delText xml:space="preserve"> </w:delText>
                                  </w:r>
                                  <w:r>
                                    <w:rPr>
                                      <w:rFonts w:ascii="Calibri"/>
                                      <w:spacing w:val="-2"/>
                                      <w:w w:val="115"/>
                                      <w:sz w:val="13"/>
                                    </w:rPr>
                                    <w:delText>and</w:delText>
                                  </w:r>
                                  <w:r>
                                    <w:rPr>
                                      <w:rFonts w:ascii="Calibri"/>
                                      <w:spacing w:val="2"/>
                                      <w:w w:val="115"/>
                                      <w:sz w:val="13"/>
                                    </w:rPr>
                                    <w:delText xml:space="preserve"> </w:delText>
                                  </w:r>
                                  <w:r>
                                    <w:rPr>
                                      <w:rFonts w:ascii="Calibri"/>
                                      <w:spacing w:val="-2"/>
                                      <w:w w:val="115"/>
                                      <w:sz w:val="13"/>
                                    </w:rPr>
                                    <w:delText>her</w:delText>
                                  </w:r>
                                  <w:r>
                                    <w:rPr>
                                      <w:rFonts w:ascii="Calibri"/>
                                      <w:spacing w:val="2"/>
                                      <w:w w:val="115"/>
                                      <w:sz w:val="13"/>
                                    </w:rPr>
                                    <w:delText xml:space="preserve"> </w:delText>
                                  </w:r>
                                  <w:r>
                                    <w:rPr>
                                      <w:rFonts w:ascii="Calibri"/>
                                      <w:spacing w:val="-2"/>
                                      <w:w w:val="115"/>
                                      <w:sz w:val="13"/>
                                    </w:rPr>
                                    <w:delText>only</w:delText>
                                  </w:r>
                                  <w:r>
                                    <w:rPr>
                                      <w:rFonts w:ascii="Calibri"/>
                                      <w:spacing w:val="2"/>
                                      <w:w w:val="115"/>
                                      <w:sz w:val="13"/>
                                    </w:rPr>
                                    <w:delText xml:space="preserve"> </w:delText>
                                  </w:r>
                                  <w:r>
                                    <w:rPr>
                                      <w:rFonts w:ascii="Calibri"/>
                                      <w:spacing w:val="-2"/>
                                      <w:w w:val="115"/>
                                      <w:sz w:val="13"/>
                                    </w:rPr>
                                    <w:delText>daily</w:delText>
                                  </w:r>
                                  <w:r>
                                    <w:rPr>
                                      <w:rFonts w:ascii="Calibri"/>
                                      <w:spacing w:val="2"/>
                                      <w:w w:val="115"/>
                                      <w:sz w:val="13"/>
                                    </w:rPr>
                                    <w:delText xml:space="preserve"> </w:delText>
                                  </w:r>
                                  <w:r>
                                    <w:rPr>
                                      <w:rFonts w:ascii="Calibri"/>
                                      <w:spacing w:val="-2"/>
                                      <w:w w:val="115"/>
                                      <w:sz w:val="13"/>
                                    </w:rPr>
                                    <w:delText>medication</w:delText>
                                  </w:r>
                                  <w:r>
                                    <w:rPr>
                                      <w:rFonts w:ascii="Calibri"/>
                                      <w:spacing w:val="2"/>
                                      <w:w w:val="115"/>
                                      <w:sz w:val="13"/>
                                    </w:rPr>
                                    <w:delText xml:space="preserve"> </w:delText>
                                  </w:r>
                                  <w:r>
                                    <w:rPr>
                                      <w:rFonts w:ascii="Calibri"/>
                                      <w:spacing w:val="-2"/>
                                      <w:w w:val="115"/>
                                      <w:sz w:val="13"/>
                                    </w:rPr>
                                    <w:delText>is</w:delText>
                                  </w:r>
                                  <w:r>
                                    <w:rPr>
                                      <w:rFonts w:ascii="Calibri"/>
                                      <w:spacing w:val="2"/>
                                      <w:w w:val="115"/>
                                      <w:sz w:val="13"/>
                                    </w:rPr>
                                    <w:delText xml:space="preserve"> </w:delText>
                                  </w:r>
                                  <w:r>
                                    <w:rPr>
                                      <w:rFonts w:ascii="Calibri"/>
                                      <w:spacing w:val="-10"/>
                                      <w:w w:val="115"/>
                                      <w:sz w:val="13"/>
                                    </w:rPr>
                                    <w:delText>a</w:delText>
                                  </w:r>
                                </w:del>
                              </w:p>
                              <w:p w14:paraId="1B376DDA" w14:textId="77777777" w:rsidR="00A40DB8" w:rsidRDefault="00096600">
                                <w:pPr>
                                  <w:tabs>
                                    <w:tab w:val="left" w:pos="4534"/>
                                  </w:tabs>
                                  <w:spacing w:before="27"/>
                                  <w:rPr>
                                    <w:del w:id="580" w:author="Saleh Kalantari" w:date="2026-04-28T12:46:00Z" w16du:dateUtc="2026-04-28T10:46:00Z"/>
                                    <w:rFonts w:ascii="Calibri"/>
                                    <w:sz w:val="13"/>
                                  </w:rPr>
                                </w:pPr>
                                <w:del w:id="581" w:author="Saleh Kalantari" w:date="2026-04-28T12:46:00Z" w16du:dateUtc="2026-04-28T10:46:00Z">
                                  <w:r>
                                    <w:rPr>
                                      <w:rFonts w:ascii="Calibri"/>
                                      <w:spacing w:val="-4"/>
                                      <w:w w:val="110"/>
                                      <w:sz w:val="13"/>
                                      <w:u w:val="dotted"/>
                                    </w:rPr>
                                    <w:delText xml:space="preserve"> </w:delText>
                                  </w:r>
                                  <w:r>
                                    <w:rPr>
                                      <w:rFonts w:ascii="Calibri"/>
                                      <w:w w:val="110"/>
                                      <w:sz w:val="13"/>
                                      <w:u w:val="dotted"/>
                                    </w:rPr>
                                    <w:delText>combined</w:delText>
                                  </w:r>
                                  <w:r>
                                    <w:rPr>
                                      <w:rFonts w:ascii="Calibri"/>
                                      <w:spacing w:val="8"/>
                                      <w:w w:val="110"/>
                                      <w:sz w:val="13"/>
                                      <w:u w:val="dotted"/>
                                    </w:rPr>
                                    <w:delText xml:space="preserve"> </w:delText>
                                  </w:r>
                                  <w:r>
                                    <w:rPr>
                                      <w:rFonts w:ascii="Calibri"/>
                                      <w:w w:val="110"/>
                                      <w:sz w:val="13"/>
                                      <w:u w:val="dotted"/>
                                    </w:rPr>
                                    <w:delText>oral</w:delText>
                                  </w:r>
                                  <w:r>
                                    <w:rPr>
                                      <w:rFonts w:ascii="Calibri"/>
                                      <w:spacing w:val="7"/>
                                      <w:w w:val="110"/>
                                      <w:sz w:val="13"/>
                                      <w:u w:val="dotted"/>
                                    </w:rPr>
                                    <w:delText xml:space="preserve"> </w:delText>
                                  </w:r>
                                  <w:r>
                                    <w:rPr>
                                      <w:rFonts w:ascii="Calibri"/>
                                      <w:w w:val="110"/>
                                      <w:sz w:val="13"/>
                                      <w:u w:val="dotted"/>
                                    </w:rPr>
                                    <w:delText>contraceptive</w:delText>
                                  </w:r>
                                  <w:r>
                                    <w:rPr>
                                      <w:rFonts w:ascii="Calibri"/>
                                      <w:spacing w:val="8"/>
                                      <w:w w:val="110"/>
                                      <w:sz w:val="13"/>
                                      <w:u w:val="dotted"/>
                                    </w:rPr>
                                    <w:delText xml:space="preserve"> </w:delText>
                                  </w:r>
                                  <w:r>
                                    <w:rPr>
                                      <w:rFonts w:ascii="Calibri"/>
                                      <w:spacing w:val="-4"/>
                                      <w:w w:val="110"/>
                                      <w:sz w:val="13"/>
                                      <w:u w:val="dotted"/>
                                    </w:rPr>
                                    <w:delText>pill.</w:delText>
                                  </w:r>
                                  <w:r>
                                    <w:rPr>
                                      <w:rFonts w:ascii="Calibri"/>
                                      <w:sz w:val="13"/>
                                      <w:u w:val="dotted"/>
                                    </w:rPr>
                                    <w:tab/>
                                  </w:r>
                                </w:del>
                              </w:p>
                              <w:p w14:paraId="387E0250" w14:textId="77777777" w:rsidR="00A40DB8" w:rsidRDefault="00096600">
                                <w:pPr>
                                  <w:numPr>
                                    <w:ilvl w:val="0"/>
                                    <w:numId w:val="4"/>
                                  </w:numPr>
                                  <w:tabs>
                                    <w:tab w:val="left" w:pos="199"/>
                                  </w:tabs>
                                  <w:spacing w:before="28" w:line="280" w:lineRule="auto"/>
                                  <w:ind w:right="116" w:firstLine="31"/>
                                  <w:rPr>
                                    <w:del w:id="582" w:author="Saleh Kalantari" w:date="2026-04-28T12:46:00Z" w16du:dateUtc="2026-04-28T10:46:00Z"/>
                                    <w:rFonts w:ascii="Calibri"/>
                                    <w:sz w:val="13"/>
                                  </w:rPr>
                                </w:pPr>
                                <w:del w:id="583" w:author="Saleh Kalantari" w:date="2026-04-28T12:46:00Z" w16du:dateUtc="2026-04-28T10:46:00Z">
                                  <w:r>
                                    <w:rPr>
                                      <w:rFonts w:ascii="Calibri"/>
                                      <w:w w:val="115"/>
                                      <w:sz w:val="13"/>
                                    </w:rPr>
                                    <w:delText>She</w:delText>
                                  </w:r>
                                  <w:r>
                                    <w:rPr>
                                      <w:rFonts w:ascii="Calibri"/>
                                      <w:spacing w:val="-4"/>
                                      <w:w w:val="115"/>
                                      <w:sz w:val="13"/>
                                    </w:rPr>
                                    <w:delText xml:space="preserve"> </w:delText>
                                  </w:r>
                                  <w:r>
                                    <w:rPr>
                                      <w:rFonts w:ascii="Calibri"/>
                                      <w:w w:val="115"/>
                                      <w:sz w:val="13"/>
                                    </w:rPr>
                                    <w:delText>works</w:delText>
                                  </w:r>
                                  <w:r>
                                    <w:rPr>
                                      <w:rFonts w:ascii="Calibri"/>
                                      <w:spacing w:val="-4"/>
                                      <w:w w:val="115"/>
                                      <w:sz w:val="13"/>
                                    </w:rPr>
                                    <w:delText xml:space="preserve"> </w:delText>
                                  </w:r>
                                  <w:r>
                                    <w:rPr>
                                      <w:rFonts w:ascii="Calibri"/>
                                      <w:w w:val="115"/>
                                      <w:sz w:val="13"/>
                                    </w:rPr>
                                    <w:delText>as</w:delText>
                                  </w:r>
                                  <w:r>
                                    <w:rPr>
                                      <w:rFonts w:ascii="Calibri"/>
                                      <w:spacing w:val="-4"/>
                                      <w:w w:val="115"/>
                                      <w:sz w:val="13"/>
                                    </w:rPr>
                                    <w:delText xml:space="preserve"> </w:delText>
                                  </w:r>
                                  <w:r>
                                    <w:rPr>
                                      <w:rFonts w:ascii="Calibri"/>
                                      <w:w w:val="115"/>
                                      <w:sz w:val="13"/>
                                    </w:rPr>
                                    <w:delText>a</w:delText>
                                  </w:r>
                                  <w:r>
                                    <w:rPr>
                                      <w:rFonts w:ascii="Calibri"/>
                                      <w:spacing w:val="-4"/>
                                      <w:w w:val="115"/>
                                      <w:sz w:val="13"/>
                                    </w:rPr>
                                    <w:delText xml:space="preserve"> </w:delText>
                                  </w:r>
                                  <w:r>
                                    <w:rPr>
                                      <w:rFonts w:ascii="Calibri"/>
                                      <w:w w:val="115"/>
                                      <w:sz w:val="13"/>
                                    </w:rPr>
                                    <w:delText>waitress</w:delText>
                                  </w:r>
                                  <w:r>
                                    <w:rPr>
                                      <w:rFonts w:ascii="Calibri"/>
                                      <w:spacing w:val="-4"/>
                                      <w:w w:val="115"/>
                                      <w:sz w:val="13"/>
                                    </w:rPr>
                                    <w:delText xml:space="preserve"> </w:delText>
                                  </w:r>
                                  <w:r>
                                    <w:rPr>
                                      <w:rFonts w:ascii="Calibri"/>
                                      <w:w w:val="115"/>
                                      <w:sz w:val="13"/>
                                    </w:rPr>
                                    <w:delText>at</w:delText>
                                  </w:r>
                                  <w:r>
                                    <w:rPr>
                                      <w:rFonts w:ascii="Calibri"/>
                                      <w:spacing w:val="-4"/>
                                      <w:w w:val="115"/>
                                      <w:sz w:val="13"/>
                                    </w:rPr>
                                    <w:delText xml:space="preserve"> </w:delText>
                                  </w:r>
                                  <w:r>
                                    <w:rPr>
                                      <w:rFonts w:ascii="Calibri"/>
                                      <w:w w:val="115"/>
                                      <w:sz w:val="13"/>
                                    </w:rPr>
                                    <w:delText>a</w:delText>
                                  </w:r>
                                  <w:r>
                                    <w:rPr>
                                      <w:rFonts w:ascii="Calibri"/>
                                      <w:spacing w:val="-4"/>
                                      <w:w w:val="115"/>
                                      <w:sz w:val="13"/>
                                    </w:rPr>
                                    <w:delText xml:space="preserve"> </w:delText>
                                  </w:r>
                                  <w:r>
                                    <w:rPr>
                                      <w:rFonts w:ascii="Calibri"/>
                                      <w:w w:val="115"/>
                                      <w:sz w:val="13"/>
                                    </w:rPr>
                                    <w:delText>local</w:delText>
                                  </w:r>
                                  <w:r>
                                    <w:rPr>
                                      <w:rFonts w:ascii="Calibri"/>
                                      <w:spacing w:val="-4"/>
                                      <w:w w:val="115"/>
                                      <w:sz w:val="13"/>
                                    </w:rPr>
                                    <w:delText xml:space="preserve"> </w:delText>
                                  </w:r>
                                  <w:r>
                                    <w:rPr>
                                      <w:rFonts w:ascii="Calibri"/>
                                      <w:w w:val="115"/>
                                      <w:sz w:val="13"/>
                                    </w:rPr>
                                    <w:delText>diner</w:delText>
                                  </w:r>
                                  <w:r>
                                    <w:rPr>
                                      <w:rFonts w:ascii="Calibri"/>
                                      <w:spacing w:val="-4"/>
                                      <w:w w:val="115"/>
                                      <w:sz w:val="13"/>
                                    </w:rPr>
                                    <w:delText xml:space="preserve"> </w:delText>
                                  </w:r>
                                  <w:r>
                                    <w:rPr>
                                      <w:rFonts w:ascii="Calibri"/>
                                      <w:w w:val="115"/>
                                      <w:sz w:val="13"/>
                                    </w:rPr>
                                    <w:delText>and</w:delText>
                                  </w:r>
                                  <w:r>
                                    <w:rPr>
                                      <w:rFonts w:ascii="Calibri"/>
                                      <w:spacing w:val="-4"/>
                                      <w:w w:val="115"/>
                                      <w:sz w:val="13"/>
                                    </w:rPr>
                                    <w:delText xml:space="preserve"> </w:delText>
                                  </w:r>
                                  <w:r>
                                    <w:rPr>
                                      <w:rFonts w:ascii="Calibri"/>
                                      <w:w w:val="115"/>
                                      <w:sz w:val="13"/>
                                    </w:rPr>
                                    <w:delText>mentions</w:delText>
                                  </w:r>
                                  <w:r>
                                    <w:rPr>
                                      <w:rFonts w:ascii="Calibri"/>
                                      <w:spacing w:val="-4"/>
                                      <w:w w:val="115"/>
                                      <w:sz w:val="13"/>
                                    </w:rPr>
                                    <w:delText xml:space="preserve"> </w:delText>
                                  </w:r>
                                  <w:r>
                                    <w:rPr>
                                      <w:rFonts w:ascii="Calibri"/>
                                      <w:w w:val="115"/>
                                      <w:sz w:val="13"/>
                                    </w:rPr>
                                    <w:delText>exposure</w:delText>
                                  </w:r>
                                  <w:r>
                                    <w:rPr>
                                      <w:rFonts w:ascii="Calibri"/>
                                      <w:spacing w:val="-4"/>
                                      <w:w w:val="115"/>
                                      <w:sz w:val="13"/>
                                    </w:rPr>
                                    <w:delText xml:space="preserve"> </w:delText>
                                  </w:r>
                                  <w:r>
                                    <w:rPr>
                                      <w:rFonts w:ascii="Calibri"/>
                                      <w:w w:val="115"/>
                                      <w:sz w:val="13"/>
                                    </w:rPr>
                                    <w:delText>to</w:delText>
                                  </w:r>
                                  <w:r>
                                    <w:rPr>
                                      <w:rFonts w:ascii="Calibri"/>
                                      <w:spacing w:val="-4"/>
                                      <w:w w:val="115"/>
                                      <w:sz w:val="13"/>
                                    </w:rPr>
                                    <w:delText xml:space="preserve"> </w:delText>
                                  </w:r>
                                  <w:r>
                                    <w:rPr>
                                      <w:rFonts w:ascii="Calibri"/>
                                      <w:w w:val="115"/>
                                      <w:sz w:val="13"/>
                                    </w:rPr>
                                    <w:delText>sick</w:delText>
                                  </w:r>
                                  <w:r>
                                    <w:rPr>
                                      <w:rFonts w:ascii="Calibri"/>
                                      <w:spacing w:val="40"/>
                                      <w:w w:val="115"/>
                                      <w:sz w:val="13"/>
                                    </w:rPr>
                                    <w:delText xml:space="preserve"> </w:delText>
                                  </w:r>
                                  <w:r>
                                    <w:rPr>
                                      <w:rFonts w:ascii="Calibri"/>
                                      <w:spacing w:val="-2"/>
                                      <w:w w:val="115"/>
                                      <w:sz w:val="13"/>
                                    </w:rPr>
                                    <w:delText>patrons.</w:delText>
                                  </w:r>
                                </w:del>
                              </w:p>
                              <w:p w14:paraId="552B80CA" w14:textId="77777777" w:rsidR="00A40DB8" w:rsidRDefault="00096600">
                                <w:pPr>
                                  <w:numPr>
                                    <w:ilvl w:val="0"/>
                                    <w:numId w:val="4"/>
                                  </w:numPr>
                                  <w:tabs>
                                    <w:tab w:val="left" w:pos="200"/>
                                  </w:tabs>
                                  <w:spacing w:line="182" w:lineRule="exact"/>
                                  <w:ind w:left="200" w:hanging="148"/>
                                  <w:rPr>
                                    <w:del w:id="584" w:author="Saleh Kalantari" w:date="2026-04-28T12:46:00Z" w16du:dateUtc="2026-04-28T10:46:00Z"/>
                                    <w:rFonts w:ascii="Calibri" w:hAnsi="Calibri"/>
                                    <w:sz w:val="13"/>
                                  </w:rPr>
                                </w:pPr>
                                <w:del w:id="585" w:author="Saleh Kalantari" w:date="2026-04-28T12:46:00Z" w16du:dateUtc="2026-04-28T10:46:00Z">
                                  <w:r>
                                    <w:rPr>
                                      <w:rFonts w:ascii="Calibri" w:hAnsi="Calibri"/>
                                      <w:spacing w:val="-2"/>
                                      <w:w w:val="115"/>
                                      <w:sz w:val="13"/>
                                    </w:rPr>
                                    <w:delText>On</w:delText>
                                  </w:r>
                                  <w:r>
                                    <w:rPr>
                                      <w:rFonts w:ascii="Calibri" w:hAnsi="Calibri"/>
                                      <w:spacing w:val="2"/>
                                      <w:w w:val="115"/>
                                      <w:sz w:val="13"/>
                                    </w:rPr>
                                    <w:delText xml:space="preserve"> </w:delText>
                                  </w:r>
                                  <w:r>
                                    <w:rPr>
                                      <w:rFonts w:ascii="Calibri" w:hAnsi="Calibri"/>
                                      <w:spacing w:val="-2"/>
                                      <w:w w:val="115"/>
                                      <w:sz w:val="13"/>
                                    </w:rPr>
                                    <w:delText>examination,</w:delText>
                                  </w:r>
                                  <w:r>
                                    <w:rPr>
                                      <w:rFonts w:ascii="Calibri" w:hAnsi="Calibri"/>
                                      <w:spacing w:val="3"/>
                                      <w:w w:val="115"/>
                                      <w:sz w:val="13"/>
                                    </w:rPr>
                                    <w:delText xml:space="preserve"> </w:delText>
                                  </w:r>
                                  <w:r>
                                    <w:rPr>
                                      <w:rFonts w:ascii="Calibri" w:hAnsi="Calibri"/>
                                      <w:spacing w:val="-2"/>
                                      <w:w w:val="115"/>
                                      <w:sz w:val="13"/>
                                    </w:rPr>
                                    <w:delText>her</w:delText>
                                  </w:r>
                                  <w:r>
                                    <w:rPr>
                                      <w:rFonts w:ascii="Calibri" w:hAnsi="Calibri"/>
                                      <w:spacing w:val="3"/>
                                      <w:w w:val="115"/>
                                      <w:sz w:val="13"/>
                                    </w:rPr>
                                    <w:delText xml:space="preserve"> </w:delText>
                                  </w:r>
                                  <w:r>
                                    <w:rPr>
                                      <w:rFonts w:ascii="Calibri" w:hAnsi="Calibri"/>
                                      <w:spacing w:val="-2"/>
                                      <w:w w:val="115"/>
                                      <w:sz w:val="13"/>
                                    </w:rPr>
                                    <w:delText>temperature</w:delText>
                                  </w:r>
                                  <w:r>
                                    <w:rPr>
                                      <w:rFonts w:ascii="Calibri" w:hAnsi="Calibri"/>
                                      <w:spacing w:val="3"/>
                                      <w:w w:val="115"/>
                                      <w:sz w:val="13"/>
                                    </w:rPr>
                                    <w:delText xml:space="preserve"> </w:delText>
                                  </w:r>
                                  <w:r>
                                    <w:rPr>
                                      <w:rFonts w:ascii="Calibri" w:hAnsi="Calibri"/>
                                      <w:spacing w:val="-2"/>
                                      <w:w w:val="115"/>
                                      <w:sz w:val="13"/>
                                    </w:rPr>
                                    <w:delText>is</w:delText>
                                  </w:r>
                                  <w:r>
                                    <w:rPr>
                                      <w:rFonts w:ascii="Calibri" w:hAnsi="Calibri"/>
                                      <w:spacing w:val="3"/>
                                      <w:w w:val="115"/>
                                      <w:sz w:val="13"/>
                                    </w:rPr>
                                    <w:delText xml:space="preserve"> </w:delText>
                                  </w:r>
                                  <w:r>
                                    <w:rPr>
                                      <w:rFonts w:ascii="Calibri" w:hAnsi="Calibri"/>
                                      <w:spacing w:val="-2"/>
                                      <w:w w:val="115"/>
                                      <w:sz w:val="13"/>
                                    </w:rPr>
                                    <w:delText>101.5</w:delText>
                                  </w:r>
                                  <w:r>
                                    <w:rPr>
                                      <w:rFonts w:ascii="Lucida Sans Unicode" w:hAnsi="Lucida Sans Unicode"/>
                                      <w:spacing w:val="-2"/>
                                      <w:w w:val="115"/>
                                      <w:sz w:val="13"/>
                                    </w:rPr>
                                    <w:delText>℉</w:delText>
                                  </w:r>
                                  <w:r>
                                    <w:rPr>
                                      <w:rFonts w:ascii="Calibri" w:hAnsi="Calibri"/>
                                      <w:spacing w:val="-2"/>
                                      <w:w w:val="115"/>
                                      <w:sz w:val="13"/>
                                    </w:rPr>
                                    <w:delText>,</w:delText>
                                  </w:r>
                                  <w:r>
                                    <w:rPr>
                                      <w:rFonts w:ascii="Calibri" w:hAnsi="Calibri"/>
                                      <w:spacing w:val="3"/>
                                      <w:w w:val="115"/>
                                      <w:sz w:val="13"/>
                                    </w:rPr>
                                    <w:delText xml:space="preserve"> </w:delText>
                                  </w:r>
                                  <w:r>
                                    <w:rPr>
                                      <w:rFonts w:ascii="Calibri" w:hAnsi="Calibri"/>
                                      <w:spacing w:val="-2"/>
                                      <w:w w:val="115"/>
                                      <w:sz w:val="13"/>
                                    </w:rPr>
                                    <w:delText>blood</w:delText>
                                  </w:r>
                                  <w:r>
                                    <w:rPr>
                                      <w:rFonts w:ascii="Calibri" w:hAnsi="Calibri"/>
                                      <w:spacing w:val="3"/>
                                      <w:w w:val="115"/>
                                      <w:sz w:val="13"/>
                                    </w:rPr>
                                    <w:delText xml:space="preserve"> </w:delText>
                                  </w:r>
                                  <w:r>
                                    <w:rPr>
                                      <w:rFonts w:ascii="Calibri" w:hAnsi="Calibri"/>
                                      <w:spacing w:val="-2"/>
                                      <w:w w:val="115"/>
                                      <w:sz w:val="13"/>
                                    </w:rPr>
                                    <w:delText>pressure</w:delText>
                                  </w:r>
                                  <w:r>
                                    <w:rPr>
                                      <w:rFonts w:ascii="Calibri" w:hAnsi="Calibri"/>
                                      <w:spacing w:val="3"/>
                                      <w:w w:val="115"/>
                                      <w:sz w:val="13"/>
                                    </w:rPr>
                                    <w:delText xml:space="preserve"> </w:delText>
                                  </w:r>
                                  <w:r>
                                    <w:rPr>
                                      <w:rFonts w:ascii="Calibri" w:hAnsi="Calibri"/>
                                      <w:spacing w:val="-2"/>
                                      <w:w w:val="115"/>
                                      <w:sz w:val="13"/>
                                    </w:rPr>
                                    <w:delText>is</w:delText>
                                  </w:r>
                                  <w:r>
                                    <w:rPr>
                                      <w:rFonts w:ascii="Calibri" w:hAnsi="Calibri"/>
                                      <w:spacing w:val="3"/>
                                      <w:w w:val="115"/>
                                      <w:sz w:val="13"/>
                                    </w:rPr>
                                    <w:delText xml:space="preserve"> </w:delText>
                                  </w:r>
                                  <w:r>
                                    <w:rPr>
                                      <w:rFonts w:ascii="Calibri" w:hAnsi="Calibri"/>
                                      <w:spacing w:val="-2"/>
                                      <w:w w:val="115"/>
                                      <w:sz w:val="13"/>
                                    </w:rPr>
                                    <w:delText>118/76</w:delText>
                                  </w:r>
                                </w:del>
                              </w:p>
                              <w:p w14:paraId="00F8BB66" w14:textId="77777777" w:rsidR="00A40DB8" w:rsidRDefault="00096600">
                                <w:pPr>
                                  <w:spacing w:before="5"/>
                                  <w:ind w:left="20"/>
                                  <w:rPr>
                                    <w:del w:id="586" w:author="Saleh Kalantari" w:date="2026-04-28T12:46:00Z" w16du:dateUtc="2026-04-28T10:46:00Z"/>
                                    <w:rFonts w:ascii="Calibri"/>
                                    <w:sz w:val="13"/>
                                  </w:rPr>
                                </w:pPr>
                                <w:del w:id="587" w:author="Saleh Kalantari" w:date="2026-04-28T12:46:00Z" w16du:dateUtc="2026-04-28T10:46:00Z">
                                  <w:r>
                                    <w:rPr>
                                      <w:rFonts w:ascii="Calibri"/>
                                      <w:w w:val="115"/>
                                      <w:sz w:val="13"/>
                                    </w:rPr>
                                    <w:delText>mmHg,</w:delText>
                                  </w:r>
                                  <w:r>
                                    <w:rPr>
                                      <w:rFonts w:ascii="Calibri"/>
                                      <w:spacing w:val="-7"/>
                                      <w:w w:val="115"/>
                                      <w:sz w:val="13"/>
                                    </w:rPr>
                                    <w:delText xml:space="preserve"> </w:delText>
                                  </w:r>
                                  <w:r>
                                    <w:rPr>
                                      <w:rFonts w:ascii="Calibri"/>
                                      <w:w w:val="115"/>
                                      <w:sz w:val="13"/>
                                    </w:rPr>
                                    <w:delText>pulse</w:delText>
                                  </w:r>
                                  <w:r>
                                    <w:rPr>
                                      <w:rFonts w:ascii="Calibri"/>
                                      <w:spacing w:val="-6"/>
                                      <w:w w:val="115"/>
                                      <w:sz w:val="13"/>
                                    </w:rPr>
                                    <w:delText xml:space="preserve"> </w:delText>
                                  </w:r>
                                  <w:r>
                                    <w:rPr>
                                      <w:rFonts w:ascii="Calibri"/>
                                      <w:w w:val="115"/>
                                      <w:sz w:val="13"/>
                                    </w:rPr>
                                    <w:delText>is</w:delText>
                                  </w:r>
                                  <w:r>
                                    <w:rPr>
                                      <w:rFonts w:ascii="Calibri"/>
                                      <w:spacing w:val="-7"/>
                                      <w:w w:val="115"/>
                                      <w:sz w:val="13"/>
                                    </w:rPr>
                                    <w:delText xml:space="preserve"> </w:delText>
                                  </w:r>
                                  <w:r>
                                    <w:rPr>
                                      <w:rFonts w:ascii="Calibri"/>
                                      <w:w w:val="115"/>
                                      <w:sz w:val="13"/>
                                    </w:rPr>
                                    <w:delText>78/min,</w:delText>
                                  </w:r>
                                  <w:r>
                                    <w:rPr>
                                      <w:rFonts w:ascii="Calibri"/>
                                      <w:spacing w:val="-6"/>
                                      <w:w w:val="115"/>
                                      <w:sz w:val="13"/>
                                    </w:rPr>
                                    <w:delText xml:space="preserve"> </w:delText>
                                  </w:r>
                                  <w:r>
                                    <w:rPr>
                                      <w:rFonts w:ascii="Calibri"/>
                                      <w:w w:val="115"/>
                                      <w:sz w:val="13"/>
                                    </w:rPr>
                                    <w:delText>and</w:delText>
                                  </w:r>
                                  <w:r>
                                    <w:rPr>
                                      <w:rFonts w:ascii="Calibri"/>
                                      <w:spacing w:val="-7"/>
                                      <w:w w:val="115"/>
                                      <w:sz w:val="13"/>
                                    </w:rPr>
                                    <w:delText xml:space="preserve"> </w:delText>
                                  </w:r>
                                  <w:r>
                                    <w:rPr>
                                      <w:rFonts w:ascii="Calibri"/>
                                      <w:w w:val="115"/>
                                      <w:sz w:val="13"/>
                                    </w:rPr>
                                    <w:delText>respiratory</w:delText>
                                  </w:r>
                                  <w:r>
                                    <w:rPr>
                                      <w:rFonts w:ascii="Calibri"/>
                                      <w:spacing w:val="-6"/>
                                      <w:w w:val="115"/>
                                      <w:sz w:val="13"/>
                                    </w:rPr>
                                    <w:delText xml:space="preserve"> </w:delText>
                                  </w:r>
                                  <w:r>
                                    <w:rPr>
                                      <w:rFonts w:ascii="Calibri"/>
                                      <w:w w:val="115"/>
                                      <w:sz w:val="13"/>
                                    </w:rPr>
                                    <w:delText>rate</w:delText>
                                  </w:r>
                                  <w:r>
                                    <w:rPr>
                                      <w:rFonts w:ascii="Calibri"/>
                                      <w:spacing w:val="-7"/>
                                      <w:w w:val="115"/>
                                      <w:sz w:val="13"/>
                                    </w:rPr>
                                    <w:delText xml:space="preserve"> </w:delText>
                                  </w:r>
                                  <w:r>
                                    <w:rPr>
                                      <w:rFonts w:ascii="Calibri"/>
                                      <w:w w:val="115"/>
                                      <w:sz w:val="13"/>
                                    </w:rPr>
                                    <w:delText>is</w:delText>
                                  </w:r>
                                  <w:r>
                                    <w:rPr>
                                      <w:rFonts w:ascii="Calibri"/>
                                      <w:spacing w:val="-6"/>
                                      <w:w w:val="115"/>
                                      <w:sz w:val="13"/>
                                    </w:rPr>
                                    <w:delText xml:space="preserve"> </w:delText>
                                  </w:r>
                                  <w:r>
                                    <w:rPr>
                                      <w:rFonts w:ascii="Calibri"/>
                                      <w:spacing w:val="-2"/>
                                      <w:w w:val="115"/>
                                      <w:sz w:val="13"/>
                                    </w:rPr>
                                    <w:delText>14/min.</w:delText>
                                  </w:r>
                                </w:del>
                              </w:p>
                              <w:p w14:paraId="6139EEC0" w14:textId="77777777" w:rsidR="00A40DB8" w:rsidRDefault="00096600">
                                <w:pPr>
                                  <w:numPr>
                                    <w:ilvl w:val="0"/>
                                    <w:numId w:val="4"/>
                                  </w:numPr>
                                  <w:tabs>
                                    <w:tab w:val="left" w:pos="200"/>
                                  </w:tabs>
                                  <w:spacing w:before="27"/>
                                  <w:ind w:left="200" w:hanging="148"/>
                                  <w:rPr>
                                    <w:del w:id="588" w:author="Saleh Kalantari" w:date="2026-04-28T12:46:00Z" w16du:dateUtc="2026-04-28T10:46:00Z"/>
                                    <w:rFonts w:ascii="Calibri"/>
                                    <w:sz w:val="13"/>
                                  </w:rPr>
                                </w:pPr>
                                <w:del w:id="589" w:author="Saleh Kalantari" w:date="2026-04-28T12:46:00Z" w16du:dateUtc="2026-04-28T10:46:00Z">
                                  <w:r>
                                    <w:rPr>
                                      <w:rFonts w:ascii="Calibri"/>
                                      <w:w w:val="115"/>
                                      <w:sz w:val="13"/>
                                    </w:rPr>
                                    <w:delText>Chest</w:delText>
                                  </w:r>
                                  <w:r>
                                    <w:rPr>
                                      <w:rFonts w:ascii="Calibri"/>
                                      <w:spacing w:val="-7"/>
                                      <w:w w:val="115"/>
                                      <w:sz w:val="13"/>
                                    </w:rPr>
                                    <w:delText xml:space="preserve"> </w:delText>
                                  </w:r>
                                  <w:r>
                                    <w:rPr>
                                      <w:rFonts w:ascii="Calibri"/>
                                      <w:w w:val="115"/>
                                      <w:sz w:val="13"/>
                                    </w:rPr>
                                    <w:delText>auscultation</w:delText>
                                  </w:r>
                                  <w:r>
                                    <w:rPr>
                                      <w:rFonts w:ascii="Calibri"/>
                                      <w:spacing w:val="-7"/>
                                      <w:w w:val="115"/>
                                      <w:sz w:val="13"/>
                                    </w:rPr>
                                    <w:delText xml:space="preserve"> </w:delText>
                                  </w:r>
                                  <w:r>
                                    <w:rPr>
                                      <w:rFonts w:ascii="Calibri"/>
                                      <w:w w:val="115"/>
                                      <w:sz w:val="13"/>
                                    </w:rPr>
                                    <w:delText>is</w:delText>
                                  </w:r>
                                  <w:r>
                                    <w:rPr>
                                      <w:rFonts w:ascii="Calibri"/>
                                      <w:spacing w:val="-7"/>
                                      <w:w w:val="115"/>
                                      <w:sz w:val="13"/>
                                    </w:rPr>
                                    <w:delText xml:space="preserve"> </w:delText>
                                  </w:r>
                                  <w:r>
                                    <w:rPr>
                                      <w:rFonts w:ascii="Calibri"/>
                                      <w:w w:val="115"/>
                                      <w:sz w:val="13"/>
                                    </w:rPr>
                                    <w:delText>unremarkable,</w:delText>
                                  </w:r>
                                  <w:r>
                                    <w:rPr>
                                      <w:rFonts w:ascii="Calibri"/>
                                      <w:spacing w:val="-7"/>
                                      <w:w w:val="115"/>
                                      <w:sz w:val="13"/>
                                    </w:rPr>
                                    <w:delText xml:space="preserve"> </w:delText>
                                  </w:r>
                                  <w:r>
                                    <w:rPr>
                                      <w:rFonts w:ascii="Calibri"/>
                                      <w:w w:val="115"/>
                                      <w:sz w:val="13"/>
                                    </w:rPr>
                                    <w:delText>but</w:delText>
                                  </w:r>
                                  <w:r>
                                    <w:rPr>
                                      <w:rFonts w:ascii="Calibri"/>
                                      <w:spacing w:val="-6"/>
                                      <w:w w:val="115"/>
                                      <w:sz w:val="13"/>
                                    </w:rPr>
                                    <w:delText xml:space="preserve"> </w:delText>
                                  </w:r>
                                  <w:r>
                                    <w:rPr>
                                      <w:rFonts w:ascii="Calibri"/>
                                      <w:w w:val="115"/>
                                      <w:sz w:val="13"/>
                                    </w:rPr>
                                    <w:delText>a</w:delText>
                                  </w:r>
                                  <w:r>
                                    <w:rPr>
                                      <w:rFonts w:ascii="Calibri"/>
                                      <w:spacing w:val="-7"/>
                                      <w:w w:val="115"/>
                                      <w:sz w:val="13"/>
                                    </w:rPr>
                                    <w:delText xml:space="preserve"> </w:delText>
                                  </w:r>
                                  <w:r>
                                    <w:rPr>
                                      <w:rFonts w:ascii="Calibri"/>
                                      <w:w w:val="115"/>
                                      <w:sz w:val="13"/>
                                    </w:rPr>
                                    <w:delText>chest</w:delText>
                                  </w:r>
                                  <w:r>
                                    <w:rPr>
                                      <w:rFonts w:ascii="Calibri"/>
                                      <w:spacing w:val="-7"/>
                                      <w:w w:val="115"/>
                                      <w:sz w:val="13"/>
                                    </w:rPr>
                                    <w:delText xml:space="preserve"> </w:delText>
                                  </w:r>
                                  <w:r>
                                    <w:rPr>
                                      <w:rFonts w:ascii="Calibri"/>
                                      <w:w w:val="115"/>
                                      <w:sz w:val="13"/>
                                    </w:rPr>
                                    <w:delText>X-ray</w:delText>
                                  </w:r>
                                  <w:r>
                                    <w:rPr>
                                      <w:rFonts w:ascii="Calibri"/>
                                      <w:spacing w:val="-7"/>
                                      <w:w w:val="115"/>
                                      <w:sz w:val="13"/>
                                    </w:rPr>
                                    <w:delText xml:space="preserve"> </w:delText>
                                  </w:r>
                                  <w:r>
                                    <w:rPr>
                                      <w:rFonts w:ascii="Calibri"/>
                                      <w:w w:val="115"/>
                                      <w:sz w:val="13"/>
                                    </w:rPr>
                                    <w:delText>reveals</w:delText>
                                  </w:r>
                                  <w:r>
                                    <w:rPr>
                                      <w:rFonts w:ascii="Calibri"/>
                                      <w:spacing w:val="-6"/>
                                      <w:w w:val="115"/>
                                      <w:sz w:val="13"/>
                                    </w:rPr>
                                    <w:delText xml:space="preserve"> </w:delText>
                                  </w:r>
                                  <w:r>
                                    <w:rPr>
                                      <w:rFonts w:ascii="Calibri"/>
                                      <w:spacing w:val="-2"/>
                                      <w:w w:val="115"/>
                                      <w:sz w:val="13"/>
                                    </w:rPr>
                                    <w:delText>bilateral</w:delText>
                                  </w:r>
                                </w:del>
                              </w:p>
                              <w:p w14:paraId="06892C86" w14:textId="77777777" w:rsidR="00A40DB8" w:rsidRDefault="00096600">
                                <w:pPr>
                                  <w:tabs>
                                    <w:tab w:val="left" w:pos="4534"/>
                                  </w:tabs>
                                  <w:spacing w:before="28"/>
                                  <w:rPr>
                                    <w:del w:id="590" w:author="Saleh Kalantari" w:date="2026-04-28T12:46:00Z" w16du:dateUtc="2026-04-28T10:46:00Z"/>
                                    <w:rFonts w:ascii="Calibri"/>
                                    <w:sz w:val="13"/>
                                  </w:rPr>
                                </w:pPr>
                                <w:del w:id="591" w:author="Saleh Kalantari" w:date="2026-04-28T12:46:00Z" w16du:dateUtc="2026-04-28T10:46:00Z">
                                  <w:r>
                                    <w:rPr>
                                      <w:rFonts w:ascii="Calibri"/>
                                      <w:spacing w:val="-13"/>
                                      <w:w w:val="115"/>
                                      <w:sz w:val="13"/>
                                      <w:u w:val="dotted"/>
                                    </w:rPr>
                                    <w:delText xml:space="preserve"> </w:delText>
                                  </w:r>
                                  <w:r>
                                    <w:rPr>
                                      <w:rFonts w:ascii="Calibri"/>
                                      <w:spacing w:val="-2"/>
                                      <w:w w:val="115"/>
                                      <w:sz w:val="13"/>
                                      <w:u w:val="dotted"/>
                                    </w:rPr>
                                    <w:delText>multifocal</w:delText>
                                  </w:r>
                                  <w:r>
                                    <w:rPr>
                                      <w:rFonts w:ascii="Calibri"/>
                                      <w:spacing w:val="2"/>
                                      <w:w w:val="115"/>
                                      <w:sz w:val="13"/>
                                      <w:u w:val="dotted"/>
                                    </w:rPr>
                                    <w:delText xml:space="preserve"> </w:delText>
                                  </w:r>
                                  <w:r>
                                    <w:rPr>
                                      <w:rFonts w:ascii="Calibri"/>
                                      <w:spacing w:val="-2"/>
                                      <w:w w:val="115"/>
                                      <w:sz w:val="13"/>
                                      <w:u w:val="dotted"/>
                                    </w:rPr>
                                    <w:delText>opacities</w:delText>
                                  </w:r>
                                  <w:r>
                                    <w:rPr>
                                      <w:rFonts w:ascii="Calibri"/>
                                      <w:spacing w:val="1"/>
                                      <w:w w:val="115"/>
                                      <w:sz w:val="13"/>
                                      <w:u w:val="dotted"/>
                                    </w:rPr>
                                    <w:delText xml:space="preserve"> </w:delText>
                                  </w:r>
                                  <w:r>
                                    <w:rPr>
                                      <w:rFonts w:ascii="Calibri"/>
                                      <w:spacing w:val="-2"/>
                                      <w:w w:val="115"/>
                                      <w:sz w:val="13"/>
                                      <w:u w:val="dotted"/>
                                    </w:rPr>
                                    <w:delText>in</w:delText>
                                  </w:r>
                                  <w:r>
                                    <w:rPr>
                                      <w:rFonts w:ascii="Calibri"/>
                                      <w:spacing w:val="2"/>
                                      <w:w w:val="115"/>
                                      <w:sz w:val="13"/>
                                      <w:u w:val="dotted"/>
                                    </w:rPr>
                                    <w:delText xml:space="preserve"> </w:delText>
                                  </w:r>
                                  <w:r>
                                    <w:rPr>
                                      <w:rFonts w:ascii="Calibri"/>
                                      <w:spacing w:val="-2"/>
                                      <w:w w:val="115"/>
                                      <w:sz w:val="13"/>
                                      <w:u w:val="dotted"/>
                                    </w:rPr>
                                    <w:delText>the</w:delText>
                                  </w:r>
                                  <w:r>
                                    <w:rPr>
                                      <w:rFonts w:ascii="Calibri"/>
                                      <w:spacing w:val="1"/>
                                      <w:w w:val="115"/>
                                      <w:sz w:val="13"/>
                                      <w:u w:val="dotted"/>
                                    </w:rPr>
                                    <w:delText xml:space="preserve"> </w:delText>
                                  </w:r>
                                  <w:r>
                                    <w:rPr>
                                      <w:rFonts w:ascii="Calibri"/>
                                      <w:spacing w:val="-2"/>
                                      <w:w w:val="115"/>
                                      <w:sz w:val="13"/>
                                      <w:u w:val="dotted"/>
                                    </w:rPr>
                                    <w:delText>lungs.</w:delText>
                                  </w:r>
                                  <w:r>
                                    <w:rPr>
                                      <w:rFonts w:ascii="Calibri"/>
                                      <w:sz w:val="13"/>
                                      <w:u w:val="dotted"/>
                                    </w:rPr>
                                    <w:tab/>
                                  </w:r>
                                </w:del>
                              </w:p>
                              <w:p w14:paraId="577DB76B" w14:textId="77777777" w:rsidR="00A40DB8" w:rsidRDefault="00096600">
                                <w:pPr>
                                  <w:numPr>
                                    <w:ilvl w:val="0"/>
                                    <w:numId w:val="4"/>
                                  </w:numPr>
                                  <w:tabs>
                                    <w:tab w:val="left" w:pos="200"/>
                                  </w:tabs>
                                  <w:spacing w:before="27"/>
                                  <w:ind w:left="200" w:hanging="148"/>
                                  <w:rPr>
                                    <w:del w:id="592" w:author="Saleh Kalantari" w:date="2026-04-28T12:46:00Z" w16du:dateUtc="2026-04-28T10:46:00Z"/>
                                    <w:rFonts w:ascii="Calibri"/>
                                    <w:sz w:val="13"/>
                                  </w:rPr>
                                </w:pPr>
                                <w:del w:id="593" w:author="Saleh Kalantari" w:date="2026-04-28T12:46:00Z" w16du:dateUtc="2026-04-28T10:46:00Z">
                                  <w:r>
                                    <w:rPr>
                                      <w:rFonts w:ascii="Calibri"/>
                                      <w:spacing w:val="-2"/>
                                      <w:w w:val="115"/>
                                      <w:sz w:val="13"/>
                                    </w:rPr>
                                    <w:delText>Sputum</w:delText>
                                  </w:r>
                                  <w:r>
                                    <w:rPr>
                                      <w:rFonts w:ascii="Calibri"/>
                                      <w:w w:val="115"/>
                                      <w:sz w:val="13"/>
                                    </w:rPr>
                                    <w:delText xml:space="preserve"> </w:delText>
                                  </w:r>
                                  <w:r>
                                    <w:rPr>
                                      <w:rFonts w:ascii="Calibri"/>
                                      <w:spacing w:val="-2"/>
                                      <w:w w:val="115"/>
                                      <w:sz w:val="13"/>
                                    </w:rPr>
                                    <w:delText>culture</w:delText>
                                  </w:r>
                                  <w:r>
                                    <w:rPr>
                                      <w:rFonts w:ascii="Calibri"/>
                                      <w:spacing w:val="1"/>
                                      <w:w w:val="115"/>
                                      <w:sz w:val="13"/>
                                    </w:rPr>
                                    <w:delText xml:space="preserve"> </w:delText>
                                  </w:r>
                                  <w:r>
                                    <w:rPr>
                                      <w:rFonts w:ascii="Calibri"/>
                                      <w:spacing w:val="-2"/>
                                      <w:w w:val="115"/>
                                      <w:sz w:val="13"/>
                                    </w:rPr>
                                    <w:delText>and</w:delText>
                                  </w:r>
                                  <w:r>
                                    <w:rPr>
                                      <w:rFonts w:ascii="Calibri"/>
                                      <w:spacing w:val="1"/>
                                      <w:w w:val="115"/>
                                      <w:sz w:val="13"/>
                                    </w:rPr>
                                    <w:delText xml:space="preserve"> </w:delText>
                                  </w:r>
                                  <w:r>
                                    <w:rPr>
                                      <w:rFonts w:ascii="Calibri"/>
                                      <w:spacing w:val="-2"/>
                                      <w:w w:val="115"/>
                                      <w:sz w:val="13"/>
                                    </w:rPr>
                                    <w:delText>Gram</w:delText>
                                  </w:r>
                                  <w:r>
                                    <w:rPr>
                                      <w:rFonts w:ascii="Calibri"/>
                                      <w:spacing w:val="1"/>
                                      <w:w w:val="115"/>
                                      <w:sz w:val="13"/>
                                    </w:rPr>
                                    <w:delText xml:space="preserve"> </w:delText>
                                  </w:r>
                                  <w:r>
                                    <w:rPr>
                                      <w:rFonts w:ascii="Calibri"/>
                                      <w:spacing w:val="-2"/>
                                      <w:w w:val="115"/>
                                      <w:sz w:val="13"/>
                                    </w:rPr>
                                    <w:delText>stain</w:delText>
                                  </w:r>
                                  <w:r>
                                    <w:rPr>
                                      <w:rFonts w:ascii="Calibri"/>
                                      <w:spacing w:val="1"/>
                                      <w:w w:val="115"/>
                                      <w:sz w:val="13"/>
                                    </w:rPr>
                                    <w:delText xml:space="preserve"> </w:delText>
                                  </w:r>
                                  <w:r>
                                    <w:rPr>
                                      <w:rFonts w:ascii="Calibri"/>
                                      <w:spacing w:val="-2"/>
                                      <w:w w:val="115"/>
                                      <w:sz w:val="13"/>
                                    </w:rPr>
                                    <w:delText>are</w:delText>
                                  </w:r>
                                  <w:r>
                                    <w:rPr>
                                      <w:rFonts w:ascii="Calibri"/>
                                      <w:spacing w:val="1"/>
                                      <w:w w:val="115"/>
                                      <w:sz w:val="13"/>
                                    </w:rPr>
                                    <w:delText xml:space="preserve"> </w:delText>
                                  </w:r>
                                  <w:r>
                                    <w:rPr>
                                      <w:rFonts w:ascii="Calibri"/>
                                      <w:spacing w:val="-2"/>
                                      <w:w w:val="115"/>
                                      <w:sz w:val="13"/>
                                    </w:rPr>
                                    <w:delText>negative.</w:delText>
                                  </w:r>
                                </w:del>
                              </w:p>
                            </w:txbxContent>
                          </wps:txbx>
                          <wps:bodyPr wrap="square" lIns="0" tIns="0" rIns="0" bIns="0" rtlCol="0">
                            <a:noAutofit/>
                          </wps:bodyPr>
                        </wps:wsp>
                        <wps:wsp>
                          <wps:cNvPr id="16970763" name="Textbox 61"/>
                          <wps:cNvSpPr txBox="1"/>
                          <wps:spPr>
                            <a:xfrm>
                              <a:off x="4723998" y="62732"/>
                              <a:ext cx="1461770" cy="484505"/>
                            </a:xfrm>
                            <a:prstGeom prst="rect">
                              <a:avLst/>
                            </a:prstGeom>
                          </wps:spPr>
                          <wps:txbx>
                            <w:txbxContent>
                              <w:p w14:paraId="487AC6DE" w14:textId="77777777" w:rsidR="00A40DB8" w:rsidRDefault="00096600">
                                <w:pPr>
                                  <w:spacing w:line="271" w:lineRule="auto"/>
                                  <w:ind w:right="18"/>
                                  <w:rPr>
                                    <w:del w:id="594" w:author="Saleh Kalantari" w:date="2026-04-28T12:46:00Z" w16du:dateUtc="2026-04-28T10:46:00Z"/>
                                    <w:rFonts w:ascii="Calibri"/>
                                    <w:b/>
                                    <w:sz w:val="14"/>
                                  </w:rPr>
                                </w:pPr>
                                <w:del w:id="595" w:author="Saleh Kalantari" w:date="2026-04-28T12:46:00Z" w16du:dateUtc="2026-04-28T10:46:00Z">
                                  <w:r>
                                    <w:rPr>
                                      <w:rFonts w:ascii="Calibri"/>
                                      <w:b/>
                                      <w:w w:val="115"/>
                                      <w:sz w:val="14"/>
                                    </w:rPr>
                                    <w:delText>Which of the following</w:delText>
                                  </w:r>
                                  <w:r>
                                    <w:rPr>
                                      <w:rFonts w:ascii="Calibri"/>
                                      <w:b/>
                                      <w:spacing w:val="40"/>
                                      <w:w w:val="115"/>
                                      <w:sz w:val="14"/>
                                    </w:rPr>
                                    <w:delText xml:space="preserve"> </w:delText>
                                  </w:r>
                                  <w:r>
                                    <w:rPr>
                                      <w:rFonts w:ascii="Calibri"/>
                                      <w:b/>
                                      <w:w w:val="115"/>
                                      <w:sz w:val="14"/>
                                    </w:rPr>
                                    <w:delText>components is essential for</w:delText>
                                  </w:r>
                                  <w:r>
                                    <w:rPr>
                                      <w:rFonts w:ascii="Calibri"/>
                                      <w:b/>
                                      <w:spacing w:val="40"/>
                                      <w:w w:val="115"/>
                                      <w:sz w:val="14"/>
                                    </w:rPr>
                                    <w:delText xml:space="preserve"> </w:delText>
                                  </w:r>
                                  <w:r>
                                    <w:rPr>
                                      <w:rFonts w:ascii="Calibri"/>
                                      <w:b/>
                                      <w:w w:val="115"/>
                                      <w:sz w:val="14"/>
                                    </w:rPr>
                                    <w:delText>culturing</w:delText>
                                  </w:r>
                                  <w:r>
                                    <w:rPr>
                                      <w:rFonts w:ascii="Calibri"/>
                                      <w:b/>
                                      <w:spacing w:val="-10"/>
                                      <w:w w:val="115"/>
                                      <w:sz w:val="14"/>
                                    </w:rPr>
                                    <w:delText xml:space="preserve"> </w:delText>
                                  </w:r>
                                  <w:r>
                                    <w:rPr>
                                      <w:rFonts w:ascii="Calibri"/>
                                      <w:b/>
                                      <w:w w:val="115"/>
                                      <w:sz w:val="14"/>
                                    </w:rPr>
                                    <w:delText>the</w:delText>
                                  </w:r>
                                  <w:r>
                                    <w:rPr>
                                      <w:rFonts w:ascii="Calibri"/>
                                      <w:b/>
                                      <w:spacing w:val="-9"/>
                                      <w:w w:val="115"/>
                                      <w:sz w:val="14"/>
                                    </w:rPr>
                                    <w:delText xml:space="preserve"> </w:delText>
                                  </w:r>
                                  <w:r>
                                    <w:rPr>
                                      <w:rFonts w:ascii="Calibri"/>
                                      <w:b/>
                                      <w:w w:val="115"/>
                                      <w:sz w:val="14"/>
                                    </w:rPr>
                                    <w:delText>most</w:delText>
                                  </w:r>
                                  <w:r>
                                    <w:rPr>
                                      <w:rFonts w:ascii="Calibri"/>
                                      <w:b/>
                                      <w:spacing w:val="-9"/>
                                      <w:w w:val="115"/>
                                      <w:sz w:val="14"/>
                                    </w:rPr>
                                    <w:delText xml:space="preserve"> </w:delText>
                                  </w:r>
                                  <w:r>
                                    <w:rPr>
                                      <w:rFonts w:ascii="Calibri"/>
                                      <w:b/>
                                      <w:w w:val="115"/>
                                      <w:sz w:val="14"/>
                                    </w:rPr>
                                    <w:delText>likely</w:delText>
                                  </w:r>
                                  <w:r>
                                    <w:rPr>
                                      <w:rFonts w:ascii="Calibri"/>
                                      <w:b/>
                                      <w:spacing w:val="-9"/>
                                      <w:w w:val="115"/>
                                      <w:sz w:val="14"/>
                                    </w:rPr>
                                    <w:delText xml:space="preserve"> </w:delText>
                                  </w:r>
                                  <w:r>
                                    <w:rPr>
                                      <w:rFonts w:ascii="Calibri"/>
                                      <w:b/>
                                      <w:w w:val="115"/>
                                      <w:sz w:val="14"/>
                                    </w:rPr>
                                    <w:delText>causative</w:delText>
                                  </w:r>
                                  <w:r>
                                    <w:rPr>
                                      <w:rFonts w:ascii="Calibri"/>
                                      <w:b/>
                                      <w:spacing w:val="40"/>
                                      <w:w w:val="115"/>
                                      <w:sz w:val="14"/>
                                    </w:rPr>
                                    <w:delText xml:space="preserve"> </w:delText>
                                  </w:r>
                                  <w:r>
                                    <w:rPr>
                                      <w:rFonts w:ascii="Calibri"/>
                                      <w:b/>
                                      <w:spacing w:val="-2"/>
                                      <w:w w:val="115"/>
                                      <w:sz w:val="14"/>
                                    </w:rPr>
                                    <w:delText>organism?</w:delText>
                                  </w:r>
                                </w:del>
                              </w:p>
                            </w:txbxContent>
                          </wps:txbx>
                          <wps:bodyPr wrap="square" lIns="0" tIns="0" rIns="0" bIns="0" rtlCol="0">
                            <a:noAutofit/>
                          </wps:bodyPr>
                        </wps:wsp>
                        <wps:wsp>
                          <wps:cNvPr id="1627473055" name="Textbox 62"/>
                          <wps:cNvSpPr txBox="1"/>
                          <wps:spPr>
                            <a:xfrm>
                              <a:off x="4723998" y="661098"/>
                              <a:ext cx="1182370" cy="1090295"/>
                            </a:xfrm>
                            <a:prstGeom prst="rect">
                              <a:avLst/>
                            </a:prstGeom>
                          </wps:spPr>
                          <wps:txbx>
                            <w:txbxContent>
                              <w:p w14:paraId="1A1E86A1" w14:textId="77777777" w:rsidR="00A40DB8" w:rsidRDefault="00096600">
                                <w:pPr>
                                  <w:numPr>
                                    <w:ilvl w:val="0"/>
                                    <w:numId w:val="3"/>
                                  </w:numPr>
                                  <w:tabs>
                                    <w:tab w:val="left" w:pos="172"/>
                                  </w:tabs>
                                  <w:spacing w:before="13"/>
                                  <w:ind w:left="172" w:hanging="143"/>
                                  <w:rPr>
                                    <w:del w:id="596" w:author="Saleh Kalantari" w:date="2026-04-28T12:46:00Z" w16du:dateUtc="2026-04-28T10:46:00Z"/>
                                    <w:rFonts w:ascii="Calibri"/>
                                    <w:sz w:val="12"/>
                                  </w:rPr>
                                </w:pPr>
                                <w:del w:id="597" w:author="Saleh Kalantari" w:date="2026-04-28T12:46:00Z" w16du:dateUtc="2026-04-28T10:46:00Z">
                                  <w:r>
                                    <w:rPr>
                                      <w:rFonts w:ascii="Calibri"/>
                                      <w:spacing w:val="-4"/>
                                      <w:w w:val="125"/>
                                      <w:sz w:val="12"/>
                                    </w:rPr>
                                    <w:delText>Iron</w:delText>
                                  </w:r>
                                </w:del>
                              </w:p>
                              <w:p w14:paraId="201F7FF1" w14:textId="77777777" w:rsidR="00A40DB8" w:rsidRDefault="00096600">
                                <w:pPr>
                                  <w:numPr>
                                    <w:ilvl w:val="0"/>
                                    <w:numId w:val="3"/>
                                  </w:numPr>
                                  <w:tabs>
                                    <w:tab w:val="left" w:pos="141"/>
                                  </w:tabs>
                                  <w:spacing w:before="26"/>
                                  <w:ind w:left="141" w:hanging="141"/>
                                  <w:rPr>
                                    <w:del w:id="598" w:author="Saleh Kalantari" w:date="2026-04-28T12:46:00Z" w16du:dateUtc="2026-04-28T10:46:00Z"/>
                                    <w:rFonts w:ascii="Calibri"/>
                                    <w:sz w:val="12"/>
                                  </w:rPr>
                                </w:pPr>
                                <w:del w:id="599" w:author="Saleh Kalantari" w:date="2026-04-28T12:46:00Z" w16du:dateUtc="2026-04-28T10:46:00Z">
                                  <w:r>
                                    <w:rPr>
                                      <w:rFonts w:ascii="Calibri"/>
                                      <w:spacing w:val="-4"/>
                                      <w:w w:val="110"/>
                                      <w:sz w:val="12"/>
                                    </w:rPr>
                                    <w:delText>Urea</w:delText>
                                  </w:r>
                                </w:del>
                              </w:p>
                              <w:p w14:paraId="737C15E4" w14:textId="77777777" w:rsidR="00A40DB8" w:rsidRDefault="00096600">
                                <w:pPr>
                                  <w:numPr>
                                    <w:ilvl w:val="0"/>
                                    <w:numId w:val="3"/>
                                  </w:numPr>
                                  <w:tabs>
                                    <w:tab w:val="left" w:pos="138"/>
                                  </w:tabs>
                                  <w:spacing w:before="26"/>
                                  <w:ind w:left="138" w:hanging="138"/>
                                  <w:rPr>
                                    <w:del w:id="600" w:author="Saleh Kalantari" w:date="2026-04-28T12:46:00Z" w16du:dateUtc="2026-04-28T10:46:00Z"/>
                                    <w:rFonts w:ascii="Calibri"/>
                                    <w:sz w:val="12"/>
                                  </w:rPr>
                                </w:pPr>
                                <w:del w:id="601" w:author="Saleh Kalantari" w:date="2026-04-28T12:46:00Z" w16du:dateUtc="2026-04-28T10:46:00Z">
                                  <w:r>
                                    <w:rPr>
                                      <w:rFonts w:ascii="Calibri"/>
                                      <w:spacing w:val="-2"/>
                                      <w:w w:val="115"/>
                                      <w:sz w:val="12"/>
                                    </w:rPr>
                                    <w:delText>Magnesium</w:delText>
                                  </w:r>
                                </w:del>
                              </w:p>
                              <w:p w14:paraId="7A60C7C2" w14:textId="77777777" w:rsidR="00A40DB8" w:rsidRDefault="00096600">
                                <w:pPr>
                                  <w:numPr>
                                    <w:ilvl w:val="0"/>
                                    <w:numId w:val="3"/>
                                  </w:numPr>
                                  <w:tabs>
                                    <w:tab w:val="left" w:pos="142"/>
                                  </w:tabs>
                                  <w:spacing w:before="27"/>
                                  <w:ind w:left="142" w:hanging="142"/>
                                  <w:rPr>
                                    <w:del w:id="602" w:author="Saleh Kalantari" w:date="2026-04-28T12:46:00Z" w16du:dateUtc="2026-04-28T10:46:00Z"/>
                                    <w:rFonts w:ascii="Calibri"/>
                                    <w:sz w:val="12"/>
                                  </w:rPr>
                                </w:pPr>
                                <w:del w:id="603" w:author="Saleh Kalantari" w:date="2026-04-28T12:46:00Z" w16du:dateUtc="2026-04-28T10:46:00Z">
                                  <w:r>
                                    <w:rPr>
                                      <w:rFonts w:ascii="Calibri"/>
                                      <w:spacing w:val="-2"/>
                                      <w:w w:val="115"/>
                                      <w:sz w:val="12"/>
                                    </w:rPr>
                                    <w:delText>Cysteine</w:delText>
                                  </w:r>
                                </w:del>
                              </w:p>
                              <w:p w14:paraId="6DDC47F2" w14:textId="77777777" w:rsidR="00A40DB8" w:rsidRDefault="00096600">
                                <w:pPr>
                                  <w:numPr>
                                    <w:ilvl w:val="0"/>
                                    <w:numId w:val="3"/>
                                  </w:numPr>
                                  <w:tabs>
                                    <w:tab w:val="left" w:pos="134"/>
                                  </w:tabs>
                                  <w:spacing w:before="26"/>
                                  <w:ind w:left="134" w:hanging="134"/>
                                  <w:rPr>
                                    <w:del w:id="604" w:author="Saleh Kalantari" w:date="2026-04-28T12:46:00Z" w16du:dateUtc="2026-04-28T10:46:00Z"/>
                                    <w:rFonts w:ascii="Calibri"/>
                                    <w:sz w:val="12"/>
                                  </w:rPr>
                                </w:pPr>
                                <w:del w:id="605" w:author="Saleh Kalantari" w:date="2026-04-28T12:46:00Z" w16du:dateUtc="2026-04-28T10:46:00Z">
                                  <w:r>
                                    <w:rPr>
                                      <w:rFonts w:ascii="Calibri"/>
                                      <w:spacing w:val="-2"/>
                                      <w:w w:val="115"/>
                                      <w:sz w:val="12"/>
                                    </w:rPr>
                                    <w:delText>Glucose</w:delText>
                                  </w:r>
                                </w:del>
                              </w:p>
                              <w:p w14:paraId="36C11377" w14:textId="77777777" w:rsidR="00A40DB8" w:rsidRDefault="00096600">
                                <w:pPr>
                                  <w:numPr>
                                    <w:ilvl w:val="0"/>
                                    <w:numId w:val="3"/>
                                  </w:numPr>
                                  <w:tabs>
                                    <w:tab w:val="left" w:pos="122"/>
                                  </w:tabs>
                                  <w:spacing w:before="26"/>
                                  <w:ind w:left="122" w:hanging="122"/>
                                  <w:rPr>
                                    <w:del w:id="606" w:author="Saleh Kalantari" w:date="2026-04-28T12:46:00Z" w16du:dateUtc="2026-04-28T10:46:00Z"/>
                                    <w:rFonts w:ascii="Calibri"/>
                                    <w:sz w:val="12"/>
                                  </w:rPr>
                                </w:pPr>
                                <w:del w:id="607" w:author="Saleh Kalantari" w:date="2026-04-28T12:46:00Z" w16du:dateUtc="2026-04-28T10:46:00Z">
                                  <w:r>
                                    <w:rPr>
                                      <w:rFonts w:ascii="Calibri"/>
                                      <w:spacing w:val="-2"/>
                                      <w:w w:val="115"/>
                                      <w:sz w:val="12"/>
                                    </w:rPr>
                                    <w:delText>Nicotinamide</w:delText>
                                  </w:r>
                                </w:del>
                              </w:p>
                              <w:p w14:paraId="28147C25" w14:textId="77777777" w:rsidR="00A40DB8" w:rsidRDefault="00096600">
                                <w:pPr>
                                  <w:numPr>
                                    <w:ilvl w:val="0"/>
                                    <w:numId w:val="3"/>
                                  </w:numPr>
                                  <w:tabs>
                                    <w:tab w:val="left" w:pos="155"/>
                                  </w:tabs>
                                  <w:spacing w:before="27"/>
                                  <w:ind w:left="155" w:hanging="155"/>
                                  <w:rPr>
                                    <w:del w:id="608" w:author="Saleh Kalantari" w:date="2026-04-28T12:46:00Z" w16du:dateUtc="2026-04-28T10:46:00Z"/>
                                    <w:rFonts w:ascii="Calibri"/>
                                    <w:b/>
                                    <w:sz w:val="12"/>
                                  </w:rPr>
                                </w:pPr>
                                <w:del w:id="609" w:author="Saleh Kalantari" w:date="2026-04-28T12:46:00Z" w16du:dateUtc="2026-04-28T10:46:00Z">
                                  <w:r>
                                    <w:rPr>
                                      <w:rFonts w:ascii="Calibri"/>
                                      <w:b/>
                                      <w:w w:val="115"/>
                                      <w:sz w:val="12"/>
                                    </w:rPr>
                                    <w:delText>Cholesterol</w:delText>
                                  </w:r>
                                  <w:r>
                                    <w:rPr>
                                      <w:rFonts w:ascii="Calibri"/>
                                      <w:b/>
                                      <w:spacing w:val="1"/>
                                      <w:w w:val="115"/>
                                      <w:sz w:val="12"/>
                                    </w:rPr>
                                    <w:delText xml:space="preserve"> </w:delText>
                                  </w:r>
                                  <w:r>
                                    <w:rPr>
                                      <w:rFonts w:ascii="Calibri"/>
                                      <w:b/>
                                      <w:w w:val="115"/>
                                      <w:sz w:val="12"/>
                                    </w:rPr>
                                    <w:delText>(Correct</w:delText>
                                  </w:r>
                                  <w:r>
                                    <w:rPr>
                                      <w:rFonts w:ascii="Calibri"/>
                                      <w:b/>
                                      <w:spacing w:val="1"/>
                                      <w:w w:val="115"/>
                                      <w:sz w:val="12"/>
                                    </w:rPr>
                                    <w:delText xml:space="preserve"> </w:delText>
                                  </w:r>
                                  <w:r>
                                    <w:rPr>
                                      <w:rFonts w:ascii="Calibri"/>
                                      <w:b/>
                                      <w:spacing w:val="-2"/>
                                      <w:w w:val="115"/>
                                      <w:sz w:val="12"/>
                                    </w:rPr>
                                    <w:delText>Answer)</w:delText>
                                  </w:r>
                                </w:del>
                              </w:p>
                              <w:p w14:paraId="34EB6EF5" w14:textId="77777777" w:rsidR="00A40DB8" w:rsidRDefault="00096600">
                                <w:pPr>
                                  <w:numPr>
                                    <w:ilvl w:val="0"/>
                                    <w:numId w:val="3"/>
                                  </w:numPr>
                                  <w:tabs>
                                    <w:tab w:val="left" w:pos="149"/>
                                  </w:tabs>
                                  <w:spacing w:before="26"/>
                                  <w:ind w:left="149" w:hanging="149"/>
                                  <w:rPr>
                                    <w:del w:id="610" w:author="Saleh Kalantari" w:date="2026-04-28T12:46:00Z" w16du:dateUtc="2026-04-28T10:46:00Z"/>
                                    <w:rFonts w:ascii="Calibri"/>
                                    <w:sz w:val="12"/>
                                  </w:rPr>
                                </w:pPr>
                                <w:del w:id="611" w:author="Saleh Kalantari" w:date="2026-04-28T12:46:00Z" w16du:dateUtc="2026-04-28T10:46:00Z">
                                  <w:r>
                                    <w:rPr>
                                      <w:rFonts w:ascii="Calibri"/>
                                      <w:spacing w:val="-2"/>
                                      <w:w w:val="115"/>
                                      <w:sz w:val="12"/>
                                    </w:rPr>
                                    <w:delText>Hemin</w:delText>
                                  </w:r>
                                </w:del>
                              </w:p>
                              <w:p w14:paraId="470C8CD6" w14:textId="77777777" w:rsidR="00A40DB8" w:rsidRDefault="00096600">
                                <w:pPr>
                                  <w:numPr>
                                    <w:ilvl w:val="0"/>
                                    <w:numId w:val="3"/>
                                  </w:numPr>
                                  <w:tabs>
                                    <w:tab w:val="left" w:pos="112"/>
                                  </w:tabs>
                                  <w:spacing w:before="27"/>
                                  <w:ind w:left="112" w:hanging="112"/>
                                  <w:rPr>
                                    <w:del w:id="612" w:author="Saleh Kalantari" w:date="2026-04-28T12:46:00Z" w16du:dateUtc="2026-04-28T10:46:00Z"/>
                                    <w:rFonts w:ascii="Calibri"/>
                                    <w:sz w:val="12"/>
                                  </w:rPr>
                                </w:pPr>
                                <w:del w:id="613" w:author="Saleh Kalantari" w:date="2026-04-28T12:46:00Z" w16du:dateUtc="2026-04-28T10:46:00Z">
                                  <w:r>
                                    <w:rPr>
                                      <w:rFonts w:ascii="Calibri"/>
                                      <w:spacing w:val="-2"/>
                                      <w:w w:val="115"/>
                                      <w:sz w:val="12"/>
                                    </w:rPr>
                                    <w:delText>Sulfate</w:delText>
                                  </w:r>
                                </w:del>
                              </w:p>
                              <w:p w14:paraId="4783D3CB" w14:textId="77777777" w:rsidR="00A40DB8" w:rsidRDefault="00096600">
                                <w:pPr>
                                  <w:numPr>
                                    <w:ilvl w:val="0"/>
                                    <w:numId w:val="3"/>
                                  </w:numPr>
                                  <w:tabs>
                                    <w:tab w:val="left" w:pos="123"/>
                                  </w:tabs>
                                  <w:spacing w:before="26"/>
                                  <w:ind w:left="123" w:hanging="123"/>
                                  <w:rPr>
                                    <w:del w:id="614" w:author="Saleh Kalantari" w:date="2026-04-28T12:46:00Z" w16du:dateUtc="2026-04-28T10:46:00Z"/>
                                    <w:rFonts w:ascii="Calibri"/>
                                    <w:sz w:val="12"/>
                                  </w:rPr>
                                </w:pPr>
                                <w:del w:id="615" w:author="Saleh Kalantari" w:date="2026-04-28T12:46:00Z" w16du:dateUtc="2026-04-28T10:46:00Z">
                                  <w:r>
                                    <w:rPr>
                                      <w:rFonts w:ascii="Calibri"/>
                                      <w:spacing w:val="-2"/>
                                      <w:w w:val="115"/>
                                      <w:sz w:val="12"/>
                                    </w:rPr>
                                    <w:delText>Pyridoxine</w:delText>
                                  </w:r>
                                </w:del>
                              </w:p>
                            </w:txbxContent>
                          </wps:txbx>
                          <wps:bodyPr wrap="square" lIns="0" tIns="0" rIns="0" bIns="0" rtlCol="0">
                            <a:noAutofit/>
                          </wps:bodyPr>
                        </wps:wsp>
                      </wpg:wgp>
                    </a:graphicData>
                  </a:graphic>
                </wp:anchor>
              </w:drawing>
            </mc:Choice>
            <mc:Fallback>
              <w:pict>
                <v:group w14:anchorId="6E56B852" id="Group 719447265" o:spid="_x0000_s1071" style="position:absolute;left:0;text-align:left;margin-left:59.8pt;margin-top:21.7pt;width:492.35pt;height:142.5pt;z-index:-15700480;mso-wrap-distance-left:0;mso-wrap-distance-right:0;mso-position-horizontal-relative:page" coordsize="62528,180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">
                  <v:shape id="Graphic 50" o:spid="_x0000_s1072" style="position:absolute;left:11815;top:58;width:4915;height:15894;visibility:visible;mso-wrap-style:square;v-text-anchor:top" coordsize="491490,1589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" path="m426366,1589006r-361446,l54496,1587975,19852,1569437,1314,1534793,,1521508,,67781,11388,30176,41842,5159,423505,r13285,1314l471434,19852r18538,34644l491287,67781r,1453727l479899,1559113r-30455,25017l426366,1589006xe" fillcolor="#d8e7d0" stroked="f">
                    <v:path arrowok="t"/>
                  </v:shape>
                  <v:shape id="Graphic 51" o:spid="_x0000_s1073" style="position:absolute;left:17009;top:103;width:45517;height:17989;visibility:visible;mso-wrap-style:square;v-text-anchor:top" coordsize="4551680,179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" path="m4483550,1798959r-4415769,l54496,1797645,19852,1779107,1314,1744463,,1731178,,67781,11388,30176,41842,5159,67781,,4483550,r37606,11388l4546172,41842r5160,25939l4551332,1731178r-11388,37605l4509489,1793800r-25939,5159xe" fillcolor="#f5f5f5" stroked="f">
                    <v:path arrowok="t"/>
                  </v:shape>
                  <v:shape id="Graphic 52" o:spid="_x0000_s1074" style="position:absolute;left:17497;top:416;width:44571;height:17564;visibility:visible;mso-wrap-style:square;v-text-anchor:top" coordsize="4457065,1756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" path="m2885351,242036r-5334,-26390l2865488,194094r-21552,-14529l2817545,174244r-2749753,l41402,179565,19862,194094,5321,215646,,242036,,1688249r5321,26390l19862,1736191r21540,14529l67792,1756054r2749753,l2843936,1750720r21552,-14529l2880017,1714639r5334,-26390l2885351,242036xem4456862,67792r-5322,-26378l4437011,19862,4415460,5334,4389069,,3029127,r-26390,5334l2981198,19862r-14529,21552l2961335,67792r,1606347l2966669,1700530r14529,21551l3002737,1736610r21196,4280l4394263,1740890r21197,-4280l4437011,1722081r14529,-21551l4456862,1674139r,-1606347xe" stroked="f">
                    <v:path arrowok="t"/>
                  </v:shape>
                  <v:shape id="Graphic 53" o:spid="_x0000_s1075" style="position:absolute;width:11760;height:17253;visibility:visible;mso-wrap-style:square;v-text-anchor:top" coordsize="1176020,1725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" path="m159131,21145r-5779,-5778l5778,15367,,21145,,1719160r5638,5652l153479,1724812r5652,-5652l159131,21145xem678434,67779l667042,30175,636587,5156,610654,,254927,,217322,11391,192303,41846r-5156,25933l187147,1521510r11392,37605l228993,1584134r23076,4877l613511,1589011r45072,-19571l677125,1534795r1309,-13285l678434,67779xem1175715,67779l1164323,30175,1133868,5156,1107935,,752208,,714603,11391,689584,41846r-5156,25933l684428,1521510r11392,37605l726274,1584134r23076,4877l1110792,1589011r45073,-19571l1174394,1534795r1321,-13285l1175715,67779xe" fillcolor="#d8e7d0" stroked="f">
                    <v:path arrowok="t"/>
                  </v:shape>
                  <v:shape id="Graphic 54" o:spid="_x0000_s1076" style="position:absolute;top:2158;width:1593;height:15881;visibility:visible;mso-wrap-style:square;v-text-anchor:top" coordsize="159385,1588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" path="m159156,1361579l,1361579r,225946l159156,1587525r,-225946xem159156,1134643l,1134643r,225958l159156,1360601r,-225958xem159156,907719l,907719r,225946l159156,1133665r,-225946xem159156,680783l,680783,,906741r159156,l159156,680783xem159156,453859l,453859,,679805r159156,l159156,453859xem159156,226923l,226923,,452882r159156,l159156,226923xem159156,l,,,225945r159156,l159156,xe" stroked="f">
                    <v:path arrowok="t"/>
                  </v:shape>
                  <v:shape id="Graphic 55" o:spid="_x0000_s1077" style="position:absolute;top:2170;width:1593;height:13620;visibility:visible;mso-wrap-style:square;v-text-anchor:top" coordsize="159385,1362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" path="m,l159164,em,223600r159164,em,226930r159164,em,450531r159164,em,453861r159164,em,677462r159164,em,680792r159164,em,904392r159164,em,907722r159164,em,1131323r159164,em,1134653r159164,em,1358254r159164,em,1361583r159164,e" filled="f" strokecolor="white" strokeweight=".06528mm">
                    <v:path arrowok="t"/>
                  </v:shape>
                  <v:shape id="Image 56" o:spid="_x0000_s1078" type="#_x0000_t75" style="position:absolute;left:59155;top:4552;width:1942;height:19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">
                    <v:imagedata r:id="rId37" o:title=""/>
                  </v:shape>
                  <v:shape id="Image 57" o:spid="_x0000_s1079" type="#_x0000_t75" style="position:absolute;left:25671;top:416;width:971;height:12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">
                    <v:imagedata r:id="rId38" o:title=""/>
                  </v:shape>
                  <v:shape id="Graphic 58" o:spid="_x0000_s1080" style="position:absolute;left:17493;top:4815;width:28798;height:9442;visibility:visible;mso-wrap-style:square;v-text-anchor:top" coordsize="2879725,94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" path="m413,l2879592,em413,711892r2879179,em,944084r2879179,e" filled="f" strokeweight=".23453mm">
                    <v:stroke dashstyle="1 1"/>
                    <v:path arrowok="t"/>
                  </v:shape>
                  <v:shape id="Textbox 59" o:spid="_x0000_s1081" type="#_x0000_t202" style="position:absolute;left:536;top:57;width:16129;height:174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" filled="f" stroked="f">
                    <v:textbox inset="0,0,0,0">
                      <w:txbxContent>
                        <w:p w14:paraId="0E8170D5" w14:textId="77777777" w:rsidR="00A40DB8" w:rsidRDefault="00096600">
                          <w:pPr>
                            <w:tabs>
                              <w:tab w:val="left" w:pos="383"/>
                              <w:tab w:val="left" w:pos="1166"/>
                              <w:tab w:val="left" w:pos="1806"/>
                            </w:tabs>
                            <w:spacing w:before="17"/>
                            <w:rPr>
                              <w:del w:id="622" w:author="Saleh Kalantari" w:date="2026-04-28T12:46:00Z" w16du:dateUtc="2026-04-28T10:46:00Z"/>
                              <w:rFonts w:ascii="Calibri"/>
                              <w:b/>
                              <w:sz w:val="15"/>
                            </w:rPr>
                          </w:pPr>
                          <w:del w:id="623" w:author="Saleh Kalantari" w:date="2026-04-28T12:46:00Z" w16du:dateUtc="2026-04-28T10:46:00Z">
                            <w:r>
                              <w:rPr>
                                <w:rFonts w:ascii="Calibri"/>
                                <w:b/>
                                <w:spacing w:val="-10"/>
                                <w:w w:val="125"/>
                                <w:position w:val="2"/>
                                <w:sz w:val="13"/>
                              </w:rPr>
                              <w:delText>#</w:delText>
                            </w:r>
                            <w:r>
                              <w:rPr>
                                <w:rFonts w:ascii="Calibri"/>
                                <w:b/>
                                <w:position w:val="2"/>
                                <w:sz w:val="13"/>
                              </w:rPr>
                              <w:tab/>
                            </w:r>
                            <w:r>
                              <w:rPr>
                                <w:rFonts w:ascii="Calibri"/>
                                <w:b/>
                                <w:w w:val="115"/>
                                <w:position w:val="1"/>
                                <w:sz w:val="15"/>
                              </w:rPr>
                              <w:delText>LLM</w:delText>
                            </w:r>
                            <w:r>
                              <w:rPr>
                                <w:rFonts w:ascii="Calibri"/>
                                <w:b/>
                                <w:spacing w:val="-7"/>
                                <w:w w:val="115"/>
                                <w:position w:val="1"/>
                                <w:sz w:val="15"/>
                              </w:rPr>
                              <w:delText xml:space="preserve"> </w:delText>
                            </w:r>
                            <w:r>
                              <w:rPr>
                                <w:rFonts w:ascii="Calibri"/>
                                <w:b/>
                                <w:spacing w:val="-10"/>
                                <w:w w:val="125"/>
                                <w:position w:val="1"/>
                                <w:sz w:val="15"/>
                              </w:rPr>
                              <w:delText>1</w:delText>
                            </w:r>
                            <w:r>
                              <w:rPr>
                                <w:rFonts w:ascii="Calibri"/>
                                <w:b/>
                                <w:position w:val="1"/>
                                <w:sz w:val="15"/>
                              </w:rPr>
                              <w:tab/>
                            </w:r>
                            <w:r>
                              <w:rPr>
                                <w:rFonts w:ascii="Calibri"/>
                                <w:b/>
                                <w:w w:val="115"/>
                                <w:position w:val="1"/>
                                <w:sz w:val="15"/>
                              </w:rPr>
                              <w:delText>LLM</w:delText>
                            </w:r>
                            <w:r>
                              <w:rPr>
                                <w:rFonts w:ascii="Calibri"/>
                                <w:b/>
                                <w:spacing w:val="-7"/>
                                <w:w w:val="115"/>
                                <w:position w:val="1"/>
                                <w:sz w:val="15"/>
                              </w:rPr>
                              <w:delText xml:space="preserve"> </w:delText>
                            </w:r>
                            <w:r>
                              <w:rPr>
                                <w:rFonts w:ascii="Calibri"/>
                                <w:b/>
                                <w:spacing w:val="-10"/>
                                <w:w w:val="125"/>
                                <w:position w:val="1"/>
                                <w:sz w:val="15"/>
                              </w:rPr>
                              <w:delText>2</w:delText>
                            </w:r>
                            <w:r>
                              <w:rPr>
                                <w:rFonts w:ascii="Calibri"/>
                                <w:b/>
                                <w:position w:val="1"/>
                                <w:sz w:val="15"/>
                              </w:rPr>
                              <w:tab/>
                            </w:r>
                            <w:r>
                              <w:rPr>
                                <w:rFonts w:ascii="Calibri"/>
                                <w:b/>
                                <w:spacing w:val="-2"/>
                                <w:w w:val="125"/>
                                <w:sz w:val="15"/>
                              </w:rPr>
                              <w:delText>Physician</w:delText>
                            </w:r>
                          </w:del>
                        </w:p>
                        <w:p w14:paraId="16D261D0" w14:textId="77777777" w:rsidR="00A40DB8" w:rsidRDefault="00A40DB8">
                          <w:pPr>
                            <w:spacing w:before="44"/>
                            <w:rPr>
                              <w:del w:id="624" w:author="Saleh Kalantari" w:date="2026-04-28T12:46:00Z" w16du:dateUtc="2026-04-28T10:46:00Z"/>
                              <w:rFonts w:ascii="Calibri"/>
                              <w:b/>
                              <w:sz w:val="15"/>
                            </w:rPr>
                          </w:pPr>
                        </w:p>
                        <w:p w14:paraId="1FFF3883" w14:textId="77777777" w:rsidR="00A40DB8" w:rsidRDefault="00096600">
                          <w:pPr>
                            <w:spacing w:before="1"/>
                            <w:ind w:left="3"/>
                            <w:rPr>
                              <w:del w:id="625" w:author="Saleh Kalantari" w:date="2026-04-28T12:46:00Z" w16du:dateUtc="2026-04-28T10:46:00Z"/>
                              <w:rFonts w:ascii="Microsoft Sans Serif"/>
                              <w:sz w:val="13"/>
                            </w:rPr>
                          </w:pPr>
                          <w:del w:id="626" w:author="Saleh Kalantari" w:date="2026-04-28T12:46:00Z" w16du:dateUtc="2026-04-28T10:46:00Z">
                            <w:r>
                              <w:rPr>
                                <w:rFonts w:ascii="Microsoft Sans Serif"/>
                                <w:spacing w:val="-10"/>
                                <w:sz w:val="13"/>
                              </w:rPr>
                              <w:delText>1</w:delText>
                            </w:r>
                          </w:del>
                        </w:p>
                        <w:p w14:paraId="1D27CC2A" w14:textId="77777777" w:rsidR="00A40DB8" w:rsidRDefault="00A40DB8">
                          <w:pPr>
                            <w:spacing w:before="62"/>
                            <w:rPr>
                              <w:del w:id="627" w:author="Saleh Kalantari" w:date="2026-04-28T12:46:00Z" w16du:dateUtc="2026-04-28T10:46:00Z"/>
                              <w:rFonts w:ascii="Microsoft Sans Serif"/>
                              <w:sz w:val="13"/>
                            </w:rPr>
                          </w:pPr>
                        </w:p>
                        <w:p w14:paraId="1AD0212E" w14:textId="77777777" w:rsidR="00A40DB8" w:rsidRDefault="00096600">
                          <w:pPr>
                            <w:spacing w:before="1"/>
                            <w:ind w:left="3"/>
                            <w:rPr>
                              <w:del w:id="628" w:author="Saleh Kalantari" w:date="2026-04-28T12:46:00Z" w16du:dateUtc="2026-04-28T10:46:00Z"/>
                              <w:rFonts w:ascii="Microsoft Sans Serif"/>
                              <w:sz w:val="13"/>
                            </w:rPr>
                          </w:pPr>
                          <w:del w:id="629" w:author="Saleh Kalantari" w:date="2026-04-28T12:46:00Z" w16du:dateUtc="2026-04-28T10:46:00Z">
                            <w:r>
                              <w:rPr>
                                <w:rFonts w:ascii="Microsoft Sans Serif"/>
                                <w:spacing w:val="-10"/>
                                <w:sz w:val="13"/>
                              </w:rPr>
                              <w:delText>2</w:delText>
                            </w:r>
                          </w:del>
                        </w:p>
                        <w:p w14:paraId="3D95A4D9" w14:textId="77777777" w:rsidR="00A40DB8" w:rsidRDefault="00A40DB8">
                          <w:pPr>
                            <w:spacing w:before="63"/>
                            <w:rPr>
                              <w:del w:id="630" w:author="Saleh Kalantari" w:date="2026-04-28T12:46:00Z" w16du:dateUtc="2026-04-28T10:46:00Z"/>
                              <w:rFonts w:ascii="Microsoft Sans Serif"/>
                              <w:sz w:val="13"/>
                            </w:rPr>
                          </w:pPr>
                        </w:p>
                        <w:p w14:paraId="30E1E915" w14:textId="77777777" w:rsidR="00A40DB8" w:rsidRDefault="00096600">
                          <w:pPr>
                            <w:ind w:left="3"/>
                            <w:rPr>
                              <w:del w:id="631" w:author="Saleh Kalantari" w:date="2026-04-28T12:46:00Z" w16du:dateUtc="2026-04-28T10:46:00Z"/>
                              <w:rFonts w:ascii="Microsoft Sans Serif"/>
                              <w:sz w:val="13"/>
                            </w:rPr>
                          </w:pPr>
                          <w:del w:id="632" w:author="Saleh Kalantari" w:date="2026-04-28T12:46:00Z" w16du:dateUtc="2026-04-28T10:46:00Z">
                            <w:r>
                              <w:rPr>
                                <w:rFonts w:ascii="Microsoft Sans Serif"/>
                                <w:spacing w:val="-10"/>
                                <w:sz w:val="13"/>
                              </w:rPr>
                              <w:delText>3</w:delText>
                            </w:r>
                          </w:del>
                        </w:p>
                        <w:p w14:paraId="65B792B5" w14:textId="77777777" w:rsidR="00A40DB8" w:rsidRDefault="00A40DB8">
                          <w:pPr>
                            <w:spacing w:before="63"/>
                            <w:rPr>
                              <w:del w:id="633" w:author="Saleh Kalantari" w:date="2026-04-28T12:46:00Z" w16du:dateUtc="2026-04-28T10:46:00Z"/>
                              <w:rFonts w:ascii="Microsoft Sans Serif"/>
                              <w:sz w:val="13"/>
                            </w:rPr>
                          </w:pPr>
                        </w:p>
                        <w:p w14:paraId="4E841FEA" w14:textId="77777777" w:rsidR="00A40DB8" w:rsidRDefault="00096600">
                          <w:pPr>
                            <w:ind w:left="3"/>
                            <w:rPr>
                              <w:del w:id="634" w:author="Saleh Kalantari" w:date="2026-04-28T12:46:00Z" w16du:dateUtc="2026-04-28T10:46:00Z"/>
                              <w:rFonts w:ascii="Microsoft Sans Serif"/>
                              <w:sz w:val="13"/>
                            </w:rPr>
                          </w:pPr>
                          <w:del w:id="635" w:author="Saleh Kalantari" w:date="2026-04-28T12:46:00Z" w16du:dateUtc="2026-04-28T10:46:00Z">
                            <w:r>
                              <w:rPr>
                                <w:rFonts w:ascii="Microsoft Sans Serif"/>
                                <w:spacing w:val="-10"/>
                                <w:sz w:val="13"/>
                              </w:rPr>
                              <w:delText>4</w:delText>
                            </w:r>
                          </w:del>
                        </w:p>
                        <w:p w14:paraId="3DC93F02" w14:textId="77777777" w:rsidR="00A40DB8" w:rsidRDefault="00A40DB8">
                          <w:pPr>
                            <w:spacing w:before="63"/>
                            <w:rPr>
                              <w:del w:id="636" w:author="Saleh Kalantari" w:date="2026-04-28T12:46:00Z" w16du:dateUtc="2026-04-28T10:46:00Z"/>
                              <w:rFonts w:ascii="Microsoft Sans Serif"/>
                              <w:sz w:val="13"/>
                            </w:rPr>
                          </w:pPr>
                        </w:p>
                        <w:p w14:paraId="6C82F1E3" w14:textId="77777777" w:rsidR="00A40DB8" w:rsidRDefault="00096600">
                          <w:pPr>
                            <w:ind w:left="3"/>
                            <w:rPr>
                              <w:del w:id="637" w:author="Saleh Kalantari" w:date="2026-04-28T12:46:00Z" w16du:dateUtc="2026-04-28T10:46:00Z"/>
                              <w:rFonts w:ascii="Microsoft Sans Serif"/>
                              <w:sz w:val="13"/>
                            </w:rPr>
                          </w:pPr>
                          <w:del w:id="638" w:author="Saleh Kalantari" w:date="2026-04-28T12:46:00Z" w16du:dateUtc="2026-04-28T10:46:00Z">
                            <w:r>
                              <w:rPr>
                                <w:rFonts w:ascii="Microsoft Sans Serif"/>
                                <w:spacing w:val="-10"/>
                                <w:sz w:val="13"/>
                              </w:rPr>
                              <w:delText>5</w:delText>
                            </w:r>
                          </w:del>
                        </w:p>
                        <w:p w14:paraId="76867A36" w14:textId="77777777" w:rsidR="00A40DB8" w:rsidRDefault="00A40DB8">
                          <w:pPr>
                            <w:spacing w:before="63"/>
                            <w:rPr>
                              <w:del w:id="639" w:author="Saleh Kalantari" w:date="2026-04-28T12:46:00Z" w16du:dateUtc="2026-04-28T10:46:00Z"/>
                              <w:rFonts w:ascii="Microsoft Sans Serif"/>
                              <w:sz w:val="13"/>
                            </w:rPr>
                          </w:pPr>
                        </w:p>
                        <w:p w14:paraId="200B6746" w14:textId="77777777" w:rsidR="00A40DB8" w:rsidRDefault="00096600">
                          <w:pPr>
                            <w:ind w:left="3"/>
                            <w:rPr>
                              <w:del w:id="640" w:author="Saleh Kalantari" w:date="2026-04-28T12:46:00Z" w16du:dateUtc="2026-04-28T10:46:00Z"/>
                              <w:rFonts w:ascii="Microsoft Sans Serif"/>
                              <w:sz w:val="13"/>
                            </w:rPr>
                          </w:pPr>
                          <w:del w:id="641" w:author="Saleh Kalantari" w:date="2026-04-28T12:46:00Z" w16du:dateUtc="2026-04-28T10:46:00Z">
                            <w:r>
                              <w:rPr>
                                <w:rFonts w:ascii="Microsoft Sans Serif"/>
                                <w:spacing w:val="-10"/>
                                <w:sz w:val="13"/>
                              </w:rPr>
                              <w:delText>6</w:delText>
                            </w:r>
                          </w:del>
                        </w:p>
                        <w:p w14:paraId="7085B36E" w14:textId="77777777" w:rsidR="00A40DB8" w:rsidRDefault="00A40DB8">
                          <w:pPr>
                            <w:spacing w:before="63"/>
                            <w:rPr>
                              <w:del w:id="642" w:author="Saleh Kalantari" w:date="2026-04-28T12:46:00Z" w16du:dateUtc="2026-04-28T10:46:00Z"/>
                              <w:rFonts w:ascii="Microsoft Sans Serif"/>
                              <w:sz w:val="13"/>
                            </w:rPr>
                          </w:pPr>
                        </w:p>
                        <w:p w14:paraId="54417C58" w14:textId="77777777" w:rsidR="00A40DB8" w:rsidRDefault="00096600">
                          <w:pPr>
                            <w:ind w:left="3"/>
                            <w:rPr>
                              <w:del w:id="643" w:author="Saleh Kalantari" w:date="2026-04-28T12:46:00Z" w16du:dateUtc="2026-04-28T10:46:00Z"/>
                              <w:rFonts w:ascii="Microsoft Sans Serif"/>
                              <w:sz w:val="13"/>
                            </w:rPr>
                          </w:pPr>
                          <w:del w:id="644" w:author="Saleh Kalantari" w:date="2026-04-28T12:46:00Z" w16du:dateUtc="2026-04-28T10:46:00Z">
                            <w:r>
                              <w:rPr>
                                <w:rFonts w:ascii="Microsoft Sans Serif"/>
                                <w:spacing w:val="-10"/>
                                <w:sz w:val="13"/>
                              </w:rPr>
                              <w:delText>7</w:delText>
                            </w:r>
                          </w:del>
                        </w:p>
                      </w:txbxContent>
                    </v:textbox>
                  </v:shape>
                  <v:shape id="Textbox 60" o:spid="_x0000_s1082" type="#_x0000_t202" style="position:absolute;left:17493;top:154;width:28925;height:1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" filled="f" stroked="f">
                    <v:textbox inset="0,0,0,0">
                      <w:txbxContent>
                        <w:p w14:paraId="5668E6CD" w14:textId="77777777" w:rsidR="00A40DB8" w:rsidRDefault="00096600">
                          <w:pPr>
                            <w:spacing w:before="16"/>
                            <w:ind w:left="98"/>
                            <w:rPr>
                              <w:del w:id="645" w:author="Saleh Kalantari" w:date="2026-04-28T12:46:00Z" w16du:dateUtc="2026-04-28T10:46:00Z"/>
                              <w:rFonts w:ascii="Calibri"/>
                              <w:b/>
                              <w:sz w:val="16"/>
                            </w:rPr>
                          </w:pPr>
                          <w:del w:id="646" w:author="Saleh Kalantari" w:date="2026-04-28T12:46:00Z" w16du:dateUtc="2026-04-28T10:46:00Z">
                            <w:r>
                              <w:rPr>
                                <w:rFonts w:ascii="Calibri"/>
                                <w:b/>
                                <w:w w:val="115"/>
                                <w:sz w:val="16"/>
                              </w:rPr>
                              <w:delText>Patient</w:delText>
                            </w:r>
                            <w:r>
                              <w:rPr>
                                <w:rFonts w:ascii="Calibri"/>
                                <w:b/>
                                <w:spacing w:val="-1"/>
                                <w:w w:val="115"/>
                                <w:sz w:val="16"/>
                              </w:rPr>
                              <w:delText xml:space="preserve"> </w:delText>
                            </w:r>
                            <w:r>
                              <w:rPr>
                                <w:rFonts w:ascii="Calibri"/>
                                <w:b/>
                                <w:spacing w:val="-2"/>
                                <w:w w:val="115"/>
                                <w:sz w:val="16"/>
                              </w:rPr>
                              <w:delText>Profile</w:delText>
                            </w:r>
                          </w:del>
                        </w:p>
                        <w:p w14:paraId="116B18F9" w14:textId="77777777" w:rsidR="00A40DB8" w:rsidRDefault="00096600">
                          <w:pPr>
                            <w:numPr>
                              <w:ilvl w:val="0"/>
                              <w:numId w:val="4"/>
                            </w:numPr>
                            <w:tabs>
                              <w:tab w:val="left" w:pos="199"/>
                            </w:tabs>
                            <w:spacing w:before="153" w:line="280" w:lineRule="auto"/>
                            <w:ind w:right="78" w:firstLine="31"/>
                            <w:rPr>
                              <w:del w:id="647" w:author="Saleh Kalantari" w:date="2026-04-28T12:46:00Z" w16du:dateUtc="2026-04-28T10:46:00Z"/>
                              <w:rFonts w:ascii="Calibri"/>
                              <w:sz w:val="13"/>
                            </w:rPr>
                          </w:pPr>
                          <w:del w:id="648" w:author="Saleh Kalantari" w:date="2026-04-28T12:46:00Z" w16du:dateUtc="2026-04-28T10:46:00Z">
                            <w:r>
                              <w:rPr>
                                <w:rFonts w:ascii="Calibri"/>
                                <w:w w:val="115"/>
                                <w:sz w:val="13"/>
                              </w:rPr>
                              <w:delText>A</w:delText>
                            </w:r>
                            <w:r>
                              <w:rPr>
                                <w:rFonts w:ascii="Calibri"/>
                                <w:spacing w:val="-6"/>
                                <w:w w:val="115"/>
                                <w:sz w:val="13"/>
                              </w:rPr>
                              <w:delText xml:space="preserve"> </w:delText>
                            </w:r>
                            <w:r>
                              <w:rPr>
                                <w:rFonts w:ascii="Calibri"/>
                                <w:w w:val="115"/>
                                <w:sz w:val="13"/>
                              </w:rPr>
                              <w:delText>20-year-old</w:delText>
                            </w:r>
                            <w:r>
                              <w:rPr>
                                <w:rFonts w:ascii="Calibri"/>
                                <w:spacing w:val="-6"/>
                                <w:w w:val="115"/>
                                <w:sz w:val="13"/>
                              </w:rPr>
                              <w:delText xml:space="preserve"> </w:delText>
                            </w:r>
                            <w:r>
                              <w:rPr>
                                <w:rFonts w:ascii="Calibri"/>
                                <w:w w:val="115"/>
                                <w:sz w:val="13"/>
                              </w:rPr>
                              <w:delText>woman</w:delText>
                            </w:r>
                            <w:r>
                              <w:rPr>
                                <w:rFonts w:ascii="Calibri"/>
                                <w:spacing w:val="-6"/>
                                <w:w w:val="115"/>
                                <w:sz w:val="13"/>
                              </w:rPr>
                              <w:delText xml:space="preserve"> </w:delText>
                            </w:r>
                            <w:r>
                              <w:rPr>
                                <w:rFonts w:ascii="Calibri"/>
                                <w:w w:val="115"/>
                                <w:sz w:val="13"/>
                              </w:rPr>
                              <w:delText>comes</w:delText>
                            </w:r>
                            <w:r>
                              <w:rPr>
                                <w:rFonts w:ascii="Calibri"/>
                                <w:spacing w:val="-6"/>
                                <w:w w:val="115"/>
                                <w:sz w:val="13"/>
                              </w:rPr>
                              <w:delText xml:space="preserve"> </w:delText>
                            </w:r>
                            <w:r>
                              <w:rPr>
                                <w:rFonts w:ascii="Calibri"/>
                                <w:w w:val="115"/>
                                <w:sz w:val="13"/>
                              </w:rPr>
                              <w:delText>to</w:delText>
                            </w:r>
                            <w:r>
                              <w:rPr>
                                <w:rFonts w:ascii="Calibri"/>
                                <w:spacing w:val="-6"/>
                                <w:w w:val="115"/>
                                <w:sz w:val="13"/>
                              </w:rPr>
                              <w:delText xml:space="preserve"> </w:delText>
                            </w:r>
                            <w:r>
                              <w:rPr>
                                <w:rFonts w:ascii="Calibri"/>
                                <w:w w:val="115"/>
                                <w:sz w:val="13"/>
                              </w:rPr>
                              <w:delText>the</w:delText>
                            </w:r>
                            <w:r>
                              <w:rPr>
                                <w:rFonts w:ascii="Calibri"/>
                                <w:spacing w:val="-6"/>
                                <w:w w:val="115"/>
                                <w:sz w:val="13"/>
                              </w:rPr>
                              <w:delText xml:space="preserve"> </w:delText>
                            </w:r>
                            <w:r>
                              <w:rPr>
                                <w:rFonts w:ascii="Calibri"/>
                                <w:w w:val="115"/>
                                <w:sz w:val="13"/>
                              </w:rPr>
                              <w:delText>primary</w:delText>
                            </w:r>
                            <w:r>
                              <w:rPr>
                                <w:rFonts w:ascii="Calibri"/>
                                <w:spacing w:val="-6"/>
                                <w:w w:val="115"/>
                                <w:sz w:val="13"/>
                              </w:rPr>
                              <w:delText xml:space="preserve"> </w:delText>
                            </w:r>
                            <w:r>
                              <w:rPr>
                                <w:rFonts w:ascii="Calibri"/>
                                <w:w w:val="115"/>
                                <w:sz w:val="13"/>
                              </w:rPr>
                              <w:delText>care</w:delText>
                            </w:r>
                            <w:r>
                              <w:rPr>
                                <w:rFonts w:ascii="Calibri"/>
                                <w:spacing w:val="-6"/>
                                <w:w w:val="115"/>
                                <w:sz w:val="13"/>
                              </w:rPr>
                              <w:delText xml:space="preserve"> </w:delText>
                            </w:r>
                            <w:r>
                              <w:rPr>
                                <w:rFonts w:ascii="Calibri"/>
                                <w:w w:val="115"/>
                                <w:sz w:val="13"/>
                              </w:rPr>
                              <w:delText>clinic</w:delText>
                            </w:r>
                            <w:r>
                              <w:rPr>
                                <w:rFonts w:ascii="Calibri"/>
                                <w:spacing w:val="-6"/>
                                <w:w w:val="115"/>
                                <w:sz w:val="13"/>
                              </w:rPr>
                              <w:delText xml:space="preserve"> </w:delText>
                            </w:r>
                            <w:r>
                              <w:rPr>
                                <w:rFonts w:ascii="Calibri"/>
                                <w:w w:val="115"/>
                                <w:sz w:val="13"/>
                              </w:rPr>
                              <w:delText>with</w:delText>
                            </w:r>
                            <w:r>
                              <w:rPr>
                                <w:rFonts w:ascii="Calibri"/>
                                <w:spacing w:val="-6"/>
                                <w:w w:val="115"/>
                                <w:sz w:val="13"/>
                              </w:rPr>
                              <w:delText xml:space="preserve"> </w:delText>
                            </w:r>
                            <w:r>
                              <w:rPr>
                                <w:rFonts w:ascii="Calibri"/>
                                <w:w w:val="115"/>
                                <w:sz w:val="13"/>
                              </w:rPr>
                              <w:delText>complaints</w:delText>
                            </w:r>
                            <w:r>
                              <w:rPr>
                                <w:rFonts w:ascii="Calibri"/>
                                <w:spacing w:val="40"/>
                                <w:w w:val="115"/>
                                <w:sz w:val="13"/>
                              </w:rPr>
                              <w:delText xml:space="preserve"> </w:delText>
                            </w:r>
                            <w:r>
                              <w:rPr>
                                <w:rFonts w:ascii="Calibri"/>
                                <w:w w:val="115"/>
                                <w:sz w:val="13"/>
                              </w:rPr>
                              <w:delText>of a progressively worsening sore throat, dry cough, and ear pain.</w:delText>
                            </w:r>
                          </w:del>
                        </w:p>
                        <w:p w14:paraId="54A9BB68" w14:textId="77777777" w:rsidR="00A40DB8" w:rsidRDefault="00096600">
                          <w:pPr>
                            <w:numPr>
                              <w:ilvl w:val="0"/>
                              <w:numId w:val="4"/>
                            </w:numPr>
                            <w:tabs>
                              <w:tab w:val="left" w:pos="200"/>
                            </w:tabs>
                            <w:spacing w:before="1"/>
                            <w:ind w:left="200" w:hanging="148"/>
                            <w:rPr>
                              <w:del w:id="649" w:author="Saleh Kalantari" w:date="2026-04-28T12:46:00Z" w16du:dateUtc="2026-04-28T10:46:00Z"/>
                              <w:rFonts w:ascii="Calibri"/>
                              <w:sz w:val="13"/>
                            </w:rPr>
                          </w:pPr>
                          <w:del w:id="650" w:author="Saleh Kalantari" w:date="2026-04-28T12:46:00Z" w16du:dateUtc="2026-04-28T10:46:00Z">
                            <w:r>
                              <w:rPr>
                                <w:rFonts w:ascii="Calibri"/>
                                <w:spacing w:val="-2"/>
                                <w:w w:val="115"/>
                                <w:sz w:val="13"/>
                              </w:rPr>
                              <w:delText>She reports</w:delText>
                            </w:r>
                            <w:r>
                              <w:rPr>
                                <w:rFonts w:ascii="Calibri"/>
                                <w:spacing w:val="-1"/>
                                <w:w w:val="115"/>
                                <w:sz w:val="13"/>
                              </w:rPr>
                              <w:delText xml:space="preserve"> </w:delText>
                            </w:r>
                            <w:r>
                              <w:rPr>
                                <w:rFonts w:ascii="Calibri"/>
                                <w:spacing w:val="-2"/>
                                <w:w w:val="115"/>
                                <w:sz w:val="13"/>
                              </w:rPr>
                              <w:delText>feeling mildly</w:delText>
                            </w:r>
                            <w:r>
                              <w:rPr>
                                <w:rFonts w:ascii="Calibri"/>
                                <w:spacing w:val="-1"/>
                                <w:w w:val="115"/>
                                <w:sz w:val="13"/>
                              </w:rPr>
                              <w:delText xml:space="preserve"> </w:delText>
                            </w:r>
                            <w:r>
                              <w:rPr>
                                <w:rFonts w:ascii="Calibri"/>
                                <w:spacing w:val="-2"/>
                                <w:w w:val="115"/>
                                <w:sz w:val="13"/>
                              </w:rPr>
                              <w:delText>unwell</w:delText>
                            </w:r>
                            <w:r>
                              <w:rPr>
                                <w:rFonts w:ascii="Calibri"/>
                                <w:spacing w:val="-1"/>
                                <w:w w:val="115"/>
                                <w:sz w:val="13"/>
                              </w:rPr>
                              <w:delText xml:space="preserve"> </w:delText>
                            </w:r>
                            <w:r>
                              <w:rPr>
                                <w:rFonts w:ascii="Calibri"/>
                                <w:spacing w:val="-2"/>
                                <w:w w:val="115"/>
                                <w:sz w:val="13"/>
                              </w:rPr>
                              <w:delText>for two</w:delText>
                            </w:r>
                            <w:r>
                              <w:rPr>
                                <w:rFonts w:ascii="Calibri"/>
                                <w:spacing w:val="-1"/>
                                <w:w w:val="115"/>
                                <w:sz w:val="13"/>
                              </w:rPr>
                              <w:delText xml:space="preserve"> </w:delText>
                            </w:r>
                            <w:r>
                              <w:rPr>
                                <w:rFonts w:ascii="Calibri"/>
                                <w:spacing w:val="-2"/>
                                <w:w w:val="115"/>
                                <w:sz w:val="13"/>
                              </w:rPr>
                              <w:delText>weeks</w:delText>
                            </w:r>
                            <w:r>
                              <w:rPr>
                                <w:rFonts w:ascii="Calibri"/>
                                <w:spacing w:val="-1"/>
                                <w:w w:val="115"/>
                                <w:sz w:val="13"/>
                              </w:rPr>
                              <w:delText xml:space="preserve"> </w:delText>
                            </w:r>
                            <w:r>
                              <w:rPr>
                                <w:rFonts w:ascii="Calibri"/>
                                <w:spacing w:val="-2"/>
                                <w:w w:val="115"/>
                                <w:sz w:val="13"/>
                              </w:rPr>
                              <w:delText>prior, with</w:delText>
                            </w:r>
                            <w:r>
                              <w:rPr>
                                <w:rFonts w:ascii="Calibri"/>
                                <w:spacing w:val="-1"/>
                                <w:w w:val="115"/>
                                <w:sz w:val="13"/>
                              </w:rPr>
                              <w:delText xml:space="preserve"> </w:delText>
                            </w:r>
                            <w:r>
                              <w:rPr>
                                <w:rFonts w:ascii="Calibri"/>
                                <w:spacing w:val="-2"/>
                                <w:w w:val="115"/>
                                <w:sz w:val="13"/>
                              </w:rPr>
                              <w:delText>symptoms</w:delText>
                            </w:r>
                          </w:del>
                        </w:p>
                        <w:p w14:paraId="0E877268" w14:textId="77777777" w:rsidR="00A40DB8" w:rsidRDefault="00096600">
                          <w:pPr>
                            <w:tabs>
                              <w:tab w:val="left" w:pos="4534"/>
                            </w:tabs>
                            <w:spacing w:before="27"/>
                            <w:rPr>
                              <w:del w:id="651" w:author="Saleh Kalantari" w:date="2026-04-28T12:46:00Z" w16du:dateUtc="2026-04-28T10:46:00Z"/>
                              <w:rFonts w:ascii="Calibri"/>
                              <w:sz w:val="13"/>
                            </w:rPr>
                          </w:pPr>
                          <w:del w:id="652" w:author="Saleh Kalantari" w:date="2026-04-28T12:46:00Z" w16du:dateUtc="2026-04-28T10:46:00Z">
                            <w:r>
                              <w:rPr>
                                <w:rFonts w:ascii="Calibri"/>
                                <w:spacing w:val="-13"/>
                                <w:w w:val="115"/>
                                <w:sz w:val="13"/>
                                <w:u w:val="dotted"/>
                              </w:rPr>
                              <w:delText xml:space="preserve"> </w:delText>
                            </w:r>
                            <w:r>
                              <w:rPr>
                                <w:rFonts w:ascii="Calibri"/>
                                <w:spacing w:val="-2"/>
                                <w:w w:val="115"/>
                                <w:sz w:val="13"/>
                                <w:u w:val="dotted"/>
                              </w:rPr>
                              <w:delText>including</w:delText>
                            </w:r>
                            <w:r>
                              <w:rPr>
                                <w:rFonts w:ascii="Calibri"/>
                                <w:spacing w:val="2"/>
                                <w:w w:val="115"/>
                                <w:sz w:val="13"/>
                                <w:u w:val="dotted"/>
                              </w:rPr>
                              <w:delText xml:space="preserve"> </w:delText>
                            </w:r>
                            <w:r>
                              <w:rPr>
                                <w:rFonts w:ascii="Calibri"/>
                                <w:spacing w:val="-2"/>
                                <w:w w:val="115"/>
                                <w:sz w:val="13"/>
                                <w:u w:val="dotted"/>
                              </w:rPr>
                              <w:delText>fever,</w:delText>
                            </w:r>
                            <w:r>
                              <w:rPr>
                                <w:rFonts w:ascii="Calibri"/>
                                <w:spacing w:val="2"/>
                                <w:w w:val="115"/>
                                <w:sz w:val="13"/>
                                <w:u w:val="dotted"/>
                              </w:rPr>
                              <w:delText xml:space="preserve"> </w:delText>
                            </w:r>
                            <w:r>
                              <w:rPr>
                                <w:rFonts w:ascii="Calibri"/>
                                <w:spacing w:val="-2"/>
                                <w:w w:val="115"/>
                                <w:sz w:val="13"/>
                                <w:u w:val="dotted"/>
                              </w:rPr>
                              <w:delText>fatigue,</w:delText>
                            </w:r>
                            <w:r>
                              <w:rPr>
                                <w:rFonts w:ascii="Calibri"/>
                                <w:spacing w:val="2"/>
                                <w:w w:val="115"/>
                                <w:sz w:val="13"/>
                                <w:u w:val="dotted"/>
                              </w:rPr>
                              <w:delText xml:space="preserve"> </w:delText>
                            </w:r>
                            <w:r>
                              <w:rPr>
                                <w:rFonts w:ascii="Calibri"/>
                                <w:spacing w:val="-2"/>
                                <w:w w:val="115"/>
                                <w:sz w:val="13"/>
                                <w:u w:val="dotted"/>
                              </w:rPr>
                              <w:delText>muscle</w:delText>
                            </w:r>
                            <w:r>
                              <w:rPr>
                                <w:rFonts w:ascii="Calibri"/>
                                <w:spacing w:val="2"/>
                                <w:w w:val="115"/>
                                <w:sz w:val="13"/>
                                <w:u w:val="dotted"/>
                              </w:rPr>
                              <w:delText xml:space="preserve"> </w:delText>
                            </w:r>
                            <w:r>
                              <w:rPr>
                                <w:rFonts w:ascii="Calibri"/>
                                <w:spacing w:val="-2"/>
                                <w:w w:val="115"/>
                                <w:sz w:val="13"/>
                                <w:u w:val="dotted"/>
                              </w:rPr>
                              <w:delText>aches,</w:delText>
                            </w:r>
                            <w:r>
                              <w:rPr>
                                <w:rFonts w:ascii="Calibri"/>
                                <w:spacing w:val="1"/>
                                <w:w w:val="115"/>
                                <w:sz w:val="13"/>
                                <w:u w:val="dotted"/>
                              </w:rPr>
                              <w:delText xml:space="preserve"> </w:delText>
                            </w:r>
                            <w:r>
                              <w:rPr>
                                <w:rFonts w:ascii="Calibri"/>
                                <w:spacing w:val="-2"/>
                                <w:w w:val="115"/>
                                <w:sz w:val="13"/>
                                <w:u w:val="dotted"/>
                              </w:rPr>
                              <w:delText>and</w:delText>
                            </w:r>
                            <w:r>
                              <w:rPr>
                                <w:rFonts w:ascii="Calibri"/>
                                <w:spacing w:val="2"/>
                                <w:w w:val="115"/>
                                <w:sz w:val="13"/>
                                <w:u w:val="dotted"/>
                              </w:rPr>
                              <w:delText xml:space="preserve"> </w:delText>
                            </w:r>
                            <w:r>
                              <w:rPr>
                                <w:rFonts w:ascii="Calibri"/>
                                <w:spacing w:val="-2"/>
                                <w:w w:val="115"/>
                                <w:sz w:val="13"/>
                                <w:u w:val="dotted"/>
                              </w:rPr>
                              <w:delText>headache.</w:delText>
                            </w:r>
                            <w:r>
                              <w:rPr>
                                <w:rFonts w:ascii="Calibri"/>
                                <w:sz w:val="13"/>
                                <w:u w:val="dotted"/>
                              </w:rPr>
                              <w:tab/>
                            </w:r>
                          </w:del>
                        </w:p>
                        <w:p w14:paraId="7D3CA94A" w14:textId="77777777" w:rsidR="00A40DB8" w:rsidRDefault="00096600">
                          <w:pPr>
                            <w:numPr>
                              <w:ilvl w:val="0"/>
                              <w:numId w:val="4"/>
                            </w:numPr>
                            <w:tabs>
                              <w:tab w:val="left" w:pos="200"/>
                            </w:tabs>
                            <w:spacing w:before="28"/>
                            <w:ind w:left="200" w:hanging="148"/>
                            <w:rPr>
                              <w:del w:id="653" w:author="Saleh Kalantari" w:date="2026-04-28T12:46:00Z" w16du:dateUtc="2026-04-28T10:46:00Z"/>
                              <w:rFonts w:ascii="Calibri"/>
                              <w:sz w:val="13"/>
                            </w:rPr>
                          </w:pPr>
                          <w:del w:id="654" w:author="Saleh Kalantari" w:date="2026-04-28T12:46:00Z" w16du:dateUtc="2026-04-28T10:46:00Z">
                            <w:r>
                              <w:rPr>
                                <w:rFonts w:ascii="Calibri"/>
                                <w:spacing w:val="-2"/>
                                <w:w w:val="115"/>
                                <w:sz w:val="13"/>
                              </w:rPr>
                              <w:delText>Her</w:delText>
                            </w:r>
                            <w:r>
                              <w:rPr>
                                <w:rFonts w:ascii="Calibri"/>
                                <w:spacing w:val="1"/>
                                <w:w w:val="115"/>
                                <w:sz w:val="13"/>
                              </w:rPr>
                              <w:delText xml:space="preserve"> </w:delText>
                            </w:r>
                            <w:r>
                              <w:rPr>
                                <w:rFonts w:ascii="Calibri"/>
                                <w:spacing w:val="-2"/>
                                <w:w w:val="115"/>
                                <w:sz w:val="13"/>
                              </w:rPr>
                              <w:delText>medical</w:delText>
                            </w:r>
                            <w:r>
                              <w:rPr>
                                <w:rFonts w:ascii="Calibri"/>
                                <w:spacing w:val="2"/>
                                <w:w w:val="115"/>
                                <w:sz w:val="13"/>
                              </w:rPr>
                              <w:delText xml:space="preserve"> </w:delText>
                            </w:r>
                            <w:r>
                              <w:rPr>
                                <w:rFonts w:ascii="Calibri"/>
                                <w:spacing w:val="-2"/>
                                <w:w w:val="115"/>
                                <w:sz w:val="13"/>
                              </w:rPr>
                              <w:delText>history</w:delText>
                            </w:r>
                            <w:r>
                              <w:rPr>
                                <w:rFonts w:ascii="Calibri"/>
                                <w:spacing w:val="2"/>
                                <w:w w:val="115"/>
                                <w:sz w:val="13"/>
                              </w:rPr>
                              <w:delText xml:space="preserve"> </w:delText>
                            </w:r>
                            <w:r>
                              <w:rPr>
                                <w:rFonts w:ascii="Calibri"/>
                                <w:spacing w:val="-2"/>
                                <w:w w:val="115"/>
                                <w:sz w:val="13"/>
                              </w:rPr>
                              <w:delText>is</w:delText>
                            </w:r>
                            <w:r>
                              <w:rPr>
                                <w:rFonts w:ascii="Calibri"/>
                                <w:spacing w:val="2"/>
                                <w:w w:val="115"/>
                                <w:sz w:val="13"/>
                              </w:rPr>
                              <w:delText xml:space="preserve"> </w:delText>
                            </w:r>
                            <w:r>
                              <w:rPr>
                                <w:rFonts w:ascii="Calibri"/>
                                <w:spacing w:val="-2"/>
                                <w:w w:val="115"/>
                                <w:sz w:val="13"/>
                              </w:rPr>
                              <w:delText>unremarkable,</w:delText>
                            </w:r>
                            <w:r>
                              <w:rPr>
                                <w:rFonts w:ascii="Calibri"/>
                                <w:spacing w:val="2"/>
                                <w:w w:val="115"/>
                                <w:sz w:val="13"/>
                              </w:rPr>
                              <w:delText xml:space="preserve"> </w:delText>
                            </w:r>
                            <w:r>
                              <w:rPr>
                                <w:rFonts w:ascii="Calibri"/>
                                <w:spacing w:val="-2"/>
                                <w:w w:val="115"/>
                                <w:sz w:val="13"/>
                              </w:rPr>
                              <w:delText>and</w:delText>
                            </w:r>
                            <w:r>
                              <w:rPr>
                                <w:rFonts w:ascii="Calibri"/>
                                <w:spacing w:val="2"/>
                                <w:w w:val="115"/>
                                <w:sz w:val="13"/>
                              </w:rPr>
                              <w:delText xml:space="preserve"> </w:delText>
                            </w:r>
                            <w:r>
                              <w:rPr>
                                <w:rFonts w:ascii="Calibri"/>
                                <w:spacing w:val="-2"/>
                                <w:w w:val="115"/>
                                <w:sz w:val="13"/>
                              </w:rPr>
                              <w:delText>her</w:delText>
                            </w:r>
                            <w:r>
                              <w:rPr>
                                <w:rFonts w:ascii="Calibri"/>
                                <w:spacing w:val="2"/>
                                <w:w w:val="115"/>
                                <w:sz w:val="13"/>
                              </w:rPr>
                              <w:delText xml:space="preserve"> </w:delText>
                            </w:r>
                            <w:r>
                              <w:rPr>
                                <w:rFonts w:ascii="Calibri"/>
                                <w:spacing w:val="-2"/>
                                <w:w w:val="115"/>
                                <w:sz w:val="13"/>
                              </w:rPr>
                              <w:delText>only</w:delText>
                            </w:r>
                            <w:r>
                              <w:rPr>
                                <w:rFonts w:ascii="Calibri"/>
                                <w:spacing w:val="2"/>
                                <w:w w:val="115"/>
                                <w:sz w:val="13"/>
                              </w:rPr>
                              <w:delText xml:space="preserve"> </w:delText>
                            </w:r>
                            <w:r>
                              <w:rPr>
                                <w:rFonts w:ascii="Calibri"/>
                                <w:spacing w:val="-2"/>
                                <w:w w:val="115"/>
                                <w:sz w:val="13"/>
                              </w:rPr>
                              <w:delText>daily</w:delText>
                            </w:r>
                            <w:r>
                              <w:rPr>
                                <w:rFonts w:ascii="Calibri"/>
                                <w:spacing w:val="2"/>
                                <w:w w:val="115"/>
                                <w:sz w:val="13"/>
                              </w:rPr>
                              <w:delText xml:space="preserve"> </w:delText>
                            </w:r>
                            <w:r>
                              <w:rPr>
                                <w:rFonts w:ascii="Calibri"/>
                                <w:spacing w:val="-2"/>
                                <w:w w:val="115"/>
                                <w:sz w:val="13"/>
                              </w:rPr>
                              <w:delText>medication</w:delText>
                            </w:r>
                            <w:r>
                              <w:rPr>
                                <w:rFonts w:ascii="Calibri"/>
                                <w:spacing w:val="2"/>
                                <w:w w:val="115"/>
                                <w:sz w:val="13"/>
                              </w:rPr>
                              <w:delText xml:space="preserve"> </w:delText>
                            </w:r>
                            <w:r>
                              <w:rPr>
                                <w:rFonts w:ascii="Calibri"/>
                                <w:spacing w:val="-2"/>
                                <w:w w:val="115"/>
                                <w:sz w:val="13"/>
                              </w:rPr>
                              <w:delText>is</w:delText>
                            </w:r>
                            <w:r>
                              <w:rPr>
                                <w:rFonts w:ascii="Calibri"/>
                                <w:spacing w:val="2"/>
                                <w:w w:val="115"/>
                                <w:sz w:val="13"/>
                              </w:rPr>
                              <w:delText xml:space="preserve"> </w:delText>
                            </w:r>
                            <w:r>
                              <w:rPr>
                                <w:rFonts w:ascii="Calibri"/>
                                <w:spacing w:val="-10"/>
                                <w:w w:val="115"/>
                                <w:sz w:val="13"/>
                              </w:rPr>
                              <w:delText>a</w:delText>
                            </w:r>
                          </w:del>
                        </w:p>
                        <w:p w14:paraId="1B376DDA" w14:textId="77777777" w:rsidR="00A40DB8" w:rsidRDefault="00096600">
                          <w:pPr>
                            <w:tabs>
                              <w:tab w:val="left" w:pos="4534"/>
                            </w:tabs>
                            <w:spacing w:before="27"/>
                            <w:rPr>
                              <w:del w:id="655" w:author="Saleh Kalantari" w:date="2026-04-28T12:46:00Z" w16du:dateUtc="2026-04-28T10:46:00Z"/>
                              <w:rFonts w:ascii="Calibri"/>
                              <w:sz w:val="13"/>
                            </w:rPr>
                          </w:pPr>
                          <w:del w:id="656" w:author="Saleh Kalantari" w:date="2026-04-28T12:46:00Z" w16du:dateUtc="2026-04-28T10:46:00Z">
                            <w:r>
                              <w:rPr>
                                <w:rFonts w:ascii="Calibri"/>
                                <w:spacing w:val="-4"/>
                                <w:w w:val="110"/>
                                <w:sz w:val="13"/>
                                <w:u w:val="dotted"/>
                              </w:rPr>
                              <w:delText xml:space="preserve"> </w:delText>
                            </w:r>
                            <w:r>
                              <w:rPr>
                                <w:rFonts w:ascii="Calibri"/>
                                <w:w w:val="110"/>
                                <w:sz w:val="13"/>
                                <w:u w:val="dotted"/>
                              </w:rPr>
                              <w:delText>combined</w:delText>
                            </w:r>
                            <w:r>
                              <w:rPr>
                                <w:rFonts w:ascii="Calibri"/>
                                <w:spacing w:val="8"/>
                                <w:w w:val="110"/>
                                <w:sz w:val="13"/>
                                <w:u w:val="dotted"/>
                              </w:rPr>
                              <w:delText xml:space="preserve"> </w:delText>
                            </w:r>
                            <w:r>
                              <w:rPr>
                                <w:rFonts w:ascii="Calibri"/>
                                <w:w w:val="110"/>
                                <w:sz w:val="13"/>
                                <w:u w:val="dotted"/>
                              </w:rPr>
                              <w:delText>oral</w:delText>
                            </w:r>
                            <w:r>
                              <w:rPr>
                                <w:rFonts w:ascii="Calibri"/>
                                <w:spacing w:val="7"/>
                                <w:w w:val="110"/>
                                <w:sz w:val="13"/>
                                <w:u w:val="dotted"/>
                              </w:rPr>
                              <w:delText xml:space="preserve"> </w:delText>
                            </w:r>
                            <w:r>
                              <w:rPr>
                                <w:rFonts w:ascii="Calibri"/>
                                <w:w w:val="110"/>
                                <w:sz w:val="13"/>
                                <w:u w:val="dotted"/>
                              </w:rPr>
                              <w:delText>contraceptive</w:delText>
                            </w:r>
                            <w:r>
                              <w:rPr>
                                <w:rFonts w:ascii="Calibri"/>
                                <w:spacing w:val="8"/>
                                <w:w w:val="110"/>
                                <w:sz w:val="13"/>
                                <w:u w:val="dotted"/>
                              </w:rPr>
                              <w:delText xml:space="preserve"> </w:delText>
                            </w:r>
                            <w:r>
                              <w:rPr>
                                <w:rFonts w:ascii="Calibri"/>
                                <w:spacing w:val="-4"/>
                                <w:w w:val="110"/>
                                <w:sz w:val="13"/>
                                <w:u w:val="dotted"/>
                              </w:rPr>
                              <w:delText>pill.</w:delText>
                            </w:r>
                            <w:r>
                              <w:rPr>
                                <w:rFonts w:ascii="Calibri"/>
                                <w:sz w:val="13"/>
                                <w:u w:val="dotted"/>
                              </w:rPr>
                              <w:tab/>
                            </w:r>
                          </w:del>
                        </w:p>
                        <w:p w14:paraId="387E0250" w14:textId="77777777" w:rsidR="00A40DB8" w:rsidRDefault="00096600">
                          <w:pPr>
                            <w:numPr>
                              <w:ilvl w:val="0"/>
                              <w:numId w:val="4"/>
                            </w:numPr>
                            <w:tabs>
                              <w:tab w:val="left" w:pos="199"/>
                            </w:tabs>
                            <w:spacing w:before="28" w:line="280" w:lineRule="auto"/>
                            <w:ind w:right="116" w:firstLine="31"/>
                            <w:rPr>
                              <w:del w:id="657" w:author="Saleh Kalantari" w:date="2026-04-28T12:46:00Z" w16du:dateUtc="2026-04-28T10:46:00Z"/>
                              <w:rFonts w:ascii="Calibri"/>
                              <w:sz w:val="13"/>
                            </w:rPr>
                          </w:pPr>
                          <w:del w:id="658" w:author="Saleh Kalantari" w:date="2026-04-28T12:46:00Z" w16du:dateUtc="2026-04-28T10:46:00Z">
                            <w:r>
                              <w:rPr>
                                <w:rFonts w:ascii="Calibri"/>
                                <w:w w:val="115"/>
                                <w:sz w:val="13"/>
                              </w:rPr>
                              <w:delText>She</w:delText>
                            </w:r>
                            <w:r>
                              <w:rPr>
                                <w:rFonts w:ascii="Calibri"/>
                                <w:spacing w:val="-4"/>
                                <w:w w:val="115"/>
                                <w:sz w:val="13"/>
                              </w:rPr>
                              <w:delText xml:space="preserve"> </w:delText>
                            </w:r>
                            <w:r>
                              <w:rPr>
                                <w:rFonts w:ascii="Calibri"/>
                                <w:w w:val="115"/>
                                <w:sz w:val="13"/>
                              </w:rPr>
                              <w:delText>works</w:delText>
                            </w:r>
                            <w:r>
                              <w:rPr>
                                <w:rFonts w:ascii="Calibri"/>
                                <w:spacing w:val="-4"/>
                                <w:w w:val="115"/>
                                <w:sz w:val="13"/>
                              </w:rPr>
                              <w:delText xml:space="preserve"> </w:delText>
                            </w:r>
                            <w:r>
                              <w:rPr>
                                <w:rFonts w:ascii="Calibri"/>
                                <w:w w:val="115"/>
                                <w:sz w:val="13"/>
                              </w:rPr>
                              <w:delText>as</w:delText>
                            </w:r>
                            <w:r>
                              <w:rPr>
                                <w:rFonts w:ascii="Calibri"/>
                                <w:spacing w:val="-4"/>
                                <w:w w:val="115"/>
                                <w:sz w:val="13"/>
                              </w:rPr>
                              <w:delText xml:space="preserve"> </w:delText>
                            </w:r>
                            <w:r>
                              <w:rPr>
                                <w:rFonts w:ascii="Calibri"/>
                                <w:w w:val="115"/>
                                <w:sz w:val="13"/>
                              </w:rPr>
                              <w:delText>a</w:delText>
                            </w:r>
                            <w:r>
                              <w:rPr>
                                <w:rFonts w:ascii="Calibri"/>
                                <w:spacing w:val="-4"/>
                                <w:w w:val="115"/>
                                <w:sz w:val="13"/>
                              </w:rPr>
                              <w:delText xml:space="preserve"> </w:delText>
                            </w:r>
                            <w:r>
                              <w:rPr>
                                <w:rFonts w:ascii="Calibri"/>
                                <w:w w:val="115"/>
                                <w:sz w:val="13"/>
                              </w:rPr>
                              <w:delText>waitress</w:delText>
                            </w:r>
                            <w:r>
                              <w:rPr>
                                <w:rFonts w:ascii="Calibri"/>
                                <w:spacing w:val="-4"/>
                                <w:w w:val="115"/>
                                <w:sz w:val="13"/>
                              </w:rPr>
                              <w:delText xml:space="preserve"> </w:delText>
                            </w:r>
                            <w:r>
                              <w:rPr>
                                <w:rFonts w:ascii="Calibri"/>
                                <w:w w:val="115"/>
                                <w:sz w:val="13"/>
                              </w:rPr>
                              <w:delText>at</w:delText>
                            </w:r>
                            <w:r>
                              <w:rPr>
                                <w:rFonts w:ascii="Calibri"/>
                                <w:spacing w:val="-4"/>
                                <w:w w:val="115"/>
                                <w:sz w:val="13"/>
                              </w:rPr>
                              <w:delText xml:space="preserve"> </w:delText>
                            </w:r>
                            <w:r>
                              <w:rPr>
                                <w:rFonts w:ascii="Calibri"/>
                                <w:w w:val="115"/>
                                <w:sz w:val="13"/>
                              </w:rPr>
                              <w:delText>a</w:delText>
                            </w:r>
                            <w:r>
                              <w:rPr>
                                <w:rFonts w:ascii="Calibri"/>
                                <w:spacing w:val="-4"/>
                                <w:w w:val="115"/>
                                <w:sz w:val="13"/>
                              </w:rPr>
                              <w:delText xml:space="preserve"> </w:delText>
                            </w:r>
                            <w:r>
                              <w:rPr>
                                <w:rFonts w:ascii="Calibri"/>
                                <w:w w:val="115"/>
                                <w:sz w:val="13"/>
                              </w:rPr>
                              <w:delText>local</w:delText>
                            </w:r>
                            <w:r>
                              <w:rPr>
                                <w:rFonts w:ascii="Calibri"/>
                                <w:spacing w:val="-4"/>
                                <w:w w:val="115"/>
                                <w:sz w:val="13"/>
                              </w:rPr>
                              <w:delText xml:space="preserve"> </w:delText>
                            </w:r>
                            <w:r>
                              <w:rPr>
                                <w:rFonts w:ascii="Calibri"/>
                                <w:w w:val="115"/>
                                <w:sz w:val="13"/>
                              </w:rPr>
                              <w:delText>diner</w:delText>
                            </w:r>
                            <w:r>
                              <w:rPr>
                                <w:rFonts w:ascii="Calibri"/>
                                <w:spacing w:val="-4"/>
                                <w:w w:val="115"/>
                                <w:sz w:val="13"/>
                              </w:rPr>
                              <w:delText xml:space="preserve"> </w:delText>
                            </w:r>
                            <w:r>
                              <w:rPr>
                                <w:rFonts w:ascii="Calibri"/>
                                <w:w w:val="115"/>
                                <w:sz w:val="13"/>
                              </w:rPr>
                              <w:delText>and</w:delText>
                            </w:r>
                            <w:r>
                              <w:rPr>
                                <w:rFonts w:ascii="Calibri"/>
                                <w:spacing w:val="-4"/>
                                <w:w w:val="115"/>
                                <w:sz w:val="13"/>
                              </w:rPr>
                              <w:delText xml:space="preserve"> </w:delText>
                            </w:r>
                            <w:r>
                              <w:rPr>
                                <w:rFonts w:ascii="Calibri"/>
                                <w:w w:val="115"/>
                                <w:sz w:val="13"/>
                              </w:rPr>
                              <w:delText>mentions</w:delText>
                            </w:r>
                            <w:r>
                              <w:rPr>
                                <w:rFonts w:ascii="Calibri"/>
                                <w:spacing w:val="-4"/>
                                <w:w w:val="115"/>
                                <w:sz w:val="13"/>
                              </w:rPr>
                              <w:delText xml:space="preserve"> </w:delText>
                            </w:r>
                            <w:r>
                              <w:rPr>
                                <w:rFonts w:ascii="Calibri"/>
                                <w:w w:val="115"/>
                                <w:sz w:val="13"/>
                              </w:rPr>
                              <w:delText>exposure</w:delText>
                            </w:r>
                            <w:r>
                              <w:rPr>
                                <w:rFonts w:ascii="Calibri"/>
                                <w:spacing w:val="-4"/>
                                <w:w w:val="115"/>
                                <w:sz w:val="13"/>
                              </w:rPr>
                              <w:delText xml:space="preserve"> </w:delText>
                            </w:r>
                            <w:r>
                              <w:rPr>
                                <w:rFonts w:ascii="Calibri"/>
                                <w:w w:val="115"/>
                                <w:sz w:val="13"/>
                              </w:rPr>
                              <w:delText>to</w:delText>
                            </w:r>
                            <w:r>
                              <w:rPr>
                                <w:rFonts w:ascii="Calibri"/>
                                <w:spacing w:val="-4"/>
                                <w:w w:val="115"/>
                                <w:sz w:val="13"/>
                              </w:rPr>
                              <w:delText xml:space="preserve"> </w:delText>
                            </w:r>
                            <w:r>
                              <w:rPr>
                                <w:rFonts w:ascii="Calibri"/>
                                <w:w w:val="115"/>
                                <w:sz w:val="13"/>
                              </w:rPr>
                              <w:delText>sick</w:delText>
                            </w:r>
                            <w:r>
                              <w:rPr>
                                <w:rFonts w:ascii="Calibri"/>
                                <w:spacing w:val="40"/>
                                <w:w w:val="115"/>
                                <w:sz w:val="13"/>
                              </w:rPr>
                              <w:delText xml:space="preserve"> </w:delText>
                            </w:r>
                            <w:r>
                              <w:rPr>
                                <w:rFonts w:ascii="Calibri"/>
                                <w:spacing w:val="-2"/>
                                <w:w w:val="115"/>
                                <w:sz w:val="13"/>
                              </w:rPr>
                              <w:delText>patrons.</w:delText>
                            </w:r>
                          </w:del>
                        </w:p>
                        <w:p w14:paraId="552B80CA" w14:textId="77777777" w:rsidR="00A40DB8" w:rsidRDefault="00096600">
                          <w:pPr>
                            <w:numPr>
                              <w:ilvl w:val="0"/>
                              <w:numId w:val="4"/>
                            </w:numPr>
                            <w:tabs>
                              <w:tab w:val="left" w:pos="200"/>
                            </w:tabs>
                            <w:spacing w:line="182" w:lineRule="exact"/>
                            <w:ind w:left="200" w:hanging="148"/>
                            <w:rPr>
                              <w:del w:id="659" w:author="Saleh Kalantari" w:date="2026-04-28T12:46:00Z" w16du:dateUtc="2026-04-28T10:46:00Z"/>
                              <w:rFonts w:ascii="Calibri" w:hAnsi="Calibri"/>
                              <w:sz w:val="13"/>
                            </w:rPr>
                          </w:pPr>
                          <w:del w:id="660" w:author="Saleh Kalantari" w:date="2026-04-28T12:46:00Z" w16du:dateUtc="2026-04-28T10:46:00Z">
                            <w:r>
                              <w:rPr>
                                <w:rFonts w:ascii="Calibri" w:hAnsi="Calibri"/>
                                <w:spacing w:val="-2"/>
                                <w:w w:val="115"/>
                                <w:sz w:val="13"/>
                              </w:rPr>
                              <w:delText>On</w:delText>
                            </w:r>
                            <w:r>
                              <w:rPr>
                                <w:rFonts w:ascii="Calibri" w:hAnsi="Calibri"/>
                                <w:spacing w:val="2"/>
                                <w:w w:val="115"/>
                                <w:sz w:val="13"/>
                              </w:rPr>
                              <w:delText xml:space="preserve"> </w:delText>
                            </w:r>
                            <w:r>
                              <w:rPr>
                                <w:rFonts w:ascii="Calibri" w:hAnsi="Calibri"/>
                                <w:spacing w:val="-2"/>
                                <w:w w:val="115"/>
                                <w:sz w:val="13"/>
                              </w:rPr>
                              <w:delText>examination,</w:delText>
                            </w:r>
                            <w:r>
                              <w:rPr>
                                <w:rFonts w:ascii="Calibri" w:hAnsi="Calibri"/>
                                <w:spacing w:val="3"/>
                                <w:w w:val="115"/>
                                <w:sz w:val="13"/>
                              </w:rPr>
                              <w:delText xml:space="preserve"> </w:delText>
                            </w:r>
                            <w:r>
                              <w:rPr>
                                <w:rFonts w:ascii="Calibri" w:hAnsi="Calibri"/>
                                <w:spacing w:val="-2"/>
                                <w:w w:val="115"/>
                                <w:sz w:val="13"/>
                              </w:rPr>
                              <w:delText>her</w:delText>
                            </w:r>
                            <w:r>
                              <w:rPr>
                                <w:rFonts w:ascii="Calibri" w:hAnsi="Calibri"/>
                                <w:spacing w:val="3"/>
                                <w:w w:val="115"/>
                                <w:sz w:val="13"/>
                              </w:rPr>
                              <w:delText xml:space="preserve"> </w:delText>
                            </w:r>
                            <w:r>
                              <w:rPr>
                                <w:rFonts w:ascii="Calibri" w:hAnsi="Calibri"/>
                                <w:spacing w:val="-2"/>
                                <w:w w:val="115"/>
                                <w:sz w:val="13"/>
                              </w:rPr>
                              <w:delText>temperature</w:delText>
                            </w:r>
                            <w:r>
                              <w:rPr>
                                <w:rFonts w:ascii="Calibri" w:hAnsi="Calibri"/>
                                <w:spacing w:val="3"/>
                                <w:w w:val="115"/>
                                <w:sz w:val="13"/>
                              </w:rPr>
                              <w:delText xml:space="preserve"> </w:delText>
                            </w:r>
                            <w:r>
                              <w:rPr>
                                <w:rFonts w:ascii="Calibri" w:hAnsi="Calibri"/>
                                <w:spacing w:val="-2"/>
                                <w:w w:val="115"/>
                                <w:sz w:val="13"/>
                              </w:rPr>
                              <w:delText>is</w:delText>
                            </w:r>
                            <w:r>
                              <w:rPr>
                                <w:rFonts w:ascii="Calibri" w:hAnsi="Calibri"/>
                                <w:spacing w:val="3"/>
                                <w:w w:val="115"/>
                                <w:sz w:val="13"/>
                              </w:rPr>
                              <w:delText xml:space="preserve"> </w:delText>
                            </w:r>
                            <w:r>
                              <w:rPr>
                                <w:rFonts w:ascii="Calibri" w:hAnsi="Calibri"/>
                                <w:spacing w:val="-2"/>
                                <w:w w:val="115"/>
                                <w:sz w:val="13"/>
                              </w:rPr>
                              <w:delText>101.5</w:delText>
                            </w:r>
                            <w:r>
                              <w:rPr>
                                <w:rFonts w:ascii="Lucida Sans Unicode" w:hAnsi="Lucida Sans Unicode"/>
                                <w:spacing w:val="-2"/>
                                <w:w w:val="115"/>
                                <w:sz w:val="13"/>
                              </w:rPr>
                              <w:delText>℉</w:delText>
                            </w:r>
                            <w:r>
                              <w:rPr>
                                <w:rFonts w:ascii="Calibri" w:hAnsi="Calibri"/>
                                <w:spacing w:val="-2"/>
                                <w:w w:val="115"/>
                                <w:sz w:val="13"/>
                              </w:rPr>
                              <w:delText>,</w:delText>
                            </w:r>
                            <w:r>
                              <w:rPr>
                                <w:rFonts w:ascii="Calibri" w:hAnsi="Calibri"/>
                                <w:spacing w:val="3"/>
                                <w:w w:val="115"/>
                                <w:sz w:val="13"/>
                              </w:rPr>
                              <w:delText xml:space="preserve"> </w:delText>
                            </w:r>
                            <w:r>
                              <w:rPr>
                                <w:rFonts w:ascii="Calibri" w:hAnsi="Calibri"/>
                                <w:spacing w:val="-2"/>
                                <w:w w:val="115"/>
                                <w:sz w:val="13"/>
                              </w:rPr>
                              <w:delText>blood</w:delText>
                            </w:r>
                            <w:r>
                              <w:rPr>
                                <w:rFonts w:ascii="Calibri" w:hAnsi="Calibri"/>
                                <w:spacing w:val="3"/>
                                <w:w w:val="115"/>
                                <w:sz w:val="13"/>
                              </w:rPr>
                              <w:delText xml:space="preserve"> </w:delText>
                            </w:r>
                            <w:r>
                              <w:rPr>
                                <w:rFonts w:ascii="Calibri" w:hAnsi="Calibri"/>
                                <w:spacing w:val="-2"/>
                                <w:w w:val="115"/>
                                <w:sz w:val="13"/>
                              </w:rPr>
                              <w:delText>pressure</w:delText>
                            </w:r>
                            <w:r>
                              <w:rPr>
                                <w:rFonts w:ascii="Calibri" w:hAnsi="Calibri"/>
                                <w:spacing w:val="3"/>
                                <w:w w:val="115"/>
                                <w:sz w:val="13"/>
                              </w:rPr>
                              <w:delText xml:space="preserve"> </w:delText>
                            </w:r>
                            <w:r>
                              <w:rPr>
                                <w:rFonts w:ascii="Calibri" w:hAnsi="Calibri"/>
                                <w:spacing w:val="-2"/>
                                <w:w w:val="115"/>
                                <w:sz w:val="13"/>
                              </w:rPr>
                              <w:delText>is</w:delText>
                            </w:r>
                            <w:r>
                              <w:rPr>
                                <w:rFonts w:ascii="Calibri" w:hAnsi="Calibri"/>
                                <w:spacing w:val="3"/>
                                <w:w w:val="115"/>
                                <w:sz w:val="13"/>
                              </w:rPr>
                              <w:delText xml:space="preserve"> </w:delText>
                            </w:r>
                            <w:r>
                              <w:rPr>
                                <w:rFonts w:ascii="Calibri" w:hAnsi="Calibri"/>
                                <w:spacing w:val="-2"/>
                                <w:w w:val="115"/>
                                <w:sz w:val="13"/>
                              </w:rPr>
                              <w:delText>118/76</w:delText>
                            </w:r>
                          </w:del>
                        </w:p>
                        <w:p w14:paraId="00F8BB66" w14:textId="77777777" w:rsidR="00A40DB8" w:rsidRDefault="00096600">
                          <w:pPr>
                            <w:spacing w:before="5"/>
                            <w:ind w:left="20"/>
                            <w:rPr>
                              <w:del w:id="661" w:author="Saleh Kalantari" w:date="2026-04-28T12:46:00Z" w16du:dateUtc="2026-04-28T10:46:00Z"/>
                              <w:rFonts w:ascii="Calibri"/>
                              <w:sz w:val="13"/>
                            </w:rPr>
                          </w:pPr>
                          <w:del w:id="662" w:author="Saleh Kalantari" w:date="2026-04-28T12:46:00Z" w16du:dateUtc="2026-04-28T10:46:00Z">
                            <w:r>
                              <w:rPr>
                                <w:rFonts w:ascii="Calibri"/>
                                <w:w w:val="115"/>
                                <w:sz w:val="13"/>
                              </w:rPr>
                              <w:delText>mmHg,</w:delText>
                            </w:r>
                            <w:r>
                              <w:rPr>
                                <w:rFonts w:ascii="Calibri"/>
                                <w:spacing w:val="-7"/>
                                <w:w w:val="115"/>
                                <w:sz w:val="13"/>
                              </w:rPr>
                              <w:delText xml:space="preserve"> </w:delText>
                            </w:r>
                            <w:r>
                              <w:rPr>
                                <w:rFonts w:ascii="Calibri"/>
                                <w:w w:val="115"/>
                                <w:sz w:val="13"/>
                              </w:rPr>
                              <w:delText>pulse</w:delText>
                            </w:r>
                            <w:r>
                              <w:rPr>
                                <w:rFonts w:ascii="Calibri"/>
                                <w:spacing w:val="-6"/>
                                <w:w w:val="115"/>
                                <w:sz w:val="13"/>
                              </w:rPr>
                              <w:delText xml:space="preserve"> </w:delText>
                            </w:r>
                            <w:r>
                              <w:rPr>
                                <w:rFonts w:ascii="Calibri"/>
                                <w:w w:val="115"/>
                                <w:sz w:val="13"/>
                              </w:rPr>
                              <w:delText>is</w:delText>
                            </w:r>
                            <w:r>
                              <w:rPr>
                                <w:rFonts w:ascii="Calibri"/>
                                <w:spacing w:val="-7"/>
                                <w:w w:val="115"/>
                                <w:sz w:val="13"/>
                              </w:rPr>
                              <w:delText xml:space="preserve"> </w:delText>
                            </w:r>
                            <w:r>
                              <w:rPr>
                                <w:rFonts w:ascii="Calibri"/>
                                <w:w w:val="115"/>
                                <w:sz w:val="13"/>
                              </w:rPr>
                              <w:delText>78/min,</w:delText>
                            </w:r>
                            <w:r>
                              <w:rPr>
                                <w:rFonts w:ascii="Calibri"/>
                                <w:spacing w:val="-6"/>
                                <w:w w:val="115"/>
                                <w:sz w:val="13"/>
                              </w:rPr>
                              <w:delText xml:space="preserve"> </w:delText>
                            </w:r>
                            <w:r>
                              <w:rPr>
                                <w:rFonts w:ascii="Calibri"/>
                                <w:w w:val="115"/>
                                <w:sz w:val="13"/>
                              </w:rPr>
                              <w:delText>and</w:delText>
                            </w:r>
                            <w:r>
                              <w:rPr>
                                <w:rFonts w:ascii="Calibri"/>
                                <w:spacing w:val="-7"/>
                                <w:w w:val="115"/>
                                <w:sz w:val="13"/>
                              </w:rPr>
                              <w:delText xml:space="preserve"> </w:delText>
                            </w:r>
                            <w:r>
                              <w:rPr>
                                <w:rFonts w:ascii="Calibri"/>
                                <w:w w:val="115"/>
                                <w:sz w:val="13"/>
                              </w:rPr>
                              <w:delText>respiratory</w:delText>
                            </w:r>
                            <w:r>
                              <w:rPr>
                                <w:rFonts w:ascii="Calibri"/>
                                <w:spacing w:val="-6"/>
                                <w:w w:val="115"/>
                                <w:sz w:val="13"/>
                              </w:rPr>
                              <w:delText xml:space="preserve"> </w:delText>
                            </w:r>
                            <w:r>
                              <w:rPr>
                                <w:rFonts w:ascii="Calibri"/>
                                <w:w w:val="115"/>
                                <w:sz w:val="13"/>
                              </w:rPr>
                              <w:delText>rate</w:delText>
                            </w:r>
                            <w:r>
                              <w:rPr>
                                <w:rFonts w:ascii="Calibri"/>
                                <w:spacing w:val="-7"/>
                                <w:w w:val="115"/>
                                <w:sz w:val="13"/>
                              </w:rPr>
                              <w:delText xml:space="preserve"> </w:delText>
                            </w:r>
                            <w:r>
                              <w:rPr>
                                <w:rFonts w:ascii="Calibri"/>
                                <w:w w:val="115"/>
                                <w:sz w:val="13"/>
                              </w:rPr>
                              <w:delText>is</w:delText>
                            </w:r>
                            <w:r>
                              <w:rPr>
                                <w:rFonts w:ascii="Calibri"/>
                                <w:spacing w:val="-6"/>
                                <w:w w:val="115"/>
                                <w:sz w:val="13"/>
                              </w:rPr>
                              <w:delText xml:space="preserve"> </w:delText>
                            </w:r>
                            <w:r>
                              <w:rPr>
                                <w:rFonts w:ascii="Calibri"/>
                                <w:spacing w:val="-2"/>
                                <w:w w:val="115"/>
                                <w:sz w:val="13"/>
                              </w:rPr>
                              <w:delText>14/min.</w:delText>
                            </w:r>
                          </w:del>
                        </w:p>
                        <w:p w14:paraId="6139EEC0" w14:textId="77777777" w:rsidR="00A40DB8" w:rsidRDefault="00096600">
                          <w:pPr>
                            <w:numPr>
                              <w:ilvl w:val="0"/>
                              <w:numId w:val="4"/>
                            </w:numPr>
                            <w:tabs>
                              <w:tab w:val="left" w:pos="200"/>
                            </w:tabs>
                            <w:spacing w:before="27"/>
                            <w:ind w:left="200" w:hanging="148"/>
                            <w:rPr>
                              <w:del w:id="663" w:author="Saleh Kalantari" w:date="2026-04-28T12:46:00Z" w16du:dateUtc="2026-04-28T10:46:00Z"/>
                              <w:rFonts w:ascii="Calibri"/>
                              <w:sz w:val="13"/>
                            </w:rPr>
                          </w:pPr>
                          <w:del w:id="664" w:author="Saleh Kalantari" w:date="2026-04-28T12:46:00Z" w16du:dateUtc="2026-04-28T10:46:00Z">
                            <w:r>
                              <w:rPr>
                                <w:rFonts w:ascii="Calibri"/>
                                <w:w w:val="115"/>
                                <w:sz w:val="13"/>
                              </w:rPr>
                              <w:delText>Chest</w:delText>
                            </w:r>
                            <w:r>
                              <w:rPr>
                                <w:rFonts w:ascii="Calibri"/>
                                <w:spacing w:val="-7"/>
                                <w:w w:val="115"/>
                                <w:sz w:val="13"/>
                              </w:rPr>
                              <w:delText xml:space="preserve"> </w:delText>
                            </w:r>
                            <w:r>
                              <w:rPr>
                                <w:rFonts w:ascii="Calibri"/>
                                <w:w w:val="115"/>
                                <w:sz w:val="13"/>
                              </w:rPr>
                              <w:delText>auscultation</w:delText>
                            </w:r>
                            <w:r>
                              <w:rPr>
                                <w:rFonts w:ascii="Calibri"/>
                                <w:spacing w:val="-7"/>
                                <w:w w:val="115"/>
                                <w:sz w:val="13"/>
                              </w:rPr>
                              <w:delText xml:space="preserve"> </w:delText>
                            </w:r>
                            <w:r>
                              <w:rPr>
                                <w:rFonts w:ascii="Calibri"/>
                                <w:w w:val="115"/>
                                <w:sz w:val="13"/>
                              </w:rPr>
                              <w:delText>is</w:delText>
                            </w:r>
                            <w:r>
                              <w:rPr>
                                <w:rFonts w:ascii="Calibri"/>
                                <w:spacing w:val="-7"/>
                                <w:w w:val="115"/>
                                <w:sz w:val="13"/>
                              </w:rPr>
                              <w:delText xml:space="preserve"> </w:delText>
                            </w:r>
                            <w:r>
                              <w:rPr>
                                <w:rFonts w:ascii="Calibri"/>
                                <w:w w:val="115"/>
                                <w:sz w:val="13"/>
                              </w:rPr>
                              <w:delText>unremarkable,</w:delText>
                            </w:r>
                            <w:r>
                              <w:rPr>
                                <w:rFonts w:ascii="Calibri"/>
                                <w:spacing w:val="-7"/>
                                <w:w w:val="115"/>
                                <w:sz w:val="13"/>
                              </w:rPr>
                              <w:delText xml:space="preserve"> </w:delText>
                            </w:r>
                            <w:r>
                              <w:rPr>
                                <w:rFonts w:ascii="Calibri"/>
                                <w:w w:val="115"/>
                                <w:sz w:val="13"/>
                              </w:rPr>
                              <w:delText>but</w:delText>
                            </w:r>
                            <w:r>
                              <w:rPr>
                                <w:rFonts w:ascii="Calibri"/>
                                <w:spacing w:val="-6"/>
                                <w:w w:val="115"/>
                                <w:sz w:val="13"/>
                              </w:rPr>
                              <w:delText xml:space="preserve"> </w:delText>
                            </w:r>
                            <w:r>
                              <w:rPr>
                                <w:rFonts w:ascii="Calibri"/>
                                <w:w w:val="115"/>
                                <w:sz w:val="13"/>
                              </w:rPr>
                              <w:delText>a</w:delText>
                            </w:r>
                            <w:r>
                              <w:rPr>
                                <w:rFonts w:ascii="Calibri"/>
                                <w:spacing w:val="-7"/>
                                <w:w w:val="115"/>
                                <w:sz w:val="13"/>
                              </w:rPr>
                              <w:delText xml:space="preserve"> </w:delText>
                            </w:r>
                            <w:r>
                              <w:rPr>
                                <w:rFonts w:ascii="Calibri"/>
                                <w:w w:val="115"/>
                                <w:sz w:val="13"/>
                              </w:rPr>
                              <w:delText>chest</w:delText>
                            </w:r>
                            <w:r>
                              <w:rPr>
                                <w:rFonts w:ascii="Calibri"/>
                                <w:spacing w:val="-7"/>
                                <w:w w:val="115"/>
                                <w:sz w:val="13"/>
                              </w:rPr>
                              <w:delText xml:space="preserve"> </w:delText>
                            </w:r>
                            <w:r>
                              <w:rPr>
                                <w:rFonts w:ascii="Calibri"/>
                                <w:w w:val="115"/>
                                <w:sz w:val="13"/>
                              </w:rPr>
                              <w:delText>X-ray</w:delText>
                            </w:r>
                            <w:r>
                              <w:rPr>
                                <w:rFonts w:ascii="Calibri"/>
                                <w:spacing w:val="-7"/>
                                <w:w w:val="115"/>
                                <w:sz w:val="13"/>
                              </w:rPr>
                              <w:delText xml:space="preserve"> </w:delText>
                            </w:r>
                            <w:r>
                              <w:rPr>
                                <w:rFonts w:ascii="Calibri"/>
                                <w:w w:val="115"/>
                                <w:sz w:val="13"/>
                              </w:rPr>
                              <w:delText>reveals</w:delText>
                            </w:r>
                            <w:r>
                              <w:rPr>
                                <w:rFonts w:ascii="Calibri"/>
                                <w:spacing w:val="-6"/>
                                <w:w w:val="115"/>
                                <w:sz w:val="13"/>
                              </w:rPr>
                              <w:delText xml:space="preserve"> </w:delText>
                            </w:r>
                            <w:r>
                              <w:rPr>
                                <w:rFonts w:ascii="Calibri"/>
                                <w:spacing w:val="-2"/>
                                <w:w w:val="115"/>
                                <w:sz w:val="13"/>
                              </w:rPr>
                              <w:delText>bilateral</w:delText>
                            </w:r>
                          </w:del>
                        </w:p>
                        <w:p w14:paraId="06892C86" w14:textId="77777777" w:rsidR="00A40DB8" w:rsidRDefault="00096600">
                          <w:pPr>
                            <w:tabs>
                              <w:tab w:val="left" w:pos="4534"/>
                            </w:tabs>
                            <w:spacing w:before="28"/>
                            <w:rPr>
                              <w:del w:id="665" w:author="Saleh Kalantari" w:date="2026-04-28T12:46:00Z" w16du:dateUtc="2026-04-28T10:46:00Z"/>
                              <w:rFonts w:ascii="Calibri"/>
                              <w:sz w:val="13"/>
                            </w:rPr>
                          </w:pPr>
                          <w:del w:id="666" w:author="Saleh Kalantari" w:date="2026-04-28T12:46:00Z" w16du:dateUtc="2026-04-28T10:46:00Z">
                            <w:r>
                              <w:rPr>
                                <w:rFonts w:ascii="Calibri"/>
                                <w:spacing w:val="-13"/>
                                <w:w w:val="115"/>
                                <w:sz w:val="13"/>
                                <w:u w:val="dotted"/>
                              </w:rPr>
                              <w:delText xml:space="preserve"> </w:delText>
                            </w:r>
                            <w:r>
                              <w:rPr>
                                <w:rFonts w:ascii="Calibri"/>
                                <w:spacing w:val="-2"/>
                                <w:w w:val="115"/>
                                <w:sz w:val="13"/>
                                <w:u w:val="dotted"/>
                              </w:rPr>
                              <w:delText>multifocal</w:delText>
                            </w:r>
                            <w:r>
                              <w:rPr>
                                <w:rFonts w:ascii="Calibri"/>
                                <w:spacing w:val="2"/>
                                <w:w w:val="115"/>
                                <w:sz w:val="13"/>
                                <w:u w:val="dotted"/>
                              </w:rPr>
                              <w:delText xml:space="preserve"> </w:delText>
                            </w:r>
                            <w:r>
                              <w:rPr>
                                <w:rFonts w:ascii="Calibri"/>
                                <w:spacing w:val="-2"/>
                                <w:w w:val="115"/>
                                <w:sz w:val="13"/>
                                <w:u w:val="dotted"/>
                              </w:rPr>
                              <w:delText>opacities</w:delText>
                            </w:r>
                            <w:r>
                              <w:rPr>
                                <w:rFonts w:ascii="Calibri"/>
                                <w:spacing w:val="1"/>
                                <w:w w:val="115"/>
                                <w:sz w:val="13"/>
                                <w:u w:val="dotted"/>
                              </w:rPr>
                              <w:delText xml:space="preserve"> </w:delText>
                            </w:r>
                            <w:r>
                              <w:rPr>
                                <w:rFonts w:ascii="Calibri"/>
                                <w:spacing w:val="-2"/>
                                <w:w w:val="115"/>
                                <w:sz w:val="13"/>
                                <w:u w:val="dotted"/>
                              </w:rPr>
                              <w:delText>in</w:delText>
                            </w:r>
                            <w:r>
                              <w:rPr>
                                <w:rFonts w:ascii="Calibri"/>
                                <w:spacing w:val="2"/>
                                <w:w w:val="115"/>
                                <w:sz w:val="13"/>
                                <w:u w:val="dotted"/>
                              </w:rPr>
                              <w:delText xml:space="preserve"> </w:delText>
                            </w:r>
                            <w:r>
                              <w:rPr>
                                <w:rFonts w:ascii="Calibri"/>
                                <w:spacing w:val="-2"/>
                                <w:w w:val="115"/>
                                <w:sz w:val="13"/>
                                <w:u w:val="dotted"/>
                              </w:rPr>
                              <w:delText>the</w:delText>
                            </w:r>
                            <w:r>
                              <w:rPr>
                                <w:rFonts w:ascii="Calibri"/>
                                <w:spacing w:val="1"/>
                                <w:w w:val="115"/>
                                <w:sz w:val="13"/>
                                <w:u w:val="dotted"/>
                              </w:rPr>
                              <w:delText xml:space="preserve"> </w:delText>
                            </w:r>
                            <w:r>
                              <w:rPr>
                                <w:rFonts w:ascii="Calibri"/>
                                <w:spacing w:val="-2"/>
                                <w:w w:val="115"/>
                                <w:sz w:val="13"/>
                                <w:u w:val="dotted"/>
                              </w:rPr>
                              <w:delText>lungs.</w:delText>
                            </w:r>
                            <w:r>
                              <w:rPr>
                                <w:rFonts w:ascii="Calibri"/>
                                <w:sz w:val="13"/>
                                <w:u w:val="dotted"/>
                              </w:rPr>
                              <w:tab/>
                            </w:r>
                          </w:del>
                        </w:p>
                        <w:p w14:paraId="577DB76B" w14:textId="77777777" w:rsidR="00A40DB8" w:rsidRDefault="00096600">
                          <w:pPr>
                            <w:numPr>
                              <w:ilvl w:val="0"/>
                              <w:numId w:val="4"/>
                            </w:numPr>
                            <w:tabs>
                              <w:tab w:val="left" w:pos="200"/>
                            </w:tabs>
                            <w:spacing w:before="27"/>
                            <w:ind w:left="200" w:hanging="148"/>
                            <w:rPr>
                              <w:del w:id="667" w:author="Saleh Kalantari" w:date="2026-04-28T12:46:00Z" w16du:dateUtc="2026-04-28T10:46:00Z"/>
                              <w:rFonts w:ascii="Calibri"/>
                              <w:sz w:val="13"/>
                            </w:rPr>
                          </w:pPr>
                          <w:del w:id="668" w:author="Saleh Kalantari" w:date="2026-04-28T12:46:00Z" w16du:dateUtc="2026-04-28T10:46:00Z">
                            <w:r>
                              <w:rPr>
                                <w:rFonts w:ascii="Calibri"/>
                                <w:spacing w:val="-2"/>
                                <w:w w:val="115"/>
                                <w:sz w:val="13"/>
                              </w:rPr>
                              <w:delText>Sputum</w:delText>
                            </w:r>
                            <w:r>
                              <w:rPr>
                                <w:rFonts w:ascii="Calibri"/>
                                <w:w w:val="115"/>
                                <w:sz w:val="13"/>
                              </w:rPr>
                              <w:delText xml:space="preserve"> </w:delText>
                            </w:r>
                            <w:r>
                              <w:rPr>
                                <w:rFonts w:ascii="Calibri"/>
                                <w:spacing w:val="-2"/>
                                <w:w w:val="115"/>
                                <w:sz w:val="13"/>
                              </w:rPr>
                              <w:delText>culture</w:delText>
                            </w:r>
                            <w:r>
                              <w:rPr>
                                <w:rFonts w:ascii="Calibri"/>
                                <w:spacing w:val="1"/>
                                <w:w w:val="115"/>
                                <w:sz w:val="13"/>
                              </w:rPr>
                              <w:delText xml:space="preserve"> </w:delText>
                            </w:r>
                            <w:r>
                              <w:rPr>
                                <w:rFonts w:ascii="Calibri"/>
                                <w:spacing w:val="-2"/>
                                <w:w w:val="115"/>
                                <w:sz w:val="13"/>
                              </w:rPr>
                              <w:delText>and</w:delText>
                            </w:r>
                            <w:r>
                              <w:rPr>
                                <w:rFonts w:ascii="Calibri"/>
                                <w:spacing w:val="1"/>
                                <w:w w:val="115"/>
                                <w:sz w:val="13"/>
                              </w:rPr>
                              <w:delText xml:space="preserve"> </w:delText>
                            </w:r>
                            <w:r>
                              <w:rPr>
                                <w:rFonts w:ascii="Calibri"/>
                                <w:spacing w:val="-2"/>
                                <w:w w:val="115"/>
                                <w:sz w:val="13"/>
                              </w:rPr>
                              <w:delText>Gram</w:delText>
                            </w:r>
                            <w:r>
                              <w:rPr>
                                <w:rFonts w:ascii="Calibri"/>
                                <w:spacing w:val="1"/>
                                <w:w w:val="115"/>
                                <w:sz w:val="13"/>
                              </w:rPr>
                              <w:delText xml:space="preserve"> </w:delText>
                            </w:r>
                            <w:r>
                              <w:rPr>
                                <w:rFonts w:ascii="Calibri"/>
                                <w:spacing w:val="-2"/>
                                <w:w w:val="115"/>
                                <w:sz w:val="13"/>
                              </w:rPr>
                              <w:delText>stain</w:delText>
                            </w:r>
                            <w:r>
                              <w:rPr>
                                <w:rFonts w:ascii="Calibri"/>
                                <w:spacing w:val="1"/>
                                <w:w w:val="115"/>
                                <w:sz w:val="13"/>
                              </w:rPr>
                              <w:delText xml:space="preserve"> </w:delText>
                            </w:r>
                            <w:r>
                              <w:rPr>
                                <w:rFonts w:ascii="Calibri"/>
                                <w:spacing w:val="-2"/>
                                <w:w w:val="115"/>
                                <w:sz w:val="13"/>
                              </w:rPr>
                              <w:delText>are</w:delText>
                            </w:r>
                            <w:r>
                              <w:rPr>
                                <w:rFonts w:ascii="Calibri"/>
                                <w:spacing w:val="1"/>
                                <w:w w:val="115"/>
                                <w:sz w:val="13"/>
                              </w:rPr>
                              <w:delText xml:space="preserve"> </w:delText>
                            </w:r>
                            <w:r>
                              <w:rPr>
                                <w:rFonts w:ascii="Calibri"/>
                                <w:spacing w:val="-2"/>
                                <w:w w:val="115"/>
                                <w:sz w:val="13"/>
                              </w:rPr>
                              <w:delText>negative.</w:delText>
                            </w:r>
                          </w:del>
                        </w:p>
                      </w:txbxContent>
                    </v:textbox>
                  </v:shape>
                  <v:shape id="Textbox 61" o:spid="_x0000_s1083" type="#_x0000_t202" style="position:absolute;left:47239;top:627;width:14618;height:4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" filled="f" stroked="f">
                    <v:textbox inset="0,0,0,0">
                      <w:txbxContent>
                        <w:p w14:paraId="487AC6DE" w14:textId="77777777" w:rsidR="00A40DB8" w:rsidRDefault="00096600">
                          <w:pPr>
                            <w:spacing w:line="271" w:lineRule="auto"/>
                            <w:ind w:right="18"/>
                            <w:rPr>
                              <w:del w:id="669" w:author="Saleh Kalantari" w:date="2026-04-28T12:46:00Z" w16du:dateUtc="2026-04-28T10:46:00Z"/>
                              <w:rFonts w:ascii="Calibri"/>
                              <w:b/>
                              <w:sz w:val="14"/>
                            </w:rPr>
                          </w:pPr>
                          <w:del w:id="670" w:author="Saleh Kalantari" w:date="2026-04-28T12:46:00Z" w16du:dateUtc="2026-04-28T10:46:00Z">
                            <w:r>
                              <w:rPr>
                                <w:rFonts w:ascii="Calibri"/>
                                <w:b/>
                                <w:w w:val="115"/>
                                <w:sz w:val="14"/>
                              </w:rPr>
                              <w:delText>Which of the following</w:delText>
                            </w:r>
                            <w:r>
                              <w:rPr>
                                <w:rFonts w:ascii="Calibri"/>
                                <w:b/>
                                <w:spacing w:val="40"/>
                                <w:w w:val="115"/>
                                <w:sz w:val="14"/>
                              </w:rPr>
                              <w:delText xml:space="preserve"> </w:delText>
                            </w:r>
                            <w:r>
                              <w:rPr>
                                <w:rFonts w:ascii="Calibri"/>
                                <w:b/>
                                <w:w w:val="115"/>
                                <w:sz w:val="14"/>
                              </w:rPr>
                              <w:delText>components is essential for</w:delText>
                            </w:r>
                            <w:r>
                              <w:rPr>
                                <w:rFonts w:ascii="Calibri"/>
                                <w:b/>
                                <w:spacing w:val="40"/>
                                <w:w w:val="115"/>
                                <w:sz w:val="14"/>
                              </w:rPr>
                              <w:delText xml:space="preserve"> </w:delText>
                            </w:r>
                            <w:r>
                              <w:rPr>
                                <w:rFonts w:ascii="Calibri"/>
                                <w:b/>
                                <w:w w:val="115"/>
                                <w:sz w:val="14"/>
                              </w:rPr>
                              <w:delText>culturing</w:delText>
                            </w:r>
                            <w:r>
                              <w:rPr>
                                <w:rFonts w:ascii="Calibri"/>
                                <w:b/>
                                <w:spacing w:val="-10"/>
                                <w:w w:val="115"/>
                                <w:sz w:val="14"/>
                              </w:rPr>
                              <w:delText xml:space="preserve"> </w:delText>
                            </w:r>
                            <w:r>
                              <w:rPr>
                                <w:rFonts w:ascii="Calibri"/>
                                <w:b/>
                                <w:w w:val="115"/>
                                <w:sz w:val="14"/>
                              </w:rPr>
                              <w:delText>the</w:delText>
                            </w:r>
                            <w:r>
                              <w:rPr>
                                <w:rFonts w:ascii="Calibri"/>
                                <w:b/>
                                <w:spacing w:val="-9"/>
                                <w:w w:val="115"/>
                                <w:sz w:val="14"/>
                              </w:rPr>
                              <w:delText xml:space="preserve"> </w:delText>
                            </w:r>
                            <w:r>
                              <w:rPr>
                                <w:rFonts w:ascii="Calibri"/>
                                <w:b/>
                                <w:w w:val="115"/>
                                <w:sz w:val="14"/>
                              </w:rPr>
                              <w:delText>most</w:delText>
                            </w:r>
                            <w:r>
                              <w:rPr>
                                <w:rFonts w:ascii="Calibri"/>
                                <w:b/>
                                <w:spacing w:val="-9"/>
                                <w:w w:val="115"/>
                                <w:sz w:val="14"/>
                              </w:rPr>
                              <w:delText xml:space="preserve"> </w:delText>
                            </w:r>
                            <w:r>
                              <w:rPr>
                                <w:rFonts w:ascii="Calibri"/>
                                <w:b/>
                                <w:w w:val="115"/>
                                <w:sz w:val="14"/>
                              </w:rPr>
                              <w:delText>likely</w:delText>
                            </w:r>
                            <w:r>
                              <w:rPr>
                                <w:rFonts w:ascii="Calibri"/>
                                <w:b/>
                                <w:spacing w:val="-9"/>
                                <w:w w:val="115"/>
                                <w:sz w:val="14"/>
                              </w:rPr>
                              <w:delText xml:space="preserve"> </w:delText>
                            </w:r>
                            <w:r>
                              <w:rPr>
                                <w:rFonts w:ascii="Calibri"/>
                                <w:b/>
                                <w:w w:val="115"/>
                                <w:sz w:val="14"/>
                              </w:rPr>
                              <w:delText>causative</w:delText>
                            </w:r>
                            <w:r>
                              <w:rPr>
                                <w:rFonts w:ascii="Calibri"/>
                                <w:b/>
                                <w:spacing w:val="40"/>
                                <w:w w:val="115"/>
                                <w:sz w:val="14"/>
                              </w:rPr>
                              <w:delText xml:space="preserve"> </w:delText>
                            </w:r>
                            <w:r>
                              <w:rPr>
                                <w:rFonts w:ascii="Calibri"/>
                                <w:b/>
                                <w:spacing w:val="-2"/>
                                <w:w w:val="115"/>
                                <w:sz w:val="14"/>
                              </w:rPr>
                              <w:delText>organism?</w:delText>
                            </w:r>
                          </w:del>
                        </w:p>
                      </w:txbxContent>
                    </v:textbox>
                  </v:shape>
                  <v:shape id="Textbox 62" o:spid="_x0000_s1084" type="#_x0000_t202" style="position:absolute;left:47239;top:6610;width:11824;height:10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" filled="f" stroked="f">
                    <v:textbox inset="0,0,0,0">
                      <w:txbxContent>
                        <w:p w14:paraId="1A1E86A1" w14:textId="77777777" w:rsidR="00A40DB8" w:rsidRDefault="00096600">
                          <w:pPr>
                            <w:numPr>
                              <w:ilvl w:val="0"/>
                              <w:numId w:val="3"/>
                            </w:numPr>
                            <w:tabs>
                              <w:tab w:val="left" w:pos="172"/>
                            </w:tabs>
                            <w:spacing w:before="13"/>
                            <w:ind w:left="172" w:hanging="143"/>
                            <w:rPr>
                              <w:del w:id="671" w:author="Saleh Kalantari" w:date="2026-04-28T12:46:00Z" w16du:dateUtc="2026-04-28T10:46:00Z"/>
                              <w:rFonts w:ascii="Calibri"/>
                              <w:sz w:val="12"/>
                            </w:rPr>
                          </w:pPr>
                          <w:del w:id="672" w:author="Saleh Kalantari" w:date="2026-04-28T12:46:00Z" w16du:dateUtc="2026-04-28T10:46:00Z">
                            <w:r>
                              <w:rPr>
                                <w:rFonts w:ascii="Calibri"/>
                                <w:spacing w:val="-4"/>
                                <w:w w:val="125"/>
                                <w:sz w:val="12"/>
                              </w:rPr>
                              <w:delText>Iron</w:delText>
                            </w:r>
                          </w:del>
                        </w:p>
                        <w:p w14:paraId="201F7FF1" w14:textId="77777777" w:rsidR="00A40DB8" w:rsidRDefault="00096600">
                          <w:pPr>
                            <w:numPr>
                              <w:ilvl w:val="0"/>
                              <w:numId w:val="3"/>
                            </w:numPr>
                            <w:tabs>
                              <w:tab w:val="left" w:pos="141"/>
                            </w:tabs>
                            <w:spacing w:before="26"/>
                            <w:ind w:left="141" w:hanging="141"/>
                            <w:rPr>
                              <w:del w:id="673" w:author="Saleh Kalantari" w:date="2026-04-28T12:46:00Z" w16du:dateUtc="2026-04-28T10:46:00Z"/>
                              <w:rFonts w:ascii="Calibri"/>
                              <w:sz w:val="12"/>
                            </w:rPr>
                          </w:pPr>
                          <w:del w:id="674" w:author="Saleh Kalantari" w:date="2026-04-28T12:46:00Z" w16du:dateUtc="2026-04-28T10:46:00Z">
                            <w:r>
                              <w:rPr>
                                <w:rFonts w:ascii="Calibri"/>
                                <w:spacing w:val="-4"/>
                                <w:w w:val="110"/>
                                <w:sz w:val="12"/>
                              </w:rPr>
                              <w:delText>Urea</w:delText>
                            </w:r>
                          </w:del>
                        </w:p>
                        <w:p w14:paraId="737C15E4" w14:textId="77777777" w:rsidR="00A40DB8" w:rsidRDefault="00096600">
                          <w:pPr>
                            <w:numPr>
                              <w:ilvl w:val="0"/>
                              <w:numId w:val="3"/>
                            </w:numPr>
                            <w:tabs>
                              <w:tab w:val="left" w:pos="138"/>
                            </w:tabs>
                            <w:spacing w:before="26"/>
                            <w:ind w:left="138" w:hanging="138"/>
                            <w:rPr>
                              <w:del w:id="675" w:author="Saleh Kalantari" w:date="2026-04-28T12:46:00Z" w16du:dateUtc="2026-04-28T10:46:00Z"/>
                              <w:rFonts w:ascii="Calibri"/>
                              <w:sz w:val="12"/>
                            </w:rPr>
                          </w:pPr>
                          <w:del w:id="676" w:author="Saleh Kalantari" w:date="2026-04-28T12:46:00Z" w16du:dateUtc="2026-04-28T10:46:00Z">
                            <w:r>
                              <w:rPr>
                                <w:rFonts w:ascii="Calibri"/>
                                <w:spacing w:val="-2"/>
                                <w:w w:val="115"/>
                                <w:sz w:val="12"/>
                              </w:rPr>
                              <w:delText>Magnesium</w:delText>
                            </w:r>
                          </w:del>
                        </w:p>
                        <w:p w14:paraId="7A60C7C2" w14:textId="77777777" w:rsidR="00A40DB8" w:rsidRDefault="00096600">
                          <w:pPr>
                            <w:numPr>
                              <w:ilvl w:val="0"/>
                              <w:numId w:val="3"/>
                            </w:numPr>
                            <w:tabs>
                              <w:tab w:val="left" w:pos="142"/>
                            </w:tabs>
                            <w:spacing w:before="27"/>
                            <w:ind w:left="142" w:hanging="142"/>
                            <w:rPr>
                              <w:del w:id="677" w:author="Saleh Kalantari" w:date="2026-04-28T12:46:00Z" w16du:dateUtc="2026-04-28T10:46:00Z"/>
                              <w:rFonts w:ascii="Calibri"/>
                              <w:sz w:val="12"/>
                            </w:rPr>
                          </w:pPr>
                          <w:del w:id="678" w:author="Saleh Kalantari" w:date="2026-04-28T12:46:00Z" w16du:dateUtc="2026-04-28T10:46:00Z">
                            <w:r>
                              <w:rPr>
                                <w:rFonts w:ascii="Calibri"/>
                                <w:spacing w:val="-2"/>
                                <w:w w:val="115"/>
                                <w:sz w:val="12"/>
                              </w:rPr>
                              <w:delText>Cysteine</w:delText>
                            </w:r>
                          </w:del>
                        </w:p>
                        <w:p w14:paraId="6DDC47F2" w14:textId="77777777" w:rsidR="00A40DB8" w:rsidRDefault="00096600">
                          <w:pPr>
                            <w:numPr>
                              <w:ilvl w:val="0"/>
                              <w:numId w:val="3"/>
                            </w:numPr>
                            <w:tabs>
                              <w:tab w:val="left" w:pos="134"/>
                            </w:tabs>
                            <w:spacing w:before="26"/>
                            <w:ind w:left="134" w:hanging="134"/>
                            <w:rPr>
                              <w:del w:id="679" w:author="Saleh Kalantari" w:date="2026-04-28T12:46:00Z" w16du:dateUtc="2026-04-28T10:46:00Z"/>
                              <w:rFonts w:ascii="Calibri"/>
                              <w:sz w:val="12"/>
                            </w:rPr>
                          </w:pPr>
                          <w:del w:id="680" w:author="Saleh Kalantari" w:date="2026-04-28T12:46:00Z" w16du:dateUtc="2026-04-28T10:46:00Z">
                            <w:r>
                              <w:rPr>
                                <w:rFonts w:ascii="Calibri"/>
                                <w:spacing w:val="-2"/>
                                <w:w w:val="115"/>
                                <w:sz w:val="12"/>
                              </w:rPr>
                              <w:delText>Glucose</w:delText>
                            </w:r>
                          </w:del>
                        </w:p>
                        <w:p w14:paraId="36C11377" w14:textId="77777777" w:rsidR="00A40DB8" w:rsidRDefault="00096600">
                          <w:pPr>
                            <w:numPr>
                              <w:ilvl w:val="0"/>
                              <w:numId w:val="3"/>
                            </w:numPr>
                            <w:tabs>
                              <w:tab w:val="left" w:pos="122"/>
                            </w:tabs>
                            <w:spacing w:before="26"/>
                            <w:ind w:left="122" w:hanging="122"/>
                            <w:rPr>
                              <w:del w:id="681" w:author="Saleh Kalantari" w:date="2026-04-28T12:46:00Z" w16du:dateUtc="2026-04-28T10:46:00Z"/>
                              <w:rFonts w:ascii="Calibri"/>
                              <w:sz w:val="12"/>
                            </w:rPr>
                          </w:pPr>
                          <w:del w:id="682" w:author="Saleh Kalantari" w:date="2026-04-28T12:46:00Z" w16du:dateUtc="2026-04-28T10:46:00Z">
                            <w:r>
                              <w:rPr>
                                <w:rFonts w:ascii="Calibri"/>
                                <w:spacing w:val="-2"/>
                                <w:w w:val="115"/>
                                <w:sz w:val="12"/>
                              </w:rPr>
                              <w:delText>Nicotinamide</w:delText>
                            </w:r>
                          </w:del>
                        </w:p>
                        <w:p w14:paraId="28147C25" w14:textId="77777777" w:rsidR="00A40DB8" w:rsidRDefault="00096600">
                          <w:pPr>
                            <w:numPr>
                              <w:ilvl w:val="0"/>
                              <w:numId w:val="3"/>
                            </w:numPr>
                            <w:tabs>
                              <w:tab w:val="left" w:pos="155"/>
                            </w:tabs>
                            <w:spacing w:before="27"/>
                            <w:ind w:left="155" w:hanging="155"/>
                            <w:rPr>
                              <w:del w:id="683" w:author="Saleh Kalantari" w:date="2026-04-28T12:46:00Z" w16du:dateUtc="2026-04-28T10:46:00Z"/>
                              <w:rFonts w:ascii="Calibri"/>
                              <w:b/>
                              <w:sz w:val="12"/>
                            </w:rPr>
                          </w:pPr>
                          <w:del w:id="684" w:author="Saleh Kalantari" w:date="2026-04-28T12:46:00Z" w16du:dateUtc="2026-04-28T10:46:00Z">
                            <w:r>
                              <w:rPr>
                                <w:rFonts w:ascii="Calibri"/>
                                <w:b/>
                                <w:w w:val="115"/>
                                <w:sz w:val="12"/>
                              </w:rPr>
                              <w:delText>Cholesterol</w:delText>
                            </w:r>
                            <w:r>
                              <w:rPr>
                                <w:rFonts w:ascii="Calibri"/>
                                <w:b/>
                                <w:spacing w:val="1"/>
                                <w:w w:val="115"/>
                                <w:sz w:val="12"/>
                              </w:rPr>
                              <w:delText xml:space="preserve"> </w:delText>
                            </w:r>
                            <w:r>
                              <w:rPr>
                                <w:rFonts w:ascii="Calibri"/>
                                <w:b/>
                                <w:w w:val="115"/>
                                <w:sz w:val="12"/>
                              </w:rPr>
                              <w:delText>(Correct</w:delText>
                            </w:r>
                            <w:r>
                              <w:rPr>
                                <w:rFonts w:ascii="Calibri"/>
                                <w:b/>
                                <w:spacing w:val="1"/>
                                <w:w w:val="115"/>
                                <w:sz w:val="12"/>
                              </w:rPr>
                              <w:delText xml:space="preserve"> </w:delText>
                            </w:r>
                            <w:r>
                              <w:rPr>
                                <w:rFonts w:ascii="Calibri"/>
                                <w:b/>
                                <w:spacing w:val="-2"/>
                                <w:w w:val="115"/>
                                <w:sz w:val="12"/>
                              </w:rPr>
                              <w:delText>Answer)</w:delText>
                            </w:r>
                          </w:del>
                        </w:p>
                        <w:p w14:paraId="34EB6EF5" w14:textId="77777777" w:rsidR="00A40DB8" w:rsidRDefault="00096600">
                          <w:pPr>
                            <w:numPr>
                              <w:ilvl w:val="0"/>
                              <w:numId w:val="3"/>
                            </w:numPr>
                            <w:tabs>
                              <w:tab w:val="left" w:pos="149"/>
                            </w:tabs>
                            <w:spacing w:before="26"/>
                            <w:ind w:left="149" w:hanging="149"/>
                            <w:rPr>
                              <w:del w:id="685" w:author="Saleh Kalantari" w:date="2026-04-28T12:46:00Z" w16du:dateUtc="2026-04-28T10:46:00Z"/>
                              <w:rFonts w:ascii="Calibri"/>
                              <w:sz w:val="12"/>
                            </w:rPr>
                          </w:pPr>
                          <w:del w:id="686" w:author="Saleh Kalantari" w:date="2026-04-28T12:46:00Z" w16du:dateUtc="2026-04-28T10:46:00Z">
                            <w:r>
                              <w:rPr>
                                <w:rFonts w:ascii="Calibri"/>
                                <w:spacing w:val="-2"/>
                                <w:w w:val="115"/>
                                <w:sz w:val="12"/>
                              </w:rPr>
                              <w:delText>Hemin</w:delText>
                            </w:r>
                          </w:del>
                        </w:p>
                        <w:p w14:paraId="470C8CD6" w14:textId="77777777" w:rsidR="00A40DB8" w:rsidRDefault="00096600">
                          <w:pPr>
                            <w:numPr>
                              <w:ilvl w:val="0"/>
                              <w:numId w:val="3"/>
                            </w:numPr>
                            <w:tabs>
                              <w:tab w:val="left" w:pos="112"/>
                            </w:tabs>
                            <w:spacing w:before="27"/>
                            <w:ind w:left="112" w:hanging="112"/>
                            <w:rPr>
                              <w:del w:id="687" w:author="Saleh Kalantari" w:date="2026-04-28T12:46:00Z" w16du:dateUtc="2026-04-28T10:46:00Z"/>
                              <w:rFonts w:ascii="Calibri"/>
                              <w:sz w:val="12"/>
                            </w:rPr>
                          </w:pPr>
                          <w:del w:id="688" w:author="Saleh Kalantari" w:date="2026-04-28T12:46:00Z" w16du:dateUtc="2026-04-28T10:46:00Z">
                            <w:r>
                              <w:rPr>
                                <w:rFonts w:ascii="Calibri"/>
                                <w:spacing w:val="-2"/>
                                <w:w w:val="115"/>
                                <w:sz w:val="12"/>
                              </w:rPr>
                              <w:delText>Sulfate</w:delText>
                            </w:r>
                          </w:del>
                        </w:p>
                        <w:p w14:paraId="4783D3CB" w14:textId="77777777" w:rsidR="00A40DB8" w:rsidRDefault="00096600">
                          <w:pPr>
                            <w:numPr>
                              <w:ilvl w:val="0"/>
                              <w:numId w:val="3"/>
                            </w:numPr>
                            <w:tabs>
                              <w:tab w:val="left" w:pos="123"/>
                            </w:tabs>
                            <w:spacing w:before="26"/>
                            <w:ind w:left="123" w:hanging="123"/>
                            <w:rPr>
                              <w:del w:id="689" w:author="Saleh Kalantari" w:date="2026-04-28T12:46:00Z" w16du:dateUtc="2026-04-28T10:46:00Z"/>
                              <w:rFonts w:ascii="Calibri"/>
                              <w:sz w:val="12"/>
                            </w:rPr>
                          </w:pPr>
                          <w:del w:id="690" w:author="Saleh Kalantari" w:date="2026-04-28T12:46:00Z" w16du:dateUtc="2026-04-28T10:46:00Z">
                            <w:r>
                              <w:rPr>
                                <w:rFonts w:ascii="Calibri"/>
                                <w:spacing w:val="-2"/>
                                <w:w w:val="115"/>
                                <w:sz w:val="12"/>
                              </w:rPr>
                              <w:delText>Pyridoxine</w:delText>
                            </w:r>
                          </w:del>
                        </w:p>
                      </w:txbxContent>
                    </v:textbox>
                  </v:shape>
                  <w10:wrap anchorx="page"/>
                </v:group>
              </w:pict>
            </mc:Fallback>
          </mc:AlternateContent>
        </w:r>
        <w:r>
          <w:rPr>
            <w:rFonts w:ascii="Microsoft Sans Serif"/>
            <w:w w:val="105"/>
            <w:position w:val="-2"/>
            <w:sz w:val="32"/>
          </w:rPr>
          <w:t>C</w:t>
        </w:r>
        <w:r>
          <w:rPr>
            <w:rFonts w:ascii="Microsoft Sans Serif"/>
            <w:spacing w:val="2"/>
            <w:w w:val="105"/>
            <w:position w:val="-2"/>
            <w:sz w:val="32"/>
          </w:rPr>
          <w:t xml:space="preserve"> </w:t>
        </w:r>
        <w:r>
          <w:rPr>
            <w:rFonts w:ascii="Microsoft Sans Serif"/>
            <w:w w:val="105"/>
            <w:sz w:val="19"/>
          </w:rPr>
          <w:t>Sample</w:t>
        </w:r>
        <w:r>
          <w:rPr>
            <w:rFonts w:ascii="Microsoft Sans Serif"/>
            <w:spacing w:val="-13"/>
            <w:w w:val="105"/>
            <w:sz w:val="19"/>
          </w:rPr>
          <w:t xml:space="preserve"> </w:t>
        </w:r>
        <w:r>
          <w:rPr>
            <w:rFonts w:ascii="Microsoft Sans Serif"/>
            <w:w w:val="105"/>
            <w:sz w:val="19"/>
          </w:rPr>
          <w:t>QA</w:t>
        </w:r>
        <w:r>
          <w:rPr>
            <w:rFonts w:ascii="Microsoft Sans Serif"/>
            <w:spacing w:val="-13"/>
            <w:w w:val="105"/>
            <w:sz w:val="19"/>
          </w:rPr>
          <w:t xml:space="preserve"> </w:t>
        </w:r>
        <w:r>
          <w:rPr>
            <w:rFonts w:ascii="Microsoft Sans Serif"/>
            <w:spacing w:val="-2"/>
            <w:w w:val="105"/>
            <w:sz w:val="19"/>
          </w:rPr>
          <w:t>(MedXpertQA)</w:t>
        </w:r>
      </w:moveFrom>
    </w:p>
    <w:p w14:paraId="27C8D93B" w14:textId="77777777" w:rsidR="00A40DB8" w:rsidRDefault="00A40DB8">
      <w:pPr>
        <w:pStyle w:val="BodyText"/>
        <w:spacing w:before="205" w:after="1"/>
        <w:rPr>
          <w:moveFrom w:id="616" w:author="Saleh Kalantari" w:date="2026-04-28T12:46:00Z" w16du:dateUtc="2026-04-28T10:46:00Z"/>
          <w:rFonts w:ascii="Microsoft Sans Serif"/>
        </w:rPr>
      </w:pPr>
    </w:p>
    <w:tbl>
      <w:tblPr>
        <w:tblW w:w="0" w:type="auto"/>
        <w:tblInd w:w="411"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801"/>
        <w:gridCol w:w="784"/>
        <w:gridCol w:w="779"/>
      </w:tblGrid>
      <w:tr w:rsidR="00A40DB8" w14:paraId="6B4430F5" w14:textId="77777777">
        <w:trPr>
          <w:trHeight w:val="346"/>
        </w:trPr>
        <w:tc>
          <w:tcPr>
            <w:tcW w:w="801" w:type="dxa"/>
            <w:tcBorders>
              <w:left w:val="single" w:sz="18" w:space="0" w:color="FFFFFF"/>
              <w:bottom w:val="single" w:sz="4" w:space="0" w:color="FFFFFF"/>
              <w:right w:val="single" w:sz="4" w:space="0" w:color="FFFFFF"/>
            </w:tcBorders>
            <w:shd w:val="clear" w:color="auto" w:fill="B5D6A7"/>
          </w:tcPr>
          <w:p w14:paraId="5F426AEC" w14:textId="77777777" w:rsidR="00A40DB8" w:rsidRDefault="00096600">
            <w:pPr>
              <w:pStyle w:val="TableParagraph"/>
              <w:spacing w:before="103"/>
              <w:ind w:left="43"/>
              <w:rPr>
                <w:moveFrom w:id="617" w:author="Saleh Kalantari" w:date="2026-04-28T12:46:00Z" w16du:dateUtc="2026-04-28T10:46:00Z"/>
                <w:rFonts w:ascii="Microsoft Sans Serif"/>
                <w:sz w:val="14"/>
              </w:rPr>
            </w:pPr>
            <w:moveFrom w:id="618" w:author="Saleh Kalantari" w:date="2026-04-28T12:46:00Z" w16du:dateUtc="2026-04-28T10:46:00Z">
              <w:r>
                <w:rPr>
                  <w:rFonts w:ascii="Microsoft Sans Serif"/>
                  <w:spacing w:val="-4"/>
                  <w:w w:val="115"/>
                  <w:sz w:val="14"/>
                </w:rPr>
                <w:t>High</w:t>
              </w:r>
            </w:moveFrom>
          </w:p>
        </w:tc>
        <w:tc>
          <w:tcPr>
            <w:tcW w:w="784" w:type="dxa"/>
            <w:tcBorders>
              <w:left w:val="single" w:sz="4" w:space="0" w:color="FFFFFF"/>
              <w:bottom w:val="single" w:sz="4" w:space="0" w:color="FFFFFF"/>
              <w:right w:val="single" w:sz="4" w:space="0" w:color="FFFFFF"/>
            </w:tcBorders>
            <w:shd w:val="clear" w:color="auto" w:fill="F1D6D6"/>
          </w:tcPr>
          <w:p w14:paraId="120CCC4F" w14:textId="77777777" w:rsidR="00A40DB8" w:rsidRDefault="00096600">
            <w:pPr>
              <w:pStyle w:val="TableParagraph"/>
              <w:spacing w:before="103"/>
              <w:ind w:left="42"/>
              <w:rPr>
                <w:moveFrom w:id="619" w:author="Saleh Kalantari" w:date="2026-04-28T12:46:00Z" w16du:dateUtc="2026-04-28T10:46:00Z"/>
                <w:rFonts w:ascii="Microsoft Sans Serif"/>
                <w:sz w:val="14"/>
              </w:rPr>
            </w:pPr>
            <w:moveFrom w:id="620" w:author="Saleh Kalantari" w:date="2026-04-28T12:46:00Z" w16du:dateUtc="2026-04-28T10:46:00Z">
              <w:r>
                <w:rPr>
                  <w:rFonts w:ascii="Microsoft Sans Serif"/>
                  <w:spacing w:val="-5"/>
                  <w:w w:val="110"/>
                  <w:sz w:val="14"/>
                </w:rPr>
                <w:t>Low</w:t>
              </w:r>
            </w:moveFrom>
          </w:p>
        </w:tc>
        <w:tc>
          <w:tcPr>
            <w:tcW w:w="779" w:type="dxa"/>
            <w:tcBorders>
              <w:left w:val="single" w:sz="4" w:space="0" w:color="FFFFFF"/>
              <w:bottom w:val="single" w:sz="4" w:space="0" w:color="FFFFFF"/>
              <w:right w:val="nil"/>
            </w:tcBorders>
            <w:shd w:val="clear" w:color="auto" w:fill="B5D6A7"/>
          </w:tcPr>
          <w:p w14:paraId="1006ADBF" w14:textId="77777777" w:rsidR="00A40DB8" w:rsidRDefault="00096600">
            <w:pPr>
              <w:pStyle w:val="TableParagraph"/>
              <w:spacing w:before="103"/>
              <w:ind w:left="42" w:right="2"/>
              <w:rPr>
                <w:moveFrom w:id="621" w:author="Saleh Kalantari" w:date="2026-04-28T12:46:00Z" w16du:dateUtc="2026-04-28T10:46:00Z"/>
                <w:rFonts w:ascii="Microsoft Sans Serif"/>
                <w:sz w:val="14"/>
              </w:rPr>
            </w:pPr>
            <w:moveFrom w:id="622" w:author="Saleh Kalantari" w:date="2026-04-28T12:46:00Z" w16du:dateUtc="2026-04-28T10:46:00Z">
              <w:r>
                <w:rPr>
                  <w:rFonts w:ascii="Microsoft Sans Serif"/>
                  <w:spacing w:val="-4"/>
                  <w:w w:val="115"/>
                  <w:sz w:val="14"/>
                </w:rPr>
                <w:t>High</w:t>
              </w:r>
            </w:moveFrom>
          </w:p>
        </w:tc>
      </w:tr>
      <w:tr w:rsidR="00A40DB8" w14:paraId="057B3E38"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F1D6D6"/>
          </w:tcPr>
          <w:p w14:paraId="3217062A" w14:textId="77777777" w:rsidR="00A40DB8" w:rsidRDefault="00096600">
            <w:pPr>
              <w:pStyle w:val="TableParagraph"/>
              <w:spacing w:before="103"/>
              <w:ind w:left="43"/>
              <w:rPr>
                <w:moveFrom w:id="623" w:author="Saleh Kalantari" w:date="2026-04-28T12:46:00Z" w16du:dateUtc="2026-04-28T10:46:00Z"/>
                <w:rFonts w:ascii="Microsoft Sans Serif"/>
                <w:sz w:val="14"/>
              </w:rPr>
            </w:pPr>
            <w:moveFrom w:id="624" w:author="Saleh Kalantari" w:date="2026-04-28T12:46:00Z" w16du:dateUtc="2026-04-28T10:46:00Z">
              <w:r>
                <w:rPr>
                  <w:rFonts w:ascii="Microsoft Sans Serif"/>
                  <w:spacing w:val="-5"/>
                  <w:w w:val="110"/>
                  <w:sz w:val="14"/>
                </w:rPr>
                <w:t>Low</w:t>
              </w:r>
            </w:moveFrom>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385446F6" w14:textId="77777777" w:rsidR="00A40DB8" w:rsidRDefault="00096600">
            <w:pPr>
              <w:pStyle w:val="TableParagraph"/>
              <w:spacing w:before="102"/>
              <w:ind w:left="42"/>
              <w:rPr>
                <w:moveFrom w:id="625" w:author="Saleh Kalantari" w:date="2026-04-28T12:46:00Z" w16du:dateUtc="2026-04-28T10:46:00Z"/>
                <w:rFonts w:ascii="Microsoft Sans Serif"/>
                <w:sz w:val="14"/>
              </w:rPr>
            </w:pPr>
            <w:moveFrom w:id="626" w:author="Saleh Kalantari" w:date="2026-04-28T12:46:00Z" w16du:dateUtc="2026-04-28T10:46:00Z">
              <w:r>
                <w:rPr>
                  <w:rFonts w:ascii="Microsoft Sans Serif"/>
                  <w:spacing w:val="-5"/>
                  <w:w w:val="110"/>
                  <w:sz w:val="14"/>
                </w:rPr>
                <w:t>Low</w:t>
              </w:r>
            </w:moveFrom>
          </w:p>
        </w:tc>
        <w:tc>
          <w:tcPr>
            <w:tcW w:w="779" w:type="dxa"/>
            <w:tcBorders>
              <w:top w:val="single" w:sz="4" w:space="0" w:color="FFFFFF"/>
              <w:left w:val="single" w:sz="4" w:space="0" w:color="FFFFFF"/>
              <w:bottom w:val="single" w:sz="4" w:space="0" w:color="FFFFFF"/>
              <w:right w:val="nil"/>
            </w:tcBorders>
            <w:shd w:val="clear" w:color="auto" w:fill="B3D0A5"/>
          </w:tcPr>
          <w:p w14:paraId="14330CB5" w14:textId="77777777" w:rsidR="00A40DB8" w:rsidRDefault="00096600">
            <w:pPr>
              <w:pStyle w:val="TableParagraph"/>
              <w:spacing w:before="102"/>
              <w:ind w:left="42" w:right="2"/>
              <w:rPr>
                <w:moveFrom w:id="627" w:author="Saleh Kalantari" w:date="2026-04-28T12:46:00Z" w16du:dateUtc="2026-04-28T10:46:00Z"/>
                <w:rFonts w:ascii="Microsoft Sans Serif"/>
                <w:sz w:val="14"/>
              </w:rPr>
            </w:pPr>
            <w:moveFrom w:id="628" w:author="Saleh Kalantari" w:date="2026-04-28T12:46:00Z" w16du:dateUtc="2026-04-28T10:46:00Z">
              <w:r>
                <w:rPr>
                  <w:rFonts w:ascii="Microsoft Sans Serif"/>
                  <w:spacing w:val="-4"/>
                  <w:w w:val="115"/>
                  <w:sz w:val="14"/>
                </w:rPr>
                <w:t>High</w:t>
              </w:r>
            </w:moveFrom>
          </w:p>
        </w:tc>
      </w:tr>
      <w:tr w:rsidR="00A40DB8" w14:paraId="646EDCAA"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B3D0A5"/>
          </w:tcPr>
          <w:p w14:paraId="640EA23D" w14:textId="77777777" w:rsidR="00A40DB8" w:rsidRDefault="00096600">
            <w:pPr>
              <w:pStyle w:val="TableParagraph"/>
              <w:spacing w:before="104"/>
              <w:ind w:left="43"/>
              <w:rPr>
                <w:moveFrom w:id="629" w:author="Saleh Kalantari" w:date="2026-04-28T12:46:00Z" w16du:dateUtc="2026-04-28T10:46:00Z"/>
                <w:rFonts w:ascii="Microsoft Sans Serif"/>
                <w:sz w:val="14"/>
              </w:rPr>
            </w:pPr>
            <w:moveFrom w:id="630" w:author="Saleh Kalantari" w:date="2026-04-28T12:46:00Z" w16du:dateUtc="2026-04-28T10:46:00Z">
              <w:r>
                <w:rPr>
                  <w:rFonts w:ascii="Microsoft Sans Serif"/>
                  <w:spacing w:val="-4"/>
                  <w:w w:val="115"/>
                  <w:sz w:val="14"/>
                </w:rPr>
                <w:t>High</w:t>
              </w:r>
            </w:moveFrom>
          </w:p>
        </w:tc>
        <w:tc>
          <w:tcPr>
            <w:tcW w:w="784" w:type="dxa"/>
            <w:tcBorders>
              <w:top w:val="single" w:sz="4" w:space="0" w:color="FFFFFF"/>
              <w:left w:val="single" w:sz="4" w:space="0" w:color="FFFFFF"/>
              <w:bottom w:val="single" w:sz="4" w:space="0" w:color="FFFFFF"/>
              <w:right w:val="single" w:sz="4" w:space="0" w:color="FFFFFF"/>
            </w:tcBorders>
            <w:shd w:val="clear" w:color="auto" w:fill="E79999"/>
          </w:tcPr>
          <w:p w14:paraId="2072EB55" w14:textId="77777777" w:rsidR="00A40DB8" w:rsidRDefault="00096600">
            <w:pPr>
              <w:pStyle w:val="TableParagraph"/>
              <w:spacing w:before="101"/>
              <w:ind w:left="42"/>
              <w:rPr>
                <w:moveFrom w:id="631" w:author="Saleh Kalantari" w:date="2026-04-28T12:46:00Z" w16du:dateUtc="2026-04-28T10:46:00Z"/>
                <w:rFonts w:ascii="Microsoft Sans Serif"/>
                <w:sz w:val="14"/>
              </w:rPr>
            </w:pPr>
            <w:moveFrom w:id="632" w:author="Saleh Kalantari" w:date="2026-04-28T12:46:00Z" w16du:dateUtc="2026-04-28T10:46:00Z">
              <w:r>
                <w:rPr>
                  <w:rFonts w:ascii="Microsoft Sans Serif"/>
                  <w:spacing w:val="-2"/>
                  <w:w w:val="120"/>
                  <w:sz w:val="14"/>
                </w:rPr>
                <w:t>Irrelevant</w:t>
              </w:r>
            </w:moveFrom>
          </w:p>
        </w:tc>
        <w:tc>
          <w:tcPr>
            <w:tcW w:w="779" w:type="dxa"/>
            <w:tcBorders>
              <w:top w:val="single" w:sz="4" w:space="0" w:color="FFFFFF"/>
              <w:left w:val="single" w:sz="4" w:space="0" w:color="FFFFFF"/>
              <w:bottom w:val="single" w:sz="4" w:space="0" w:color="FFFFFF"/>
              <w:right w:val="nil"/>
            </w:tcBorders>
            <w:shd w:val="clear" w:color="auto" w:fill="F1D6D6"/>
          </w:tcPr>
          <w:p w14:paraId="73BAE84E" w14:textId="77777777" w:rsidR="00A40DB8" w:rsidRDefault="00096600">
            <w:pPr>
              <w:pStyle w:val="TableParagraph"/>
              <w:spacing w:before="101"/>
              <w:ind w:left="42" w:right="3"/>
              <w:rPr>
                <w:moveFrom w:id="633" w:author="Saleh Kalantari" w:date="2026-04-28T12:46:00Z" w16du:dateUtc="2026-04-28T10:46:00Z"/>
                <w:rFonts w:ascii="Microsoft Sans Serif"/>
                <w:sz w:val="14"/>
              </w:rPr>
            </w:pPr>
            <w:moveFrom w:id="634" w:author="Saleh Kalantari" w:date="2026-04-28T12:46:00Z" w16du:dateUtc="2026-04-28T10:46:00Z">
              <w:r>
                <w:rPr>
                  <w:rFonts w:ascii="Microsoft Sans Serif"/>
                  <w:spacing w:val="-5"/>
                  <w:w w:val="110"/>
                  <w:sz w:val="14"/>
                </w:rPr>
                <w:t>Low</w:t>
              </w:r>
            </w:moveFrom>
          </w:p>
        </w:tc>
      </w:tr>
      <w:tr w:rsidR="00A40DB8" w14:paraId="6CC0184C"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E79999"/>
          </w:tcPr>
          <w:p w14:paraId="0C1447FE" w14:textId="77777777" w:rsidR="00A40DB8" w:rsidRDefault="00096600">
            <w:pPr>
              <w:pStyle w:val="TableParagraph"/>
              <w:spacing w:before="105"/>
              <w:ind w:left="43"/>
              <w:rPr>
                <w:moveFrom w:id="635" w:author="Saleh Kalantari" w:date="2026-04-28T12:46:00Z" w16du:dateUtc="2026-04-28T10:46:00Z"/>
                <w:rFonts w:ascii="Microsoft Sans Serif"/>
                <w:sz w:val="14"/>
              </w:rPr>
            </w:pPr>
            <w:moveFrom w:id="636" w:author="Saleh Kalantari" w:date="2026-04-28T12:46:00Z" w16du:dateUtc="2026-04-28T10:46:00Z">
              <w:r>
                <w:rPr>
                  <w:rFonts w:ascii="Microsoft Sans Serif"/>
                  <w:spacing w:val="-2"/>
                  <w:w w:val="120"/>
                  <w:sz w:val="14"/>
                </w:rPr>
                <w:t>Irrelevant</w:t>
              </w:r>
            </w:moveFrom>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011A93C6" w14:textId="77777777" w:rsidR="00A40DB8" w:rsidRDefault="00096600">
            <w:pPr>
              <w:pStyle w:val="TableParagraph"/>
              <w:spacing w:before="101"/>
              <w:ind w:left="42"/>
              <w:rPr>
                <w:moveFrom w:id="637" w:author="Saleh Kalantari" w:date="2026-04-28T12:46:00Z" w16du:dateUtc="2026-04-28T10:46:00Z"/>
                <w:rFonts w:ascii="Microsoft Sans Serif"/>
                <w:sz w:val="14"/>
              </w:rPr>
            </w:pPr>
            <w:moveFrom w:id="638" w:author="Saleh Kalantari" w:date="2026-04-28T12:46:00Z" w16du:dateUtc="2026-04-28T10:46:00Z">
              <w:r>
                <w:rPr>
                  <w:rFonts w:ascii="Microsoft Sans Serif"/>
                  <w:spacing w:val="-5"/>
                  <w:w w:val="110"/>
                  <w:sz w:val="14"/>
                </w:rPr>
                <w:t>Low</w:t>
              </w:r>
            </w:moveFrom>
          </w:p>
        </w:tc>
        <w:tc>
          <w:tcPr>
            <w:tcW w:w="779" w:type="dxa"/>
            <w:tcBorders>
              <w:top w:val="single" w:sz="4" w:space="0" w:color="FFFFFF"/>
              <w:left w:val="single" w:sz="4" w:space="0" w:color="FFFFFF"/>
              <w:bottom w:val="single" w:sz="4" w:space="0" w:color="FFFFFF"/>
              <w:right w:val="nil"/>
            </w:tcBorders>
            <w:shd w:val="clear" w:color="auto" w:fill="B3D0A5"/>
          </w:tcPr>
          <w:p w14:paraId="73A3C4C1" w14:textId="77777777" w:rsidR="00A40DB8" w:rsidRDefault="00096600">
            <w:pPr>
              <w:pStyle w:val="TableParagraph"/>
              <w:spacing w:before="101"/>
              <w:ind w:left="42" w:right="2"/>
              <w:rPr>
                <w:moveFrom w:id="639" w:author="Saleh Kalantari" w:date="2026-04-28T12:46:00Z" w16du:dateUtc="2026-04-28T10:46:00Z"/>
                <w:rFonts w:ascii="Microsoft Sans Serif"/>
                <w:sz w:val="14"/>
              </w:rPr>
            </w:pPr>
            <w:moveFrom w:id="640" w:author="Saleh Kalantari" w:date="2026-04-28T12:46:00Z" w16du:dateUtc="2026-04-28T10:46:00Z">
              <w:r>
                <w:rPr>
                  <w:rFonts w:ascii="Microsoft Sans Serif"/>
                  <w:spacing w:val="-4"/>
                  <w:w w:val="115"/>
                  <w:sz w:val="14"/>
                </w:rPr>
                <w:t>High</w:t>
              </w:r>
            </w:moveFrom>
          </w:p>
        </w:tc>
      </w:tr>
      <w:tr w:rsidR="00A40DB8" w14:paraId="25C3EC76"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F1D6D6"/>
          </w:tcPr>
          <w:p w14:paraId="20710E7A" w14:textId="77777777" w:rsidR="00A40DB8" w:rsidRDefault="00096600">
            <w:pPr>
              <w:pStyle w:val="TableParagraph"/>
              <w:spacing w:before="106"/>
              <w:ind w:left="43"/>
              <w:rPr>
                <w:moveFrom w:id="641" w:author="Saleh Kalantari" w:date="2026-04-28T12:46:00Z" w16du:dateUtc="2026-04-28T10:46:00Z"/>
                <w:rFonts w:ascii="Microsoft Sans Serif"/>
                <w:sz w:val="14"/>
              </w:rPr>
            </w:pPr>
            <w:moveFrom w:id="642" w:author="Saleh Kalantari" w:date="2026-04-28T12:46:00Z" w16du:dateUtc="2026-04-28T10:46:00Z">
              <w:r>
                <w:rPr>
                  <w:rFonts w:ascii="Microsoft Sans Serif"/>
                  <w:spacing w:val="-5"/>
                  <w:w w:val="110"/>
                  <w:sz w:val="14"/>
                </w:rPr>
                <w:t>Low</w:t>
              </w:r>
            </w:moveFrom>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2C452355" w14:textId="77777777" w:rsidR="00A40DB8" w:rsidRDefault="00096600">
            <w:pPr>
              <w:pStyle w:val="TableParagraph"/>
              <w:spacing w:before="100"/>
              <w:ind w:left="42"/>
              <w:rPr>
                <w:moveFrom w:id="643" w:author="Saleh Kalantari" w:date="2026-04-28T12:46:00Z" w16du:dateUtc="2026-04-28T10:46:00Z"/>
                <w:rFonts w:ascii="Microsoft Sans Serif"/>
                <w:sz w:val="14"/>
              </w:rPr>
            </w:pPr>
            <w:moveFrom w:id="644" w:author="Saleh Kalantari" w:date="2026-04-28T12:46:00Z" w16du:dateUtc="2026-04-28T10:46:00Z">
              <w:r>
                <w:rPr>
                  <w:rFonts w:ascii="Microsoft Sans Serif"/>
                  <w:spacing w:val="-5"/>
                  <w:w w:val="110"/>
                  <w:sz w:val="14"/>
                </w:rPr>
                <w:t>Low</w:t>
              </w:r>
            </w:moveFrom>
          </w:p>
        </w:tc>
        <w:tc>
          <w:tcPr>
            <w:tcW w:w="779" w:type="dxa"/>
            <w:tcBorders>
              <w:top w:val="single" w:sz="4" w:space="0" w:color="FFFFFF"/>
              <w:left w:val="single" w:sz="4" w:space="0" w:color="FFFFFF"/>
              <w:bottom w:val="single" w:sz="4" w:space="0" w:color="FFFFFF"/>
              <w:right w:val="nil"/>
            </w:tcBorders>
            <w:shd w:val="clear" w:color="auto" w:fill="F1D6D6"/>
          </w:tcPr>
          <w:p w14:paraId="73693284" w14:textId="77777777" w:rsidR="00A40DB8" w:rsidRDefault="00096600">
            <w:pPr>
              <w:pStyle w:val="TableParagraph"/>
              <w:spacing w:before="100"/>
              <w:ind w:left="42" w:right="3"/>
              <w:rPr>
                <w:moveFrom w:id="645" w:author="Saleh Kalantari" w:date="2026-04-28T12:46:00Z" w16du:dateUtc="2026-04-28T10:46:00Z"/>
                <w:rFonts w:ascii="Microsoft Sans Serif"/>
                <w:sz w:val="14"/>
              </w:rPr>
            </w:pPr>
            <w:moveFrom w:id="646" w:author="Saleh Kalantari" w:date="2026-04-28T12:46:00Z" w16du:dateUtc="2026-04-28T10:46:00Z">
              <w:r>
                <w:rPr>
                  <w:rFonts w:ascii="Microsoft Sans Serif"/>
                  <w:spacing w:val="-5"/>
                  <w:w w:val="110"/>
                  <w:sz w:val="14"/>
                </w:rPr>
                <w:t>Low</w:t>
              </w:r>
            </w:moveFrom>
          </w:p>
        </w:tc>
      </w:tr>
      <w:tr w:rsidR="00A40DB8" w14:paraId="70477983" w14:textId="77777777">
        <w:trPr>
          <w:trHeight w:val="342"/>
        </w:trPr>
        <w:tc>
          <w:tcPr>
            <w:tcW w:w="801" w:type="dxa"/>
            <w:tcBorders>
              <w:top w:val="single" w:sz="4" w:space="0" w:color="FFFFFF"/>
              <w:left w:val="single" w:sz="18" w:space="0" w:color="FFFFFF"/>
              <w:bottom w:val="nil"/>
              <w:right w:val="single" w:sz="4" w:space="0" w:color="FFFFFF"/>
            </w:tcBorders>
            <w:shd w:val="clear" w:color="auto" w:fill="B3D0A5"/>
          </w:tcPr>
          <w:p w14:paraId="6853441B" w14:textId="77777777" w:rsidR="00A40DB8" w:rsidRDefault="00096600">
            <w:pPr>
              <w:pStyle w:val="TableParagraph"/>
              <w:spacing w:before="106"/>
              <w:ind w:left="43"/>
              <w:rPr>
                <w:moveFrom w:id="647" w:author="Saleh Kalantari" w:date="2026-04-28T12:46:00Z" w16du:dateUtc="2026-04-28T10:46:00Z"/>
                <w:rFonts w:ascii="Microsoft Sans Serif"/>
                <w:sz w:val="14"/>
              </w:rPr>
            </w:pPr>
            <w:moveFrom w:id="648" w:author="Saleh Kalantari" w:date="2026-04-28T12:46:00Z" w16du:dateUtc="2026-04-28T10:46:00Z">
              <w:r>
                <w:rPr>
                  <w:rFonts w:ascii="Microsoft Sans Serif"/>
                  <w:spacing w:val="-4"/>
                  <w:w w:val="115"/>
                  <w:sz w:val="14"/>
                </w:rPr>
                <w:t>High</w:t>
              </w:r>
            </w:moveFrom>
          </w:p>
        </w:tc>
        <w:tc>
          <w:tcPr>
            <w:tcW w:w="784" w:type="dxa"/>
            <w:tcBorders>
              <w:top w:val="single" w:sz="4" w:space="0" w:color="FFFFFF"/>
              <w:left w:val="single" w:sz="4" w:space="0" w:color="FFFFFF"/>
              <w:bottom w:val="single" w:sz="4" w:space="0" w:color="FFFFFF"/>
              <w:right w:val="single" w:sz="4" w:space="0" w:color="FFFFFF"/>
            </w:tcBorders>
            <w:shd w:val="clear" w:color="auto" w:fill="B3D0A5"/>
          </w:tcPr>
          <w:p w14:paraId="5D68A675" w14:textId="77777777" w:rsidR="00A40DB8" w:rsidRDefault="00096600">
            <w:pPr>
              <w:pStyle w:val="TableParagraph"/>
              <w:spacing w:before="99"/>
              <w:ind w:left="42"/>
              <w:rPr>
                <w:moveFrom w:id="649" w:author="Saleh Kalantari" w:date="2026-04-28T12:46:00Z" w16du:dateUtc="2026-04-28T10:46:00Z"/>
                <w:rFonts w:ascii="Microsoft Sans Serif"/>
                <w:sz w:val="14"/>
              </w:rPr>
            </w:pPr>
            <w:moveFrom w:id="650" w:author="Saleh Kalantari" w:date="2026-04-28T12:46:00Z" w16du:dateUtc="2026-04-28T10:46:00Z">
              <w:r>
                <w:rPr>
                  <w:rFonts w:ascii="Microsoft Sans Serif"/>
                  <w:spacing w:val="-4"/>
                  <w:w w:val="115"/>
                  <w:sz w:val="14"/>
                </w:rPr>
                <w:t>High</w:t>
              </w:r>
            </w:moveFrom>
          </w:p>
        </w:tc>
        <w:tc>
          <w:tcPr>
            <w:tcW w:w="779" w:type="dxa"/>
            <w:tcBorders>
              <w:top w:val="single" w:sz="4" w:space="0" w:color="FFFFFF"/>
              <w:left w:val="single" w:sz="4" w:space="0" w:color="FFFFFF"/>
              <w:bottom w:val="single" w:sz="4" w:space="0" w:color="FFFFFF"/>
              <w:right w:val="nil"/>
            </w:tcBorders>
            <w:shd w:val="clear" w:color="auto" w:fill="B3D0A5"/>
          </w:tcPr>
          <w:p w14:paraId="12C6D0DD" w14:textId="77777777" w:rsidR="00A40DB8" w:rsidRDefault="00096600">
            <w:pPr>
              <w:pStyle w:val="TableParagraph"/>
              <w:spacing w:before="99"/>
              <w:ind w:left="42" w:right="2"/>
              <w:rPr>
                <w:moveFrom w:id="651" w:author="Saleh Kalantari" w:date="2026-04-28T12:46:00Z" w16du:dateUtc="2026-04-28T10:46:00Z"/>
                <w:rFonts w:ascii="Microsoft Sans Serif"/>
                <w:sz w:val="14"/>
              </w:rPr>
            </w:pPr>
            <w:moveFrom w:id="652" w:author="Saleh Kalantari" w:date="2026-04-28T12:46:00Z" w16du:dateUtc="2026-04-28T10:46:00Z">
              <w:r>
                <w:rPr>
                  <w:rFonts w:ascii="Microsoft Sans Serif"/>
                  <w:spacing w:val="-4"/>
                  <w:w w:val="115"/>
                  <w:sz w:val="14"/>
                </w:rPr>
                <w:t>High</w:t>
              </w:r>
            </w:moveFrom>
          </w:p>
        </w:tc>
      </w:tr>
      <w:tr w:rsidR="00A40DB8" w14:paraId="0841B94D" w14:textId="77777777">
        <w:trPr>
          <w:trHeight w:val="350"/>
        </w:trPr>
        <w:tc>
          <w:tcPr>
            <w:tcW w:w="801" w:type="dxa"/>
            <w:tcBorders>
              <w:top w:val="nil"/>
              <w:left w:val="single" w:sz="18" w:space="0" w:color="FFFFFF"/>
              <w:bottom w:val="nil"/>
              <w:right w:val="single" w:sz="4" w:space="0" w:color="FFFFFF"/>
            </w:tcBorders>
            <w:shd w:val="clear" w:color="auto" w:fill="E99999"/>
          </w:tcPr>
          <w:p w14:paraId="010D7E85" w14:textId="77777777" w:rsidR="00A40DB8" w:rsidRDefault="00096600">
            <w:pPr>
              <w:pStyle w:val="TableParagraph"/>
              <w:spacing w:before="111"/>
              <w:ind w:left="43"/>
              <w:rPr>
                <w:moveFrom w:id="653" w:author="Saleh Kalantari" w:date="2026-04-28T12:46:00Z" w16du:dateUtc="2026-04-28T10:46:00Z"/>
                <w:rFonts w:ascii="Microsoft Sans Serif"/>
                <w:sz w:val="14"/>
              </w:rPr>
            </w:pPr>
            <w:moveFrom w:id="654" w:author="Saleh Kalantari" w:date="2026-04-28T12:46:00Z" w16du:dateUtc="2026-04-28T10:46:00Z">
              <w:r>
                <w:rPr>
                  <w:rFonts w:ascii="Microsoft Sans Serif"/>
                  <w:spacing w:val="-2"/>
                  <w:w w:val="120"/>
                  <w:sz w:val="14"/>
                </w:rPr>
                <w:t>Irrelevant</w:t>
              </w:r>
            </w:moveFrom>
          </w:p>
        </w:tc>
        <w:tc>
          <w:tcPr>
            <w:tcW w:w="784" w:type="dxa"/>
            <w:tcBorders>
              <w:top w:val="single" w:sz="4" w:space="0" w:color="FFFFFF"/>
              <w:left w:val="single" w:sz="4" w:space="0" w:color="FFFFFF"/>
              <w:bottom w:val="nil"/>
              <w:right w:val="single" w:sz="4" w:space="0" w:color="FFFFFF"/>
            </w:tcBorders>
            <w:shd w:val="clear" w:color="auto" w:fill="B3D0A5"/>
          </w:tcPr>
          <w:p w14:paraId="7DBB6564" w14:textId="77777777" w:rsidR="00A40DB8" w:rsidRDefault="00096600">
            <w:pPr>
              <w:pStyle w:val="TableParagraph"/>
              <w:spacing w:before="103"/>
              <w:ind w:left="42"/>
              <w:rPr>
                <w:moveFrom w:id="655" w:author="Saleh Kalantari" w:date="2026-04-28T12:46:00Z" w16du:dateUtc="2026-04-28T10:46:00Z"/>
                <w:rFonts w:ascii="Microsoft Sans Serif"/>
                <w:sz w:val="14"/>
              </w:rPr>
            </w:pPr>
            <w:moveFrom w:id="656" w:author="Saleh Kalantari" w:date="2026-04-28T12:46:00Z" w16du:dateUtc="2026-04-28T10:46:00Z">
              <w:r>
                <w:rPr>
                  <w:rFonts w:ascii="Microsoft Sans Serif"/>
                  <w:spacing w:val="-4"/>
                  <w:w w:val="115"/>
                  <w:sz w:val="14"/>
                </w:rPr>
                <w:t>High</w:t>
              </w:r>
            </w:moveFrom>
          </w:p>
        </w:tc>
        <w:tc>
          <w:tcPr>
            <w:tcW w:w="779" w:type="dxa"/>
            <w:tcBorders>
              <w:top w:val="single" w:sz="4" w:space="0" w:color="FFFFFF"/>
              <w:left w:val="single" w:sz="4" w:space="0" w:color="FFFFFF"/>
              <w:bottom w:val="nil"/>
              <w:right w:val="nil"/>
            </w:tcBorders>
            <w:shd w:val="clear" w:color="auto" w:fill="B3D0A5"/>
          </w:tcPr>
          <w:p w14:paraId="192DAC8F" w14:textId="77777777" w:rsidR="00A40DB8" w:rsidRDefault="00096600">
            <w:pPr>
              <w:pStyle w:val="TableParagraph"/>
              <w:spacing w:before="103"/>
              <w:ind w:left="42" w:right="2"/>
              <w:rPr>
                <w:moveFrom w:id="657" w:author="Saleh Kalantari" w:date="2026-04-28T12:46:00Z" w16du:dateUtc="2026-04-28T10:46:00Z"/>
                <w:rFonts w:ascii="Microsoft Sans Serif"/>
                <w:sz w:val="14"/>
              </w:rPr>
            </w:pPr>
            <w:moveFrom w:id="658" w:author="Saleh Kalantari" w:date="2026-04-28T12:46:00Z" w16du:dateUtc="2026-04-28T10:46:00Z">
              <w:r>
                <w:rPr>
                  <w:rFonts w:ascii="Microsoft Sans Serif"/>
                  <w:spacing w:val="-4"/>
                  <w:w w:val="115"/>
                  <w:sz w:val="14"/>
                </w:rPr>
                <w:t>High</w:t>
              </w:r>
            </w:moveFrom>
          </w:p>
        </w:tc>
      </w:tr>
    </w:tbl>
    <w:moveFromRangeEnd w:id="518"/>
    <w:p w14:paraId="627F57CE" w14:textId="0A0D0719" w:rsidR="00A40DB8" w:rsidRDefault="00E128FC">
      <w:pPr>
        <w:pStyle w:val="BodyText"/>
        <w:spacing w:before="2" w:line="249" w:lineRule="auto"/>
        <w:ind w:left="53" w:right="408" w:firstLine="298"/>
        <w:jc w:val="both"/>
        <w:pPrChange w:id="659" w:author="Saleh Kalantari" w:date="2026-04-28T12:46:00Z" w16du:dateUtc="2026-04-28T10:46:00Z">
          <w:pPr>
            <w:pStyle w:val="BodyText"/>
            <w:spacing w:before="216" w:line="249" w:lineRule="auto"/>
            <w:ind w:left="53" w:right="377"/>
          </w:pPr>
        </w:pPrChange>
      </w:pPr>
      <w:r>
        <w:rPr>
          <w:spacing w:val="11"/>
          <w:rPrChange w:id="660" w:author="Saleh Kalantari" w:date="2026-04-28T12:46:00Z" w16du:dateUtc="2026-04-28T10:46:00Z">
            <w:rPr>
              <w:rFonts w:ascii="Arial" w:hAnsi="Arial"/>
              <w:b/>
            </w:rPr>
          </w:rPrChange>
        </w:rPr>
        <w:t>Figure 2</w:t>
      </w:r>
      <w:del w:id="661" w:author="Saleh Kalantari" w:date="2026-04-28T12:46:00Z" w16du:dateUtc="2026-04-28T10:46:00Z">
        <w:r>
          <w:rPr>
            <w:rFonts w:ascii="Arial" w:hAnsi="Arial"/>
            <w:b/>
          </w:rPr>
          <w:delText xml:space="preserve">. </w:delText>
        </w:r>
        <w:r>
          <w:rPr>
            <w:b/>
          </w:rPr>
          <w:delText>Average Sentence-Level Label Concordance (%)</w:delText>
        </w:r>
        <w:r>
          <w:delText>. Panel A shows the sentence-level concordance between physicians and LLMs is highly variable across datasets and models. Physician Concordance is calculated as inter-rater reliability</w:delText>
        </w:r>
        <w:r>
          <w:rPr>
            <w:spacing w:val="-13"/>
          </w:rPr>
          <w:delText xml:space="preserve"> </w:delText>
        </w:r>
        <w:r>
          <w:delText>between</w:delText>
        </w:r>
        <w:r>
          <w:rPr>
            <w:spacing w:val="-12"/>
          </w:rPr>
          <w:delText xml:space="preserve"> </w:delText>
        </w:r>
        <w:r>
          <w:delText>physician</w:delText>
        </w:r>
        <w:r>
          <w:rPr>
            <w:spacing w:val="-13"/>
          </w:rPr>
          <w:delText xml:space="preserve"> </w:delText>
        </w:r>
        <w:r>
          <w:delText>and</w:delText>
        </w:r>
        <w:r>
          <w:rPr>
            <w:spacing w:val="-12"/>
          </w:rPr>
          <w:delText xml:space="preserve"> </w:delText>
        </w:r>
        <w:r>
          <w:delText>majority</w:delText>
        </w:r>
        <w:r>
          <w:rPr>
            <w:spacing w:val="-13"/>
          </w:rPr>
          <w:delText xml:space="preserve"> </w:delText>
        </w:r>
        <w:r>
          <w:delText>vote</w:delText>
        </w:r>
        <w:r>
          <w:rPr>
            <w:spacing w:val="-12"/>
          </w:rPr>
          <w:delText xml:space="preserve"> </w:delText>
        </w:r>
        <w:r>
          <w:delText>PT</w:delText>
        </w:r>
        <w:r>
          <w:rPr>
            <w:spacing w:val="-13"/>
          </w:rPr>
          <w:delText xml:space="preserve"> </w:delText>
        </w:r>
        <w:r>
          <w:delText>across</w:delText>
        </w:r>
        <w:r>
          <w:rPr>
            <w:spacing w:val="-12"/>
          </w:rPr>
          <w:delText xml:space="preserve"> </w:delText>
        </w:r>
        <w:r>
          <w:delText>all</w:delText>
        </w:r>
        <w:r>
          <w:rPr>
            <w:spacing w:val="-13"/>
          </w:rPr>
          <w:delText xml:space="preserve"> </w:delText>
        </w:r>
        <w:r>
          <w:delText>available</w:delText>
        </w:r>
        <w:r>
          <w:rPr>
            <w:spacing w:val="-12"/>
          </w:rPr>
          <w:delText xml:space="preserve"> </w:delText>
        </w:r>
        <w:r>
          <w:delText>labels</w:delText>
        </w:r>
        <w:r>
          <w:rPr>
            <w:spacing w:val="-13"/>
          </w:rPr>
          <w:delText xml:space="preserve"> </w:delText>
        </w:r>
        <w:r>
          <w:delText>(2-8</w:delText>
        </w:r>
        <w:r>
          <w:rPr>
            <w:spacing w:val="-12"/>
          </w:rPr>
          <w:delText xml:space="preserve"> </w:delText>
        </w:r>
        <w:r>
          <w:delText>clinical</w:delText>
        </w:r>
        <w:r>
          <w:rPr>
            <w:spacing w:val="-13"/>
          </w:rPr>
          <w:delText xml:space="preserve"> </w:delText>
        </w:r>
        <w:r>
          <w:delText>labels).</w:delText>
        </w:r>
        <w:r>
          <w:rPr>
            <w:spacing w:val="-10"/>
          </w:rPr>
          <w:delText xml:space="preserve"> </w:delText>
        </w:r>
        <w:r>
          <w:delText>For</w:delText>
        </w:r>
        <w:r>
          <w:rPr>
            <w:spacing w:val="-13"/>
          </w:rPr>
          <w:delText xml:space="preserve"> </w:delText>
        </w:r>
        <w:r>
          <w:delText>LLMs,</w:delText>
        </w:r>
        <w:r>
          <w:rPr>
            <w:spacing w:val="-12"/>
          </w:rPr>
          <w:delText xml:space="preserve"> </w:delText>
        </w:r>
        <w:r>
          <w:delText>“CC”</w:delText>
        </w:r>
        <w:r>
          <w:rPr>
            <w:spacing w:val="-13"/>
          </w:rPr>
          <w:delText xml:space="preserve"> </w:delText>
        </w:r>
        <w:r>
          <w:delText>denotes</w:delText>
        </w:r>
        <w:r>
          <w:rPr>
            <w:spacing w:val="-12"/>
          </w:rPr>
          <w:delText xml:space="preserve"> </w:delText>
        </w:r>
        <w:r>
          <w:delText>the ContextCite score; “SR” denotes Self-Reported labels. Panel B shows a sample MedXpertQA QA, which is labeled by physician and LLMs on each sentence.</w:delText>
        </w:r>
      </w:del>
      <w:ins w:id="662" w:author="Saleh Kalantari" w:date="2026-04-28T12:46:00Z" w16du:dateUtc="2026-04-28T10:46:00Z">
        <w:r>
          <w:rPr>
            <w:spacing w:val="11"/>
          </w:rPr>
          <w:t>)</w:t>
        </w:r>
        <w:r w:rsidR="00020DBE">
          <w:rPr>
            <w:spacing w:val="11"/>
          </w:rPr>
          <w:t>.</w:t>
        </w:r>
      </w:ins>
    </w:p>
    <w:p w14:paraId="76B1714D" w14:textId="77777777" w:rsidR="00A40DB8" w:rsidRDefault="00A40DB8">
      <w:pPr>
        <w:pStyle w:val="BodyText"/>
        <w:rPr>
          <w:del w:id="663" w:author="Saleh Kalantari" w:date="2026-04-28T12:46:00Z" w16du:dateUtc="2026-04-28T10:46:00Z"/>
        </w:rPr>
      </w:pPr>
    </w:p>
    <w:p w14:paraId="10548D70" w14:textId="77777777" w:rsidR="00A40DB8" w:rsidRDefault="00A40DB8">
      <w:pPr>
        <w:pStyle w:val="BodyText"/>
        <w:rPr>
          <w:del w:id="664" w:author="Saleh Kalantari" w:date="2026-04-28T12:46:00Z" w16du:dateUtc="2026-04-28T10:46:00Z"/>
        </w:rPr>
      </w:pPr>
    </w:p>
    <w:p w14:paraId="16C2BBE9" w14:textId="77777777" w:rsidR="00A40DB8" w:rsidRDefault="00A40DB8">
      <w:pPr>
        <w:pStyle w:val="BodyText"/>
        <w:rPr>
          <w:del w:id="665" w:author="Saleh Kalantari" w:date="2026-04-28T12:46:00Z" w16du:dateUtc="2026-04-28T10:46:00Z"/>
        </w:rPr>
      </w:pPr>
    </w:p>
    <w:p w14:paraId="0BA16F99" w14:textId="77777777" w:rsidR="00A40DB8" w:rsidRDefault="00A40DB8">
      <w:pPr>
        <w:pStyle w:val="BodyText"/>
        <w:spacing w:before="4"/>
        <w:rPr>
          <w:del w:id="666" w:author="Saleh Kalantari" w:date="2026-04-28T12:46:00Z" w16du:dateUtc="2026-04-28T10:46:00Z"/>
        </w:rPr>
      </w:pPr>
    </w:p>
    <w:p w14:paraId="4B42EAC4" w14:textId="74DCB122" w:rsidR="00A40DB8" w:rsidRDefault="00000000">
      <w:pPr>
        <w:pStyle w:val="BodyText"/>
        <w:spacing w:line="249" w:lineRule="auto"/>
        <w:ind w:left="53" w:right="411"/>
        <w:jc w:val="both"/>
        <w:rPr>
          <w:del w:id="667" w:author="Saleh Kalantari" w:date="2026-04-28T12:46:00Z" w16du:dateUtc="2026-04-28T10:46:00Z"/>
        </w:rPr>
      </w:pPr>
      <w:del w:id="668" w:author="Saleh Kalantari" w:date="2026-04-28T12:46:00Z" w16du:dateUtc="2026-04-28T10:46:00Z">
        <w:r>
          <w:delText>models.</w:delText>
        </w:r>
        <w:r>
          <w:rPr>
            <w:spacing w:val="28"/>
          </w:rPr>
          <w:delText xml:space="preserve"> </w:delText>
        </w:r>
        <w:r>
          <w:delText>These gaps narrow the claim from one of stark misalignment to one of consistent but moderate disagreement, and any</w:delText>
        </w:r>
        <w:r>
          <w:rPr>
            <w:spacing w:val="-4"/>
          </w:rPr>
          <w:delText xml:space="preserve"> </w:delText>
        </w:r>
        <w:r>
          <w:delText>downstream</w:delText>
        </w:r>
        <w:r>
          <w:rPr>
            <w:spacing w:val="-4"/>
          </w:rPr>
          <w:delText xml:space="preserve"> </w:delText>
        </w:r>
        <w:r>
          <w:delText>effect</w:delText>
        </w:r>
        <w:r>
          <w:rPr>
            <w:spacing w:val="-4"/>
          </w:rPr>
          <w:delText xml:space="preserve"> </w:delText>
        </w:r>
        <w:r>
          <w:delText>on</w:delText>
        </w:r>
        <w:r>
          <w:rPr>
            <w:spacing w:val="-5"/>
          </w:rPr>
          <w:delText xml:space="preserve"> </w:delText>
        </w:r>
        <w:r>
          <w:delText>QA</w:delText>
        </w:r>
        <w:r>
          <w:rPr>
            <w:spacing w:val="-4"/>
          </w:rPr>
          <w:delText xml:space="preserve"> </w:delText>
        </w:r>
        <w:r>
          <w:delText>accuracy</w:delText>
        </w:r>
        <w:r>
          <w:rPr>
            <w:spacing w:val="-4"/>
          </w:rPr>
          <w:delText xml:space="preserve"> </w:delText>
        </w:r>
        <w:r>
          <w:delText>must</w:delText>
        </w:r>
        <w:r>
          <w:rPr>
            <w:spacing w:val="-4"/>
          </w:rPr>
          <w:delText xml:space="preserve"> </w:delText>
        </w:r>
        <w:r>
          <w:delText>be</w:delText>
        </w:r>
        <w:r>
          <w:rPr>
            <w:spacing w:val="-4"/>
          </w:rPr>
          <w:delText xml:space="preserve"> </w:delText>
        </w:r>
        <w:r>
          <w:delText>read</w:delText>
        </w:r>
        <w:r>
          <w:rPr>
            <w:spacing w:val="-4"/>
          </w:rPr>
          <w:delText xml:space="preserve"> </w:delText>
        </w:r>
        <w:r>
          <w:delText>in</w:delText>
        </w:r>
        <w:r>
          <w:rPr>
            <w:spacing w:val="-4"/>
          </w:rPr>
          <w:delText xml:space="preserve"> </w:delText>
        </w:r>
        <w:r>
          <w:delText>that</w:delText>
        </w:r>
        <w:r>
          <w:rPr>
            <w:spacing w:val="-4"/>
          </w:rPr>
          <w:delText xml:space="preserve"> </w:delText>
        </w:r>
        <w:r>
          <w:delText>light. The</w:delText>
        </w:r>
        <w:r>
          <w:rPr>
            <w:spacing w:val="-4"/>
          </w:rPr>
          <w:delText xml:space="preserve"> </w:delText>
        </w:r>
        <w:r>
          <w:delText>full</w:delText>
        </w:r>
        <w:r>
          <w:rPr>
            <w:spacing w:val="-4"/>
          </w:rPr>
          <w:delText xml:space="preserve"> </w:delText>
        </w:r>
        <w:r>
          <w:delText>per-dataset</w:delText>
        </w:r>
        <w:r>
          <w:rPr>
            <w:spacing w:val="-4"/>
          </w:rPr>
          <w:delText xml:space="preserve"> </w:delText>
        </w:r>
        <w:r>
          <w:delText>and</w:delText>
        </w:r>
        <w:r>
          <w:rPr>
            <w:spacing w:val="-4"/>
          </w:rPr>
          <w:delText xml:space="preserve"> </w:delText>
        </w:r>
        <w:r>
          <w:delText>per-model</w:delText>
        </w:r>
        <w:r>
          <w:rPr>
            <w:spacing w:val="-5"/>
          </w:rPr>
          <w:delText xml:space="preserve"> </w:delText>
        </w:r>
        <w:r>
          <w:delText>breakdown</w:delText>
        </w:r>
        <w:r>
          <w:rPr>
            <w:spacing w:val="-5"/>
          </w:rPr>
          <w:delText xml:space="preserve"> </w:delText>
        </w:r>
        <w:r>
          <w:delText>is</w:delText>
        </w:r>
        <w:r>
          <w:rPr>
            <w:spacing w:val="-4"/>
          </w:rPr>
          <w:delText xml:space="preserve"> </w:delText>
        </w:r>
        <w:r>
          <w:delText>shown</w:delText>
        </w:r>
        <w:r>
          <w:rPr>
            <w:spacing w:val="-4"/>
          </w:rPr>
          <w:delText xml:space="preserve"> </w:delText>
        </w:r>
        <w:r>
          <w:delText xml:space="preserve">in Figure </w:delText>
        </w:r>
        <w:r w:rsidR="00A40DB8">
          <w:fldChar w:fldCharType="begin"/>
        </w:r>
        <w:r w:rsidR="00A40DB8">
          <w:delInstrText>HYPERLINK \l "_bookmark1"</w:delInstrText>
        </w:r>
        <w:r w:rsidR="00A40DB8">
          <w:fldChar w:fldCharType="separate"/>
        </w:r>
        <w:r w:rsidR="00A40DB8">
          <w:rPr>
            <w:color w:val="0000FF"/>
          </w:rPr>
          <w:delText>2</w:delText>
        </w:r>
        <w:r w:rsidR="00A40DB8">
          <w:fldChar w:fldCharType="end"/>
        </w:r>
        <w:r>
          <w:delText>.</w:delText>
        </w:r>
      </w:del>
    </w:p>
    <w:p w14:paraId="47AF924A" w14:textId="77777777" w:rsidR="00A40DB8" w:rsidRDefault="00A40DB8">
      <w:pPr>
        <w:pStyle w:val="BodyText"/>
        <w:spacing w:before="17"/>
        <w:rPr>
          <w:del w:id="669" w:author="Saleh Kalantari" w:date="2026-04-28T12:46:00Z" w16du:dateUtc="2026-04-28T10:46:00Z"/>
        </w:rPr>
      </w:pPr>
    </w:p>
    <w:p w14:paraId="0CF85F0D" w14:textId="2C623D9B" w:rsidR="00E128FC" w:rsidRDefault="00E128FC" w:rsidP="00E128FC">
      <w:pPr>
        <w:pStyle w:val="BodyText"/>
        <w:spacing w:line="249" w:lineRule="auto"/>
        <w:ind w:left="53" w:right="411" w:firstLine="298"/>
        <w:jc w:val="both"/>
        <w:rPr>
          <w:ins w:id="670" w:author="Saleh Kalantari" w:date="2026-04-28T12:46:00Z" w16du:dateUtc="2026-04-28T10:46:00Z"/>
        </w:rPr>
      </w:pPr>
      <w:r>
        <w:t>A</w:t>
      </w:r>
      <w:r>
        <w:rPr>
          <w:spacing w:val="-5"/>
        </w:rPr>
        <w:t xml:space="preserve"> </w:t>
      </w:r>
      <w:r>
        <w:t>common</w:t>
      </w:r>
      <w:r>
        <w:rPr>
          <w:spacing w:val="-5"/>
        </w:rPr>
        <w:t xml:space="preserve"> </w:t>
      </w:r>
      <w:r>
        <w:t>pattern</w:t>
      </w:r>
      <w:r>
        <w:rPr>
          <w:spacing w:val="-5"/>
        </w:rPr>
        <w:t xml:space="preserve"> </w:t>
      </w:r>
      <w:ins w:id="671" w:author="Saleh Kalantari" w:date="2026-04-28T12:46:00Z" w16du:dateUtc="2026-04-28T10:46:00Z">
        <w:r>
          <w:rPr>
            <w:spacing w:val="-5"/>
          </w:rPr>
          <w:t xml:space="preserve">noted in these disagreements </w:t>
        </w:r>
      </w:ins>
      <w:r>
        <w:t>was</w:t>
      </w:r>
      <w:r>
        <w:rPr>
          <w:spacing w:val="-5"/>
        </w:rPr>
        <w:t xml:space="preserve"> </w:t>
      </w:r>
      <w:del w:id="672" w:author="Saleh Kalantari" w:date="2026-04-28T12:46:00Z" w16du:dateUtc="2026-04-28T10:46:00Z">
        <w:r w:rsidR="006942F2">
          <w:delText>overattention</w:delText>
        </w:r>
      </w:del>
      <w:ins w:id="673" w:author="Saleh Kalantari" w:date="2026-04-28T12:46:00Z" w16du:dateUtc="2026-04-28T10:46:00Z">
        <w:r>
          <w:t>over-attention</w:t>
        </w:r>
      </w:ins>
      <w:r>
        <w:rPr>
          <w:spacing w:val="-5"/>
        </w:rPr>
        <w:t xml:space="preserve"> </w:t>
      </w:r>
      <w:r>
        <w:t>to</w:t>
      </w:r>
      <w:r>
        <w:rPr>
          <w:spacing w:val="-5"/>
        </w:rPr>
        <w:t xml:space="preserve"> </w:t>
      </w:r>
      <w:r>
        <w:t>superficial</w:t>
      </w:r>
      <w:r>
        <w:rPr>
          <w:spacing w:val="-5"/>
        </w:rPr>
        <w:t xml:space="preserve"> </w:t>
      </w:r>
      <w:r>
        <w:t>cues</w:t>
      </w:r>
      <w:del w:id="674" w:author="Saleh Kalantari" w:date="2026-04-28T12:46:00Z" w16du:dateUtc="2026-04-28T10:46:00Z">
        <w:r w:rsidR="006942F2">
          <w:delText>.</w:delText>
        </w:r>
      </w:del>
      <w:ins w:id="675" w:author="Saleh Kalantari" w:date="2026-04-28T12:46:00Z" w16du:dateUtc="2026-04-28T10:46:00Z">
        <w:r>
          <w:t xml:space="preserve"> in the LLM ratings.</w:t>
        </w:r>
      </w:ins>
      <w:r>
        <w:t xml:space="preserve"> For</w:t>
      </w:r>
      <w:r>
        <w:rPr>
          <w:spacing w:val="-5"/>
        </w:rPr>
        <w:t xml:space="preserve"> </w:t>
      </w:r>
      <w:r>
        <w:t>example,</w:t>
      </w:r>
      <w:r>
        <w:rPr>
          <w:spacing w:val="-5"/>
        </w:rPr>
        <w:t xml:space="preserve"> </w:t>
      </w:r>
      <w:r>
        <w:t>a</w:t>
      </w:r>
      <w:r>
        <w:rPr>
          <w:spacing w:val="-5"/>
        </w:rPr>
        <w:t xml:space="preserve"> </w:t>
      </w:r>
      <w:r>
        <w:lastRenderedPageBreak/>
        <w:t>model</w:t>
      </w:r>
      <w:r>
        <w:rPr>
          <w:spacing w:val="-5"/>
        </w:rPr>
        <w:t xml:space="preserve"> </w:t>
      </w:r>
      <w:r>
        <w:t>might</w:t>
      </w:r>
      <w:r>
        <w:rPr>
          <w:spacing w:val="-5"/>
        </w:rPr>
        <w:t xml:space="preserve"> </w:t>
      </w:r>
      <w:r>
        <w:t>latch</w:t>
      </w:r>
      <w:r>
        <w:rPr>
          <w:spacing w:val="-5"/>
        </w:rPr>
        <w:t xml:space="preserve"> </w:t>
      </w:r>
      <w:r>
        <w:t>onto</w:t>
      </w:r>
      <w:r>
        <w:rPr>
          <w:spacing w:val="-5"/>
        </w:rPr>
        <w:t xml:space="preserve"> </w:t>
      </w:r>
      <w:r>
        <w:t>a</w:t>
      </w:r>
      <w:r>
        <w:rPr>
          <w:spacing w:val="-5"/>
        </w:rPr>
        <w:t xml:space="preserve"> </w:t>
      </w:r>
      <w:r>
        <w:t>laboratory</w:t>
      </w:r>
      <w:r>
        <w:rPr>
          <w:spacing w:val="-5"/>
        </w:rPr>
        <w:t xml:space="preserve"> </w:t>
      </w:r>
      <w:r>
        <w:t>value</w:t>
      </w:r>
      <w:r>
        <w:rPr>
          <w:spacing w:val="-5"/>
        </w:rPr>
        <w:t xml:space="preserve"> </w:t>
      </w:r>
      <w:r>
        <w:t>that</w:t>
      </w:r>
      <w:r>
        <w:rPr>
          <w:spacing w:val="-5"/>
        </w:rPr>
        <w:t xml:space="preserve"> </w:t>
      </w:r>
      <w:del w:id="676" w:author="Saleh Kalantari" w:date="2026-04-28T12:46:00Z" w16du:dateUtc="2026-04-28T10:46:00Z">
        <w:r w:rsidR="006942F2">
          <w:delText>is</w:delText>
        </w:r>
      </w:del>
      <w:ins w:id="677" w:author="Saleh Kalantari" w:date="2026-04-28T12:46:00Z" w16du:dateUtc="2026-04-28T10:46:00Z">
        <w:r>
          <w:t>was</w:t>
        </w:r>
      </w:ins>
      <w:r>
        <w:t xml:space="preserve"> </w:t>
      </w:r>
      <w:r>
        <w:rPr>
          <w:spacing w:val="-2"/>
        </w:rPr>
        <w:t>extreme</w:t>
      </w:r>
      <w:r>
        <w:rPr>
          <w:spacing w:val="-11"/>
        </w:rPr>
        <w:t xml:space="preserve"> </w:t>
      </w:r>
      <w:r>
        <w:rPr>
          <w:spacing w:val="-2"/>
        </w:rPr>
        <w:t>and</w:t>
      </w:r>
      <w:r>
        <w:rPr>
          <w:spacing w:val="-10"/>
        </w:rPr>
        <w:t xml:space="preserve"> </w:t>
      </w:r>
      <w:r>
        <w:rPr>
          <w:spacing w:val="-2"/>
        </w:rPr>
        <w:t>assume</w:t>
      </w:r>
      <w:r>
        <w:rPr>
          <w:spacing w:val="-10"/>
        </w:rPr>
        <w:t xml:space="preserve"> </w:t>
      </w:r>
      <w:r>
        <w:rPr>
          <w:spacing w:val="-2"/>
        </w:rPr>
        <w:t>it</w:t>
      </w:r>
      <w:r>
        <w:rPr>
          <w:spacing w:val="-11"/>
        </w:rPr>
        <w:t xml:space="preserve"> </w:t>
      </w:r>
      <w:del w:id="678" w:author="Saleh Kalantari" w:date="2026-04-28T12:46:00Z" w16du:dateUtc="2026-04-28T10:46:00Z">
        <w:r w:rsidR="006942F2">
          <w:rPr>
            <w:spacing w:val="-2"/>
          </w:rPr>
          <w:delText>must</w:delText>
        </w:r>
      </w:del>
      <w:ins w:id="679" w:author="Saleh Kalantari" w:date="2026-04-28T12:46:00Z" w16du:dateUtc="2026-04-28T10:46:00Z">
        <w:r>
          <w:rPr>
            <w:spacing w:val="-2"/>
          </w:rPr>
          <w:t>to</w:t>
        </w:r>
      </w:ins>
      <w:r>
        <w:rPr>
          <w:spacing w:val="-10"/>
        </w:rPr>
        <w:t xml:space="preserve"> </w:t>
      </w:r>
      <w:r>
        <w:rPr>
          <w:spacing w:val="-2"/>
        </w:rPr>
        <w:t>be</w:t>
      </w:r>
      <w:r>
        <w:rPr>
          <w:spacing w:val="-11"/>
        </w:rPr>
        <w:t xml:space="preserve"> </w:t>
      </w:r>
      <w:r>
        <w:rPr>
          <w:spacing w:val="-2"/>
        </w:rPr>
        <w:t>important,</w:t>
      </w:r>
      <w:r>
        <w:rPr>
          <w:spacing w:val="-9"/>
        </w:rPr>
        <w:t xml:space="preserve"> </w:t>
      </w:r>
      <w:r>
        <w:rPr>
          <w:spacing w:val="-2"/>
        </w:rPr>
        <w:t>even</w:t>
      </w:r>
      <w:r>
        <w:rPr>
          <w:spacing w:val="-10"/>
        </w:rPr>
        <w:t xml:space="preserve"> </w:t>
      </w:r>
      <w:r>
        <w:rPr>
          <w:spacing w:val="-2"/>
        </w:rPr>
        <w:t>if</w:t>
      </w:r>
      <w:r>
        <w:rPr>
          <w:spacing w:val="-11"/>
        </w:rPr>
        <w:t xml:space="preserve"> </w:t>
      </w:r>
      <w:r>
        <w:rPr>
          <w:spacing w:val="-2"/>
        </w:rPr>
        <w:t>it</w:t>
      </w:r>
      <w:r>
        <w:rPr>
          <w:spacing w:val="-10"/>
        </w:rPr>
        <w:t xml:space="preserve"> </w:t>
      </w:r>
      <w:del w:id="680" w:author="Saleh Kalantari" w:date="2026-04-28T12:46:00Z" w16du:dateUtc="2026-04-28T10:46:00Z">
        <w:r w:rsidR="006942F2">
          <w:rPr>
            <w:spacing w:val="-2"/>
          </w:rPr>
          <w:delText>is</w:delText>
        </w:r>
      </w:del>
      <w:ins w:id="681" w:author="Saleh Kalantari" w:date="2026-04-28T12:46:00Z" w16du:dateUtc="2026-04-28T10:46:00Z">
        <w:r>
          <w:rPr>
            <w:spacing w:val="-2"/>
          </w:rPr>
          <w:t>was</w:t>
        </w:r>
      </w:ins>
      <w:r>
        <w:rPr>
          <w:spacing w:val="-10"/>
        </w:rPr>
        <w:t xml:space="preserve"> </w:t>
      </w:r>
      <w:r>
        <w:rPr>
          <w:spacing w:val="-2"/>
        </w:rPr>
        <w:t>not</w:t>
      </w:r>
      <w:r>
        <w:rPr>
          <w:spacing w:val="-11"/>
        </w:rPr>
        <w:t xml:space="preserve"> </w:t>
      </w:r>
      <w:r>
        <w:rPr>
          <w:spacing w:val="-2"/>
        </w:rPr>
        <w:t>relevant</w:t>
      </w:r>
      <w:r>
        <w:rPr>
          <w:spacing w:val="-10"/>
        </w:rPr>
        <w:t xml:space="preserve"> </w:t>
      </w:r>
      <w:r>
        <w:rPr>
          <w:spacing w:val="-2"/>
        </w:rPr>
        <w:t>to</w:t>
      </w:r>
      <w:r>
        <w:rPr>
          <w:spacing w:val="-11"/>
        </w:rPr>
        <w:t xml:space="preserve"> </w:t>
      </w:r>
      <w:r>
        <w:rPr>
          <w:spacing w:val="-2"/>
        </w:rPr>
        <w:t>the</w:t>
      </w:r>
      <w:r>
        <w:rPr>
          <w:spacing w:val="-10"/>
        </w:rPr>
        <w:t xml:space="preserve"> </w:t>
      </w:r>
      <w:r>
        <w:rPr>
          <w:spacing w:val="-2"/>
        </w:rPr>
        <w:t>question</w:t>
      </w:r>
      <w:r>
        <w:rPr>
          <w:spacing w:val="-10"/>
        </w:rPr>
        <w:t xml:space="preserve"> </w:t>
      </w:r>
      <w:r>
        <w:rPr>
          <w:spacing w:val="-2"/>
        </w:rPr>
        <w:t>at</w:t>
      </w:r>
      <w:r>
        <w:rPr>
          <w:spacing w:val="-11"/>
        </w:rPr>
        <w:t xml:space="preserve"> </w:t>
      </w:r>
      <w:r>
        <w:rPr>
          <w:spacing w:val="-2"/>
        </w:rPr>
        <w:t>hand.</w:t>
      </w:r>
      <w:r>
        <w:rPr>
          <w:spacing w:val="4"/>
        </w:rPr>
        <w:t xml:space="preserve"> </w:t>
      </w:r>
      <w:r>
        <w:rPr>
          <w:spacing w:val="-2"/>
        </w:rPr>
        <w:t>Conversely,</w:t>
      </w:r>
      <w:r>
        <w:rPr>
          <w:spacing w:val="-9"/>
        </w:rPr>
        <w:t xml:space="preserve"> </w:t>
      </w:r>
      <w:r>
        <w:rPr>
          <w:spacing w:val="-2"/>
        </w:rPr>
        <w:t>models</w:t>
      </w:r>
      <w:r>
        <w:rPr>
          <w:spacing w:val="-11"/>
        </w:rPr>
        <w:t xml:space="preserve"> </w:t>
      </w:r>
      <w:r>
        <w:rPr>
          <w:spacing w:val="-2"/>
        </w:rPr>
        <w:t>sometimes</w:t>
      </w:r>
      <w:r>
        <w:rPr>
          <w:spacing w:val="-10"/>
        </w:rPr>
        <w:t xml:space="preserve"> </w:t>
      </w:r>
      <w:r>
        <w:rPr>
          <w:spacing w:val="-2"/>
        </w:rPr>
        <w:t xml:space="preserve">missed </w:t>
      </w:r>
      <w:r>
        <w:t xml:space="preserve">subtle but crucial cues that humans tagged as relevant. These findings could be partially due to </w:t>
      </w:r>
      <w:commentRangeStart w:id="682"/>
      <w:r>
        <w:t xml:space="preserve">LLMs </w:t>
      </w:r>
      <w:del w:id="683" w:author="Saleh Kalantari" w:date="2026-04-28T12:46:00Z" w16du:dateUtc="2026-04-28T10:46:00Z">
        <w:r w:rsidR="006942F2">
          <w:delText>occasionally attribute</w:delText>
        </w:r>
      </w:del>
      <w:ins w:id="684" w:author="Saleh Kalantari" w:date="2026-04-28T12:46:00Z" w16du:dateUtc="2026-04-28T10:46:00Z">
        <w:r>
          <w:t>attributing</w:t>
        </w:r>
      </w:ins>
      <w:r>
        <w:t xml:space="preserve"> incorrect answers on misinterpreted or irrelevant context, indicating flawed input context relevance estimate</w:t>
      </w:r>
      <w:commentRangeEnd w:id="682"/>
      <w:r w:rsidR="00905138">
        <w:rPr>
          <w:rStyle w:val="CommentReference"/>
          <w:sz w:val="20"/>
          <w:szCs w:val="20"/>
        </w:rPr>
        <w:commentReference w:id="682"/>
      </w:r>
      <w:r>
        <w:t>s. Cont</w:t>
      </w:r>
      <w:commentRangeStart w:id="685"/>
      <w:r>
        <w:t>extCite highlights cases where a model justifies its answer by citing a sentence it wrongly deems supportive,</w:t>
      </w:r>
      <w:r w:rsidR="007A232E">
        <w:t xml:space="preserve"> </w:t>
      </w:r>
      <w:del w:id="686" w:author="Saleh Kalantari" w:date="2026-04-28T12:46:00Z" w16du:dateUtc="2026-04-28T10:46:00Z">
        <w:r w:rsidR="006942F2">
          <w:delText>what</w:delText>
        </w:r>
      </w:del>
      <w:ins w:id="687" w:author="Saleh Kalantari" w:date="2026-04-28T12:46:00Z" w16du:dateUtc="2026-04-28T10:46:00Z">
        <w:r w:rsidR="007A232E">
          <w:t>a phenomenon</w:t>
        </w:r>
        <w:r>
          <w:t xml:space="preserve"> </w:t>
        </w:r>
        <w:r w:rsidR="007A232E">
          <w:t>that</w:t>
        </w:r>
      </w:ins>
      <w:r>
        <w:t xml:space="preserve"> researchers </w:t>
      </w:r>
      <w:del w:id="688" w:author="Saleh Kalantari" w:date="2026-04-28T12:46:00Z" w16du:dateUtc="2026-04-28T10:46:00Z">
        <w:r w:rsidR="006942F2">
          <w:delText>term</w:delText>
        </w:r>
      </w:del>
      <w:ins w:id="689" w:author="Saleh Kalantari" w:date="2026-04-28T12:46:00Z" w16du:dateUtc="2026-04-28T10:46:00Z">
        <w:r w:rsidR="007A232E">
          <w:t>call</w:t>
        </w:r>
      </w:ins>
      <w:r>
        <w:t xml:space="preserve"> contributive attribution.</w:t>
      </w:r>
      <w:commentRangeEnd w:id="685"/>
      <w:r w:rsidR="007A232E">
        <w:rPr>
          <w:rStyle w:val="CommentReference"/>
          <w:sz w:val="20"/>
          <w:szCs w:val="20"/>
        </w:rPr>
        <w:commentReference w:id="685"/>
      </w:r>
    </w:p>
    <w:p w14:paraId="4A586F9F" w14:textId="77777777" w:rsidR="00A40DB8" w:rsidRDefault="00A40DB8">
      <w:pPr>
        <w:pStyle w:val="BodyText"/>
        <w:spacing w:line="249" w:lineRule="auto"/>
        <w:jc w:val="both"/>
        <w:rPr>
          <w:moveTo w:id="690" w:author="Saleh Kalantari" w:date="2026-04-28T12:46:00Z" w16du:dateUtc="2026-04-28T10:46:00Z"/>
        </w:rPr>
        <w:sectPr w:rsidR="00A40DB8">
          <w:pgSz w:w="12240" w:h="15840"/>
          <w:pgMar w:top="1220" w:right="720" w:bottom="840" w:left="1080" w:header="0" w:footer="648" w:gutter="0"/>
          <w:cols w:space="720"/>
        </w:sectPr>
      </w:pPr>
      <w:moveToRangeStart w:id="691" w:author="Saleh Kalantari" w:date="2026-04-28T12:46:00Z" w:name="move228272830"/>
    </w:p>
    <w:p w14:paraId="3DBF1548" w14:textId="77777777" w:rsidR="00A40DB8" w:rsidRDefault="00096600">
      <w:pPr>
        <w:tabs>
          <w:tab w:val="left" w:pos="7064"/>
        </w:tabs>
        <w:spacing w:before="116"/>
        <w:ind w:left="424"/>
        <w:rPr>
          <w:moveTo w:id="692" w:author="Saleh Kalantari" w:date="2026-04-28T12:46:00Z" w16du:dateUtc="2026-04-28T10:46:00Z"/>
          <w:rFonts w:ascii="Microsoft Sans Serif"/>
          <w:position w:val="15"/>
          <w:sz w:val="19"/>
        </w:rPr>
      </w:pPr>
      <w:moveTo w:id="693" w:author="Saleh Kalantari" w:date="2026-04-28T12:46:00Z" w16du:dateUtc="2026-04-28T10:46:00Z">
        <w:r>
          <w:rPr>
            <w:rFonts w:ascii="Microsoft Sans Serif"/>
            <w:noProof/>
            <w:position w:val="15"/>
            <w:sz w:val="19"/>
          </w:rPr>
          <w:lastRenderedPageBreak/>
          <mc:AlternateContent>
            <mc:Choice Requires="wpg">
              <w:drawing>
                <wp:anchor distT="0" distB="0" distL="0" distR="0" simplePos="0" relativeHeight="486891520" behindDoc="1" locked="0" layoutInCell="1" allowOverlap="1" wp14:anchorId="7035AC5A" wp14:editId="5621EB8F">
                  <wp:simplePos x="0" y="0"/>
                  <wp:positionH relativeFrom="page">
                    <wp:posOffset>818896</wp:posOffset>
                  </wp:positionH>
                  <wp:positionV relativeFrom="paragraph">
                    <wp:posOffset>219200</wp:posOffset>
                  </wp:positionV>
                  <wp:extent cx="6174105" cy="315341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105" cy="3153410"/>
                            <a:chOff x="0" y="0"/>
                            <a:chExt cx="6174105" cy="3153410"/>
                          </a:xfrm>
                        </wpg:grpSpPr>
                        <pic:pic xmlns:pic="http://schemas.openxmlformats.org/drawingml/2006/picture">
                          <pic:nvPicPr>
                            <pic:cNvPr id="47" name="Image 47"/>
                            <pic:cNvPicPr/>
                          </pic:nvPicPr>
                          <pic:blipFill>
                            <a:blip r:embed="rId33" cstate="print"/>
                            <a:stretch>
                              <a:fillRect/>
                            </a:stretch>
                          </pic:blipFill>
                          <pic:spPr>
                            <a:xfrm>
                              <a:off x="0" y="117664"/>
                              <a:ext cx="6174093" cy="3035384"/>
                            </a:xfrm>
                            <a:prstGeom prst="rect">
                              <a:avLst/>
                            </a:prstGeom>
                          </pic:spPr>
                        </pic:pic>
                        <wps:wsp>
                          <wps:cNvPr id="48" name="Textbox 48"/>
                          <wps:cNvSpPr txBox="1"/>
                          <wps:spPr>
                            <a:xfrm>
                              <a:off x="4575879" y="0"/>
                              <a:ext cx="1341755" cy="168275"/>
                            </a:xfrm>
                            <a:prstGeom prst="rect">
                              <a:avLst/>
                            </a:prstGeom>
                          </wps:spPr>
                          <wps:txbx>
                            <w:txbxContent>
                              <w:p w14:paraId="1B58B94F" w14:textId="77777777" w:rsidR="00A40DB8" w:rsidRDefault="00096600">
                                <w:pPr>
                                  <w:spacing w:before="32"/>
                                  <w:rPr>
                                    <w:ins w:id="694" w:author="Saleh Kalantari" w:date="2026-04-28T12:46:00Z" w16du:dateUtc="2026-04-28T10:46:00Z"/>
                                    <w:rFonts w:ascii="Microsoft Sans Serif"/>
                                    <w:sz w:val="19"/>
                                  </w:rPr>
                                </w:pPr>
                                <w:ins w:id="695" w:author="Saleh Kalantari" w:date="2026-04-28T12:46:00Z" w16du:dateUtc="2026-04-28T10:46:00Z">
                                  <w:r>
                                    <w:rPr>
                                      <w:rFonts w:ascii="Microsoft Sans Serif"/>
                                      <w:w w:val="105"/>
                                      <w:sz w:val="19"/>
                                    </w:rPr>
                                    <w:t>Label</w:t>
                                  </w:r>
                                  <w:r>
                                    <w:rPr>
                                      <w:rFonts w:ascii="Microsoft Sans Serif"/>
                                      <w:spacing w:val="8"/>
                                      <w:w w:val="105"/>
                                      <w:sz w:val="19"/>
                                    </w:rPr>
                                    <w:t xml:space="preserve"> </w:t>
                                  </w:r>
                                  <w:r>
                                    <w:rPr>
                                      <w:rFonts w:ascii="Microsoft Sans Serif"/>
                                      <w:w w:val="105"/>
                                      <w:sz w:val="19"/>
                                    </w:rPr>
                                    <w:t>Concordance</w:t>
                                  </w:r>
                                  <w:r>
                                    <w:rPr>
                                      <w:rFonts w:ascii="Microsoft Sans Serif"/>
                                      <w:spacing w:val="8"/>
                                      <w:w w:val="105"/>
                                      <w:sz w:val="19"/>
                                    </w:rPr>
                                    <w:t xml:space="preserve"> </w:t>
                                  </w:r>
                                  <w:r>
                                    <w:rPr>
                                      <w:rFonts w:ascii="Microsoft Sans Serif"/>
                                      <w:spacing w:val="-5"/>
                                      <w:w w:val="105"/>
                                      <w:sz w:val="19"/>
                                    </w:rPr>
                                    <w:t>(%)</w:t>
                                  </w:r>
                                </w:ins>
                              </w:p>
                            </w:txbxContent>
                          </wps:txbx>
                          <wps:bodyPr wrap="square" lIns="0" tIns="0" rIns="0" bIns="0" rtlCol="0">
                            <a:noAutofit/>
                          </wps:bodyPr>
                        </wps:wsp>
                      </wpg:wgp>
                    </a:graphicData>
                  </a:graphic>
                </wp:anchor>
              </w:drawing>
            </mc:Choice>
            <mc:Fallback>
              <w:pict>
                <v:group w14:anchorId="7035AC5A" id="Group 46" o:spid="_x0000_s1085" style="position:absolute;left:0;text-align:left;margin-left:64.5pt;margin-top:17.25pt;width:486.15pt;height:248.3pt;z-index:-16424960;mso-wrap-distance-left:0;mso-wrap-distance-right:0;mso-position-horizontal-relative:page" coordsize="61741,315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1T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pkv8Aq2+h/lT6ZL/q2+h/lQJnxQ/32+ppKV/vt9TSV+in5cFFFFAgooooAKKKKACiiigA&#13;&#10;ooooAK9f/Zw/5Dmtf9e0f/oZryCvX/2cP+Q5rX/XtH/6Ga4Mf/u0/wCuqPSy3/e6f9dGe+UUUV8S&#13;&#10;foI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Hmf7Tv/ACbZ8WP+xS1b/wBI5aq/&#13;&#10;sn/8mvfCL/sUdJ/9JIqtftO/8m2fFj/sUtW/9I5aq/sn/wDJr3wi/wCxR0n/ANJIqAPVq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eZ/tO/wDJtnxY/wCx&#13;&#10;S1b/ANI5aq/sn/8AJr3wi/7FHSf/AEkiq1+07/ybZ8WP+xS1b/0jlqr+yf8A8mvfCL/sUdJ/9JIq&#13;&#10;APVq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8z/ad/wCTbPix/wBilq3/AKRy1V/ZP/5Ne+EX/Yo6T/6SRVa/ad/5Ns+LH/Ypat/6Ry1V/ZP/&#13;&#10;AOTXvhF/2KOk/wDpJFQB6t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eZ/tO/8m2fFj/sUtW/9I5aq/sn&#13;&#10;/wDJr3wi/wCxR0n/ANJIqtftO/8AJtnxY/7FLVv/AEjlqr+yf/ya98Iv+xR0n/0kioA9W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mS/6tvof5U+mS/6tvof5UCZ8&#13;&#10;UP8Afb6mkpX++31NJX6KflwUUUUCCiiigAooooAKKKKACiiigAr1/wDZw/5Dmtf9e0f/AKGa8gr1&#13;&#10;/wDZw/5Dmtf9e0f/AKGa4Mf/ALtP+uqPSy3/AHun/XRnvlFFFfEn6C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BX/BRL9jG68aRn4v8Aw3gnt/HWkBLjULTT8rNf&#13;&#10;xxYKzxbeftEW0EY5dRj7yrn71pG+6fpVRk4u6E1dWPlr4ZfAi0/aS+G/w98YfH34c6enxF0tVcvJ&#13;&#10;8sl1Gv8Aqmuo1wMMMOYH3BWHQZK19RxRJBEkcaLHGgCqqjAAHQAU4dBS0N3BKwUUUVIw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">
                  <v:shape id="Image 47" o:spid="_x0000_s1086" type="#_x0000_t75" style="position:absolute;top:1176;width:61740;height:303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">
                    <v:imagedata r:id="rId34" o:title=""/>
                  </v:shape>
                  <v:shape id="Textbox 48" o:spid="_x0000_s1087" type="#_x0000_t202" style="position:absolute;left:45758;width:13418;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IqyQAAAOAAAAAPAAAAZHJzL2Rvd25yZXYueG1sRI/BasJA&#13;&#10;EIbvhb7DMgVvdVMp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yp6SKskAAADg&#13;&#10;AAAADwAAAAAAAAAAAAAAAAAHAgAAZHJzL2Rvd25yZXYueG1sUEsFBgAAAAADAAMAtwAAAP0CAAAA&#13;&#10;AA==&#13;&#10;" filled="f" stroked="f">
                    <v:textbox inset="0,0,0,0">
                      <w:txbxContent>
                        <w:p w14:paraId="1B58B94F" w14:textId="77777777" w:rsidR="00A40DB8" w:rsidRDefault="00096600">
                          <w:pPr>
                            <w:spacing w:before="32"/>
                            <w:rPr>
                              <w:ins w:id="771" w:author="Saleh Kalantari" w:date="2026-04-28T12:46:00Z" w16du:dateUtc="2026-04-28T10:46:00Z"/>
                              <w:rFonts w:ascii="Microsoft Sans Serif"/>
                              <w:sz w:val="19"/>
                            </w:rPr>
                          </w:pPr>
                          <w:ins w:id="772" w:author="Saleh Kalantari" w:date="2026-04-28T12:46:00Z" w16du:dateUtc="2026-04-28T10:46:00Z">
                            <w:r>
                              <w:rPr>
                                <w:rFonts w:ascii="Microsoft Sans Serif"/>
                                <w:w w:val="105"/>
                                <w:sz w:val="19"/>
                              </w:rPr>
                              <w:t>Label</w:t>
                            </w:r>
                            <w:r>
                              <w:rPr>
                                <w:rFonts w:ascii="Microsoft Sans Serif"/>
                                <w:spacing w:val="8"/>
                                <w:w w:val="105"/>
                                <w:sz w:val="19"/>
                              </w:rPr>
                              <w:t xml:space="preserve"> </w:t>
                            </w:r>
                            <w:r>
                              <w:rPr>
                                <w:rFonts w:ascii="Microsoft Sans Serif"/>
                                <w:w w:val="105"/>
                                <w:sz w:val="19"/>
                              </w:rPr>
                              <w:t>Concordance</w:t>
                            </w:r>
                            <w:r>
                              <w:rPr>
                                <w:rFonts w:ascii="Microsoft Sans Serif"/>
                                <w:spacing w:val="8"/>
                                <w:w w:val="105"/>
                                <w:sz w:val="19"/>
                              </w:rPr>
                              <w:t xml:space="preserve"> </w:t>
                            </w:r>
                            <w:r>
                              <w:rPr>
                                <w:rFonts w:ascii="Microsoft Sans Serif"/>
                                <w:spacing w:val="-5"/>
                                <w:w w:val="105"/>
                                <w:sz w:val="19"/>
                              </w:rPr>
                              <w:t>(%)</w:t>
                            </w:r>
                          </w:ins>
                        </w:p>
                      </w:txbxContent>
                    </v:textbox>
                  </v:shape>
                  <w10:wrap anchorx="page"/>
                </v:group>
              </w:pict>
            </mc:Fallback>
          </mc:AlternateContent>
        </w:r>
        <w:bookmarkStart w:id="696" w:name="_bookmark1"/>
        <w:bookmarkEnd w:id="696"/>
        <w:r>
          <w:rPr>
            <w:rFonts w:ascii="Microsoft Sans Serif"/>
            <w:position w:val="-2"/>
            <w:sz w:val="32"/>
          </w:rPr>
          <w:t>A</w:t>
        </w:r>
        <w:r>
          <w:rPr>
            <w:rFonts w:ascii="Microsoft Sans Serif"/>
            <w:spacing w:val="50"/>
            <w:w w:val="150"/>
            <w:position w:val="-2"/>
            <w:sz w:val="32"/>
          </w:rPr>
          <w:t xml:space="preserve"> </w:t>
        </w:r>
        <w:r>
          <w:rPr>
            <w:rFonts w:ascii="Microsoft Sans Serif"/>
            <w:sz w:val="19"/>
          </w:rPr>
          <w:t>Heatmap</w:t>
        </w:r>
        <w:r>
          <w:rPr>
            <w:rFonts w:ascii="Microsoft Sans Serif"/>
            <w:spacing w:val="22"/>
            <w:sz w:val="19"/>
          </w:rPr>
          <w:t xml:space="preserve"> </w:t>
        </w:r>
        <w:r>
          <w:rPr>
            <w:rFonts w:ascii="Microsoft Sans Serif"/>
            <w:sz w:val="19"/>
          </w:rPr>
          <w:t>for</w:t>
        </w:r>
        <w:r>
          <w:rPr>
            <w:rFonts w:ascii="Microsoft Sans Serif"/>
            <w:spacing w:val="22"/>
            <w:sz w:val="19"/>
          </w:rPr>
          <w:t xml:space="preserve"> </w:t>
        </w:r>
        <w:r>
          <w:rPr>
            <w:rFonts w:ascii="Microsoft Sans Serif"/>
            <w:sz w:val="19"/>
          </w:rPr>
          <w:t>LLMs</w:t>
        </w:r>
        <w:r>
          <w:rPr>
            <w:rFonts w:ascii="Microsoft Sans Serif"/>
            <w:spacing w:val="22"/>
            <w:sz w:val="19"/>
          </w:rPr>
          <w:t xml:space="preserve"> </w:t>
        </w:r>
        <w:r>
          <w:rPr>
            <w:rFonts w:ascii="Microsoft Sans Serif"/>
            <w:sz w:val="19"/>
          </w:rPr>
          <w:t>Vs</w:t>
        </w:r>
        <w:r>
          <w:rPr>
            <w:rFonts w:ascii="Microsoft Sans Serif"/>
            <w:spacing w:val="21"/>
            <w:sz w:val="19"/>
          </w:rPr>
          <w:t xml:space="preserve"> </w:t>
        </w:r>
        <w:r>
          <w:rPr>
            <w:rFonts w:ascii="Microsoft Sans Serif"/>
            <w:sz w:val="19"/>
          </w:rPr>
          <w:t>LLMs</w:t>
        </w:r>
        <w:r>
          <w:rPr>
            <w:rFonts w:ascii="Microsoft Sans Serif"/>
            <w:spacing w:val="22"/>
            <w:sz w:val="19"/>
          </w:rPr>
          <w:t xml:space="preserve"> </w:t>
        </w:r>
        <w:r>
          <w:rPr>
            <w:rFonts w:ascii="Microsoft Sans Serif"/>
            <w:sz w:val="19"/>
          </w:rPr>
          <w:t>on</w:t>
        </w:r>
        <w:r>
          <w:rPr>
            <w:rFonts w:ascii="Microsoft Sans Serif"/>
            <w:spacing w:val="22"/>
            <w:sz w:val="19"/>
          </w:rPr>
          <w:t xml:space="preserve"> </w:t>
        </w:r>
        <w:r>
          <w:rPr>
            <w:rFonts w:ascii="Microsoft Sans Serif"/>
            <w:sz w:val="19"/>
          </w:rPr>
          <w:t>Concordance</w:t>
        </w:r>
        <w:r>
          <w:rPr>
            <w:rFonts w:ascii="Microsoft Sans Serif"/>
            <w:spacing w:val="22"/>
            <w:sz w:val="19"/>
          </w:rPr>
          <w:t xml:space="preserve"> </w:t>
        </w:r>
        <w:r>
          <w:rPr>
            <w:rFonts w:ascii="Microsoft Sans Serif"/>
            <w:sz w:val="19"/>
          </w:rPr>
          <w:t>Rate</w:t>
        </w:r>
        <w:r>
          <w:rPr>
            <w:rFonts w:ascii="Microsoft Sans Serif"/>
            <w:spacing w:val="22"/>
            <w:sz w:val="19"/>
          </w:rPr>
          <w:t xml:space="preserve"> </w:t>
        </w:r>
        <w:r>
          <w:rPr>
            <w:rFonts w:ascii="Microsoft Sans Serif"/>
            <w:spacing w:val="-5"/>
            <w:sz w:val="19"/>
          </w:rPr>
          <w:t>(%)</w:t>
        </w:r>
        <w:r>
          <w:rPr>
            <w:rFonts w:ascii="Microsoft Sans Serif"/>
            <w:sz w:val="19"/>
          </w:rPr>
          <w:tab/>
        </w:r>
        <w:r>
          <w:rPr>
            <w:rFonts w:ascii="Microsoft Sans Serif"/>
            <w:position w:val="-2"/>
            <w:sz w:val="32"/>
          </w:rPr>
          <w:t>B</w:t>
        </w:r>
        <w:r>
          <w:rPr>
            <w:rFonts w:ascii="Microsoft Sans Serif"/>
            <w:spacing w:val="24"/>
            <w:position w:val="-2"/>
            <w:sz w:val="32"/>
          </w:rPr>
          <w:t xml:space="preserve"> </w:t>
        </w:r>
        <w:r>
          <w:rPr>
            <w:rFonts w:ascii="Microsoft Sans Serif"/>
            <w:position w:val="15"/>
            <w:sz w:val="19"/>
          </w:rPr>
          <w:t>Average</w:t>
        </w:r>
        <w:r>
          <w:rPr>
            <w:rFonts w:ascii="Microsoft Sans Serif"/>
            <w:spacing w:val="29"/>
            <w:position w:val="15"/>
            <w:sz w:val="19"/>
          </w:rPr>
          <w:t xml:space="preserve"> </w:t>
        </w:r>
        <w:r>
          <w:rPr>
            <w:rFonts w:ascii="Microsoft Sans Serif"/>
            <w:position w:val="15"/>
            <w:sz w:val="19"/>
          </w:rPr>
          <w:t>Sentence-</w:t>
        </w:r>
        <w:r>
          <w:rPr>
            <w:rFonts w:ascii="Microsoft Sans Serif"/>
            <w:spacing w:val="-2"/>
            <w:position w:val="15"/>
            <w:sz w:val="19"/>
          </w:rPr>
          <w:t>Level</w:t>
        </w:r>
      </w:moveTo>
    </w:p>
    <w:p w14:paraId="66A041EC" w14:textId="77777777" w:rsidR="00A40DB8" w:rsidRDefault="00A40DB8">
      <w:pPr>
        <w:pStyle w:val="BodyText"/>
        <w:rPr>
          <w:moveTo w:id="697" w:author="Saleh Kalantari" w:date="2026-04-28T12:46:00Z" w16du:dateUtc="2026-04-28T10:46:00Z"/>
          <w:rFonts w:ascii="Microsoft Sans Serif"/>
          <w:sz w:val="19"/>
        </w:rPr>
      </w:pPr>
    </w:p>
    <w:p w14:paraId="2D0DE19D" w14:textId="77777777" w:rsidR="00A40DB8" w:rsidRDefault="00A40DB8">
      <w:pPr>
        <w:pStyle w:val="BodyText"/>
        <w:rPr>
          <w:moveTo w:id="698" w:author="Saleh Kalantari" w:date="2026-04-28T12:46:00Z" w16du:dateUtc="2026-04-28T10:46:00Z"/>
          <w:rFonts w:ascii="Microsoft Sans Serif"/>
          <w:sz w:val="19"/>
        </w:rPr>
      </w:pPr>
    </w:p>
    <w:p w14:paraId="08950693" w14:textId="77777777" w:rsidR="00A40DB8" w:rsidRDefault="00A40DB8">
      <w:pPr>
        <w:pStyle w:val="BodyText"/>
        <w:rPr>
          <w:moveTo w:id="699" w:author="Saleh Kalantari" w:date="2026-04-28T12:46:00Z" w16du:dateUtc="2026-04-28T10:46:00Z"/>
          <w:rFonts w:ascii="Microsoft Sans Serif"/>
          <w:sz w:val="19"/>
        </w:rPr>
      </w:pPr>
    </w:p>
    <w:p w14:paraId="5829F444" w14:textId="77777777" w:rsidR="00A40DB8" w:rsidRDefault="00A40DB8">
      <w:pPr>
        <w:pStyle w:val="BodyText"/>
        <w:rPr>
          <w:moveTo w:id="700" w:author="Saleh Kalantari" w:date="2026-04-28T12:46:00Z" w16du:dateUtc="2026-04-28T10:46:00Z"/>
          <w:rFonts w:ascii="Microsoft Sans Serif"/>
          <w:sz w:val="19"/>
        </w:rPr>
      </w:pPr>
    </w:p>
    <w:p w14:paraId="5C8CBDC0" w14:textId="77777777" w:rsidR="00A40DB8" w:rsidRDefault="00A40DB8">
      <w:pPr>
        <w:pStyle w:val="BodyText"/>
        <w:rPr>
          <w:moveTo w:id="701" w:author="Saleh Kalantari" w:date="2026-04-28T12:46:00Z" w16du:dateUtc="2026-04-28T10:46:00Z"/>
          <w:rFonts w:ascii="Microsoft Sans Serif"/>
          <w:sz w:val="19"/>
        </w:rPr>
      </w:pPr>
    </w:p>
    <w:p w14:paraId="1E5861EB" w14:textId="77777777" w:rsidR="00A40DB8" w:rsidRDefault="00A40DB8">
      <w:pPr>
        <w:pStyle w:val="BodyText"/>
        <w:rPr>
          <w:moveTo w:id="702" w:author="Saleh Kalantari" w:date="2026-04-28T12:46:00Z" w16du:dateUtc="2026-04-28T10:46:00Z"/>
          <w:rFonts w:ascii="Microsoft Sans Serif"/>
          <w:sz w:val="19"/>
        </w:rPr>
      </w:pPr>
    </w:p>
    <w:p w14:paraId="3FB12ED1" w14:textId="77777777" w:rsidR="00A40DB8" w:rsidRDefault="00A40DB8">
      <w:pPr>
        <w:pStyle w:val="BodyText"/>
        <w:rPr>
          <w:moveTo w:id="703" w:author="Saleh Kalantari" w:date="2026-04-28T12:46:00Z" w16du:dateUtc="2026-04-28T10:46:00Z"/>
          <w:rFonts w:ascii="Microsoft Sans Serif"/>
          <w:sz w:val="19"/>
        </w:rPr>
      </w:pPr>
    </w:p>
    <w:p w14:paraId="0B5DD57B" w14:textId="77777777" w:rsidR="00A40DB8" w:rsidRDefault="00A40DB8">
      <w:pPr>
        <w:pStyle w:val="BodyText"/>
        <w:rPr>
          <w:moveTo w:id="704" w:author="Saleh Kalantari" w:date="2026-04-28T12:46:00Z" w16du:dateUtc="2026-04-28T10:46:00Z"/>
          <w:rFonts w:ascii="Microsoft Sans Serif"/>
          <w:sz w:val="19"/>
        </w:rPr>
      </w:pPr>
    </w:p>
    <w:p w14:paraId="29D38316" w14:textId="77777777" w:rsidR="00A40DB8" w:rsidRDefault="00A40DB8">
      <w:pPr>
        <w:pStyle w:val="BodyText"/>
        <w:rPr>
          <w:moveTo w:id="705" w:author="Saleh Kalantari" w:date="2026-04-28T12:46:00Z" w16du:dateUtc="2026-04-28T10:46:00Z"/>
          <w:rFonts w:ascii="Microsoft Sans Serif"/>
          <w:sz w:val="19"/>
        </w:rPr>
      </w:pPr>
    </w:p>
    <w:p w14:paraId="3258ADB2" w14:textId="77777777" w:rsidR="00A40DB8" w:rsidRDefault="00A40DB8">
      <w:pPr>
        <w:pStyle w:val="BodyText"/>
        <w:rPr>
          <w:moveTo w:id="706" w:author="Saleh Kalantari" w:date="2026-04-28T12:46:00Z" w16du:dateUtc="2026-04-28T10:46:00Z"/>
          <w:rFonts w:ascii="Microsoft Sans Serif"/>
          <w:sz w:val="19"/>
        </w:rPr>
      </w:pPr>
    </w:p>
    <w:p w14:paraId="0F0C632E" w14:textId="77777777" w:rsidR="00A40DB8" w:rsidRDefault="00A40DB8">
      <w:pPr>
        <w:pStyle w:val="BodyText"/>
        <w:rPr>
          <w:moveTo w:id="707" w:author="Saleh Kalantari" w:date="2026-04-28T12:46:00Z" w16du:dateUtc="2026-04-28T10:46:00Z"/>
          <w:rFonts w:ascii="Microsoft Sans Serif"/>
          <w:sz w:val="19"/>
        </w:rPr>
      </w:pPr>
    </w:p>
    <w:p w14:paraId="69458332" w14:textId="77777777" w:rsidR="00A40DB8" w:rsidRDefault="00A40DB8">
      <w:pPr>
        <w:pStyle w:val="BodyText"/>
        <w:rPr>
          <w:moveTo w:id="708" w:author="Saleh Kalantari" w:date="2026-04-28T12:46:00Z" w16du:dateUtc="2026-04-28T10:46:00Z"/>
          <w:rFonts w:ascii="Microsoft Sans Serif"/>
          <w:sz w:val="19"/>
        </w:rPr>
      </w:pPr>
    </w:p>
    <w:p w14:paraId="2AC70ACE" w14:textId="77777777" w:rsidR="00A40DB8" w:rsidRDefault="00A40DB8">
      <w:pPr>
        <w:pStyle w:val="BodyText"/>
        <w:rPr>
          <w:moveTo w:id="709" w:author="Saleh Kalantari" w:date="2026-04-28T12:46:00Z" w16du:dateUtc="2026-04-28T10:46:00Z"/>
          <w:rFonts w:ascii="Microsoft Sans Serif"/>
          <w:sz w:val="19"/>
        </w:rPr>
      </w:pPr>
    </w:p>
    <w:p w14:paraId="30F63B0E" w14:textId="77777777" w:rsidR="00A40DB8" w:rsidRDefault="00A40DB8">
      <w:pPr>
        <w:pStyle w:val="BodyText"/>
        <w:rPr>
          <w:moveTo w:id="710" w:author="Saleh Kalantari" w:date="2026-04-28T12:46:00Z" w16du:dateUtc="2026-04-28T10:46:00Z"/>
          <w:rFonts w:ascii="Microsoft Sans Serif"/>
          <w:sz w:val="19"/>
        </w:rPr>
      </w:pPr>
    </w:p>
    <w:p w14:paraId="71446718" w14:textId="77777777" w:rsidR="00A40DB8" w:rsidRDefault="00A40DB8">
      <w:pPr>
        <w:pStyle w:val="BodyText"/>
        <w:rPr>
          <w:moveTo w:id="711" w:author="Saleh Kalantari" w:date="2026-04-28T12:46:00Z" w16du:dateUtc="2026-04-28T10:46:00Z"/>
          <w:rFonts w:ascii="Microsoft Sans Serif"/>
          <w:sz w:val="19"/>
        </w:rPr>
      </w:pPr>
    </w:p>
    <w:p w14:paraId="6833E9D8" w14:textId="77777777" w:rsidR="00A40DB8" w:rsidRDefault="00A40DB8">
      <w:pPr>
        <w:pStyle w:val="BodyText"/>
        <w:rPr>
          <w:moveTo w:id="712" w:author="Saleh Kalantari" w:date="2026-04-28T12:46:00Z" w16du:dateUtc="2026-04-28T10:46:00Z"/>
          <w:rFonts w:ascii="Microsoft Sans Serif"/>
          <w:sz w:val="19"/>
        </w:rPr>
      </w:pPr>
    </w:p>
    <w:p w14:paraId="2A9EF37D" w14:textId="77777777" w:rsidR="00A40DB8" w:rsidRDefault="00A40DB8">
      <w:pPr>
        <w:pStyle w:val="BodyText"/>
        <w:rPr>
          <w:moveTo w:id="713" w:author="Saleh Kalantari" w:date="2026-04-28T12:46:00Z" w16du:dateUtc="2026-04-28T10:46:00Z"/>
          <w:rFonts w:ascii="Microsoft Sans Serif"/>
          <w:sz w:val="19"/>
        </w:rPr>
      </w:pPr>
    </w:p>
    <w:p w14:paraId="2EEFCB18" w14:textId="77777777" w:rsidR="00A40DB8" w:rsidRDefault="00A40DB8">
      <w:pPr>
        <w:pStyle w:val="BodyText"/>
        <w:rPr>
          <w:moveTo w:id="714" w:author="Saleh Kalantari" w:date="2026-04-28T12:46:00Z" w16du:dateUtc="2026-04-28T10:46:00Z"/>
          <w:rFonts w:ascii="Microsoft Sans Serif"/>
          <w:sz w:val="19"/>
        </w:rPr>
      </w:pPr>
    </w:p>
    <w:p w14:paraId="404F128A" w14:textId="77777777" w:rsidR="00A40DB8" w:rsidRDefault="00A40DB8">
      <w:pPr>
        <w:pStyle w:val="BodyText"/>
        <w:rPr>
          <w:moveTo w:id="715" w:author="Saleh Kalantari" w:date="2026-04-28T12:46:00Z" w16du:dateUtc="2026-04-28T10:46:00Z"/>
          <w:rFonts w:ascii="Microsoft Sans Serif"/>
          <w:sz w:val="19"/>
        </w:rPr>
      </w:pPr>
    </w:p>
    <w:p w14:paraId="3487022A" w14:textId="77777777" w:rsidR="00A40DB8" w:rsidRDefault="00A40DB8">
      <w:pPr>
        <w:pStyle w:val="BodyText"/>
        <w:rPr>
          <w:moveTo w:id="716" w:author="Saleh Kalantari" w:date="2026-04-28T12:46:00Z" w16du:dateUtc="2026-04-28T10:46:00Z"/>
          <w:rFonts w:ascii="Microsoft Sans Serif"/>
          <w:sz w:val="19"/>
        </w:rPr>
      </w:pPr>
    </w:p>
    <w:p w14:paraId="3A6ACA6B" w14:textId="77777777" w:rsidR="00A40DB8" w:rsidRDefault="00A40DB8">
      <w:pPr>
        <w:pStyle w:val="BodyText"/>
        <w:rPr>
          <w:moveTo w:id="717" w:author="Saleh Kalantari" w:date="2026-04-28T12:46:00Z" w16du:dateUtc="2026-04-28T10:46:00Z"/>
          <w:rFonts w:ascii="Microsoft Sans Serif"/>
          <w:sz w:val="19"/>
        </w:rPr>
      </w:pPr>
    </w:p>
    <w:p w14:paraId="2DE43773" w14:textId="77777777" w:rsidR="00A40DB8" w:rsidRDefault="00A40DB8">
      <w:pPr>
        <w:pStyle w:val="BodyText"/>
        <w:spacing w:before="110"/>
        <w:rPr>
          <w:moveTo w:id="718" w:author="Saleh Kalantari" w:date="2026-04-28T12:46:00Z" w16du:dateUtc="2026-04-28T10:46:00Z"/>
          <w:rFonts w:ascii="Microsoft Sans Serif"/>
          <w:sz w:val="19"/>
        </w:rPr>
      </w:pPr>
    </w:p>
    <w:p w14:paraId="273002AE" w14:textId="77777777" w:rsidR="00A40DB8" w:rsidRDefault="00096600">
      <w:pPr>
        <w:ind w:left="3350"/>
        <w:rPr>
          <w:moveTo w:id="719" w:author="Saleh Kalantari" w:date="2026-04-28T12:46:00Z" w16du:dateUtc="2026-04-28T10:46:00Z"/>
          <w:rFonts w:ascii="Microsoft Sans Serif"/>
          <w:sz w:val="19"/>
        </w:rPr>
      </w:pPr>
      <w:moveTo w:id="720" w:author="Saleh Kalantari" w:date="2026-04-28T12:46:00Z" w16du:dateUtc="2026-04-28T10:46:00Z">
        <w:r>
          <w:rPr>
            <w:rFonts w:ascii="Microsoft Sans Serif"/>
            <w:noProof/>
            <w:sz w:val="19"/>
          </w:rPr>
          <mc:AlternateContent>
            <mc:Choice Requires="wpg">
              <w:drawing>
                <wp:anchor distT="0" distB="0" distL="0" distR="0" simplePos="0" relativeHeight="486891008" behindDoc="1" locked="0" layoutInCell="1" allowOverlap="1" wp14:anchorId="6E56B852" wp14:editId="0FEA06CC">
                  <wp:simplePos x="0" y="0"/>
                  <wp:positionH relativeFrom="page">
                    <wp:posOffset>759675</wp:posOffset>
                  </wp:positionH>
                  <wp:positionV relativeFrom="paragraph">
                    <wp:posOffset>275813</wp:posOffset>
                  </wp:positionV>
                  <wp:extent cx="6252845" cy="18097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2845" cy="1809750"/>
                            <a:chOff x="0" y="0"/>
                            <a:chExt cx="6252845" cy="1809750"/>
                          </a:xfrm>
                        </wpg:grpSpPr>
                        <wps:wsp>
                          <wps:cNvPr id="50" name="Graphic 50"/>
                          <wps:cNvSpPr/>
                          <wps:spPr>
                            <a:xfrm>
                              <a:off x="1181598" y="5818"/>
                              <a:ext cx="491490" cy="1589405"/>
                            </a:xfrm>
                            <a:custGeom>
                              <a:avLst/>
                              <a:gdLst/>
                              <a:ahLst/>
                              <a:cxnLst/>
                              <a:rect l="l" t="t" r="r" b="b"/>
                              <a:pathLst>
                                <a:path w="491490" h="1589405">
                                  <a:moveTo>
                                    <a:pt x="426366" y="1589006"/>
                                  </a:moveTo>
                                  <a:lnTo>
                                    <a:pt x="64920" y="1589006"/>
                                  </a:lnTo>
                                  <a:lnTo>
                                    <a:pt x="54496" y="1587975"/>
                                  </a:lnTo>
                                  <a:lnTo>
                                    <a:pt x="19852" y="1569437"/>
                                  </a:lnTo>
                                  <a:lnTo>
                                    <a:pt x="1314" y="1534793"/>
                                  </a:lnTo>
                                  <a:lnTo>
                                    <a:pt x="0" y="1521508"/>
                                  </a:lnTo>
                                  <a:lnTo>
                                    <a:pt x="0" y="67781"/>
                                  </a:lnTo>
                                  <a:lnTo>
                                    <a:pt x="11388" y="30176"/>
                                  </a:lnTo>
                                  <a:lnTo>
                                    <a:pt x="41842" y="5159"/>
                                  </a:lnTo>
                                  <a:lnTo>
                                    <a:pt x="423505" y="0"/>
                                  </a:lnTo>
                                  <a:lnTo>
                                    <a:pt x="436790" y="1314"/>
                                  </a:lnTo>
                                  <a:lnTo>
                                    <a:pt x="471434" y="19852"/>
                                  </a:lnTo>
                                  <a:lnTo>
                                    <a:pt x="489972" y="54496"/>
                                  </a:lnTo>
                                  <a:lnTo>
                                    <a:pt x="491287" y="67781"/>
                                  </a:lnTo>
                                  <a:lnTo>
                                    <a:pt x="491287" y="1521508"/>
                                  </a:lnTo>
                                  <a:lnTo>
                                    <a:pt x="479899" y="1559113"/>
                                  </a:lnTo>
                                  <a:lnTo>
                                    <a:pt x="449444" y="1584130"/>
                                  </a:lnTo>
                                  <a:lnTo>
                                    <a:pt x="426366" y="1589006"/>
                                  </a:lnTo>
                                  <a:close/>
                                </a:path>
                              </a:pathLst>
                            </a:custGeom>
                            <a:solidFill>
                              <a:srgbClr val="D8E7D0"/>
                            </a:solidFill>
                          </wps:spPr>
                          <wps:bodyPr wrap="square" lIns="0" tIns="0" rIns="0" bIns="0" rtlCol="0">
                            <a:prstTxWarp prst="textNoShape">
                              <a:avLst/>
                            </a:prstTxWarp>
                            <a:noAutofit/>
                          </wps:bodyPr>
                        </wps:wsp>
                        <wps:wsp>
                          <wps:cNvPr id="51" name="Graphic 51"/>
                          <wps:cNvSpPr/>
                          <wps:spPr>
                            <a:xfrm>
                              <a:off x="1700932" y="10333"/>
                              <a:ext cx="4551680" cy="1798955"/>
                            </a:xfrm>
                            <a:custGeom>
                              <a:avLst/>
                              <a:gdLst/>
                              <a:ahLst/>
                              <a:cxnLst/>
                              <a:rect l="l" t="t" r="r" b="b"/>
                              <a:pathLst>
                                <a:path w="4551680" h="1798955">
                                  <a:moveTo>
                                    <a:pt x="4483550" y="1798959"/>
                                  </a:moveTo>
                                  <a:lnTo>
                                    <a:pt x="67781" y="1798959"/>
                                  </a:lnTo>
                                  <a:lnTo>
                                    <a:pt x="54496" y="1797645"/>
                                  </a:lnTo>
                                  <a:lnTo>
                                    <a:pt x="19852" y="1779107"/>
                                  </a:lnTo>
                                  <a:lnTo>
                                    <a:pt x="1314" y="1744463"/>
                                  </a:lnTo>
                                  <a:lnTo>
                                    <a:pt x="0" y="1731178"/>
                                  </a:lnTo>
                                  <a:lnTo>
                                    <a:pt x="0" y="67781"/>
                                  </a:lnTo>
                                  <a:lnTo>
                                    <a:pt x="11388" y="30176"/>
                                  </a:lnTo>
                                  <a:lnTo>
                                    <a:pt x="41842" y="5159"/>
                                  </a:lnTo>
                                  <a:lnTo>
                                    <a:pt x="67781" y="0"/>
                                  </a:lnTo>
                                  <a:lnTo>
                                    <a:pt x="4483550" y="0"/>
                                  </a:lnTo>
                                  <a:lnTo>
                                    <a:pt x="4521156" y="11388"/>
                                  </a:lnTo>
                                  <a:lnTo>
                                    <a:pt x="4546172" y="41842"/>
                                  </a:lnTo>
                                  <a:lnTo>
                                    <a:pt x="4551332" y="67781"/>
                                  </a:lnTo>
                                  <a:lnTo>
                                    <a:pt x="4551332" y="1731178"/>
                                  </a:lnTo>
                                  <a:lnTo>
                                    <a:pt x="4539944" y="1768783"/>
                                  </a:lnTo>
                                  <a:lnTo>
                                    <a:pt x="4509489" y="1793800"/>
                                  </a:lnTo>
                                  <a:lnTo>
                                    <a:pt x="4483550" y="1798959"/>
                                  </a:lnTo>
                                  <a:close/>
                                </a:path>
                              </a:pathLst>
                            </a:custGeom>
                            <a:solidFill>
                              <a:srgbClr val="F5F5F5"/>
                            </a:solidFill>
                          </wps:spPr>
                          <wps:bodyPr wrap="square" lIns="0" tIns="0" rIns="0" bIns="0" rtlCol="0">
                            <a:prstTxWarp prst="textNoShape">
                              <a:avLst/>
                            </a:prstTxWarp>
                            <a:noAutofit/>
                          </wps:bodyPr>
                        </wps:wsp>
                        <wps:wsp>
                          <wps:cNvPr id="52" name="Graphic 52"/>
                          <wps:cNvSpPr/>
                          <wps:spPr>
                            <a:xfrm>
                              <a:off x="1749793" y="41611"/>
                              <a:ext cx="4457065" cy="1756410"/>
                            </a:xfrm>
                            <a:custGeom>
                              <a:avLst/>
                              <a:gdLst/>
                              <a:ahLst/>
                              <a:cxnLst/>
                              <a:rect l="l" t="t" r="r" b="b"/>
                              <a:pathLst>
                                <a:path w="4457065" h="1756410">
                                  <a:moveTo>
                                    <a:pt x="2885351" y="242036"/>
                                  </a:moveTo>
                                  <a:lnTo>
                                    <a:pt x="2880017" y="215646"/>
                                  </a:lnTo>
                                  <a:lnTo>
                                    <a:pt x="2865488" y="194094"/>
                                  </a:lnTo>
                                  <a:lnTo>
                                    <a:pt x="2843936" y="179565"/>
                                  </a:lnTo>
                                  <a:lnTo>
                                    <a:pt x="2817545" y="174244"/>
                                  </a:lnTo>
                                  <a:lnTo>
                                    <a:pt x="67792" y="174244"/>
                                  </a:lnTo>
                                  <a:lnTo>
                                    <a:pt x="41402" y="179565"/>
                                  </a:lnTo>
                                  <a:lnTo>
                                    <a:pt x="19862" y="194094"/>
                                  </a:lnTo>
                                  <a:lnTo>
                                    <a:pt x="5321" y="215646"/>
                                  </a:lnTo>
                                  <a:lnTo>
                                    <a:pt x="0" y="242036"/>
                                  </a:lnTo>
                                  <a:lnTo>
                                    <a:pt x="0" y="1688249"/>
                                  </a:lnTo>
                                  <a:lnTo>
                                    <a:pt x="5321" y="1714639"/>
                                  </a:lnTo>
                                  <a:lnTo>
                                    <a:pt x="19862" y="1736191"/>
                                  </a:lnTo>
                                  <a:lnTo>
                                    <a:pt x="41402" y="1750720"/>
                                  </a:lnTo>
                                  <a:lnTo>
                                    <a:pt x="67792" y="1756054"/>
                                  </a:lnTo>
                                  <a:lnTo>
                                    <a:pt x="2817545" y="1756054"/>
                                  </a:lnTo>
                                  <a:lnTo>
                                    <a:pt x="2843936" y="1750720"/>
                                  </a:lnTo>
                                  <a:lnTo>
                                    <a:pt x="2865488" y="1736191"/>
                                  </a:lnTo>
                                  <a:lnTo>
                                    <a:pt x="2880017" y="1714639"/>
                                  </a:lnTo>
                                  <a:lnTo>
                                    <a:pt x="2885351" y="1688249"/>
                                  </a:lnTo>
                                  <a:lnTo>
                                    <a:pt x="2885351" y="242036"/>
                                  </a:lnTo>
                                  <a:close/>
                                </a:path>
                                <a:path w="4457065" h="1756410">
                                  <a:moveTo>
                                    <a:pt x="4456862" y="67792"/>
                                  </a:moveTo>
                                  <a:lnTo>
                                    <a:pt x="4451540" y="41414"/>
                                  </a:lnTo>
                                  <a:lnTo>
                                    <a:pt x="4437011" y="19862"/>
                                  </a:lnTo>
                                  <a:lnTo>
                                    <a:pt x="4415460" y="5334"/>
                                  </a:lnTo>
                                  <a:lnTo>
                                    <a:pt x="4389069" y="0"/>
                                  </a:lnTo>
                                  <a:lnTo>
                                    <a:pt x="3029127" y="0"/>
                                  </a:lnTo>
                                  <a:lnTo>
                                    <a:pt x="3002737" y="5334"/>
                                  </a:lnTo>
                                  <a:lnTo>
                                    <a:pt x="2981198" y="19862"/>
                                  </a:lnTo>
                                  <a:lnTo>
                                    <a:pt x="2966669" y="41414"/>
                                  </a:lnTo>
                                  <a:lnTo>
                                    <a:pt x="2961335" y="67792"/>
                                  </a:lnTo>
                                  <a:lnTo>
                                    <a:pt x="2961335" y="1674139"/>
                                  </a:lnTo>
                                  <a:lnTo>
                                    <a:pt x="2966669" y="1700530"/>
                                  </a:lnTo>
                                  <a:lnTo>
                                    <a:pt x="2981198" y="1722081"/>
                                  </a:lnTo>
                                  <a:lnTo>
                                    <a:pt x="3002737" y="1736610"/>
                                  </a:lnTo>
                                  <a:lnTo>
                                    <a:pt x="3023933" y="1740890"/>
                                  </a:lnTo>
                                  <a:lnTo>
                                    <a:pt x="4394263" y="1740890"/>
                                  </a:lnTo>
                                  <a:lnTo>
                                    <a:pt x="4415460" y="1736610"/>
                                  </a:lnTo>
                                  <a:lnTo>
                                    <a:pt x="4437011" y="1722081"/>
                                  </a:lnTo>
                                  <a:lnTo>
                                    <a:pt x="4451540" y="1700530"/>
                                  </a:lnTo>
                                  <a:lnTo>
                                    <a:pt x="4456862" y="1674139"/>
                                  </a:lnTo>
                                  <a:lnTo>
                                    <a:pt x="4456862" y="67792"/>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0" y="6"/>
                              <a:ext cx="1176020" cy="1725295"/>
                            </a:xfrm>
                            <a:custGeom>
                              <a:avLst/>
                              <a:gdLst/>
                              <a:ahLst/>
                              <a:cxnLst/>
                              <a:rect l="l" t="t" r="r" b="b"/>
                              <a:pathLst>
                                <a:path w="1176020" h="1725295">
                                  <a:moveTo>
                                    <a:pt x="159131" y="21145"/>
                                  </a:moveTo>
                                  <a:lnTo>
                                    <a:pt x="153352" y="15367"/>
                                  </a:lnTo>
                                  <a:lnTo>
                                    <a:pt x="5778" y="15367"/>
                                  </a:lnTo>
                                  <a:lnTo>
                                    <a:pt x="0" y="21145"/>
                                  </a:lnTo>
                                  <a:lnTo>
                                    <a:pt x="0" y="1719160"/>
                                  </a:lnTo>
                                  <a:lnTo>
                                    <a:pt x="5638" y="1724812"/>
                                  </a:lnTo>
                                  <a:lnTo>
                                    <a:pt x="153479" y="1724812"/>
                                  </a:lnTo>
                                  <a:lnTo>
                                    <a:pt x="159131" y="1719160"/>
                                  </a:lnTo>
                                  <a:lnTo>
                                    <a:pt x="159131" y="21145"/>
                                  </a:lnTo>
                                  <a:close/>
                                </a:path>
                                <a:path w="1176020" h="1725295">
                                  <a:moveTo>
                                    <a:pt x="678434" y="67779"/>
                                  </a:moveTo>
                                  <a:lnTo>
                                    <a:pt x="667042" y="30175"/>
                                  </a:lnTo>
                                  <a:lnTo>
                                    <a:pt x="636587" y="5156"/>
                                  </a:lnTo>
                                  <a:lnTo>
                                    <a:pt x="610654" y="0"/>
                                  </a:lnTo>
                                  <a:lnTo>
                                    <a:pt x="254927" y="0"/>
                                  </a:lnTo>
                                  <a:lnTo>
                                    <a:pt x="217322" y="11391"/>
                                  </a:lnTo>
                                  <a:lnTo>
                                    <a:pt x="192303" y="41846"/>
                                  </a:lnTo>
                                  <a:lnTo>
                                    <a:pt x="187147" y="67779"/>
                                  </a:lnTo>
                                  <a:lnTo>
                                    <a:pt x="187147" y="1521510"/>
                                  </a:lnTo>
                                  <a:lnTo>
                                    <a:pt x="198539" y="1559115"/>
                                  </a:lnTo>
                                  <a:lnTo>
                                    <a:pt x="228993" y="1584134"/>
                                  </a:lnTo>
                                  <a:lnTo>
                                    <a:pt x="252069" y="1589011"/>
                                  </a:lnTo>
                                  <a:lnTo>
                                    <a:pt x="613511" y="1589011"/>
                                  </a:lnTo>
                                  <a:lnTo>
                                    <a:pt x="658583" y="1569440"/>
                                  </a:lnTo>
                                  <a:lnTo>
                                    <a:pt x="677125" y="1534795"/>
                                  </a:lnTo>
                                  <a:lnTo>
                                    <a:pt x="678434" y="1521510"/>
                                  </a:lnTo>
                                  <a:lnTo>
                                    <a:pt x="678434" y="67779"/>
                                  </a:lnTo>
                                  <a:close/>
                                </a:path>
                                <a:path w="1176020" h="1725295">
                                  <a:moveTo>
                                    <a:pt x="1175715" y="67779"/>
                                  </a:moveTo>
                                  <a:lnTo>
                                    <a:pt x="1164323" y="30175"/>
                                  </a:lnTo>
                                  <a:lnTo>
                                    <a:pt x="1133868" y="5156"/>
                                  </a:lnTo>
                                  <a:lnTo>
                                    <a:pt x="1107935" y="0"/>
                                  </a:lnTo>
                                  <a:lnTo>
                                    <a:pt x="752208" y="0"/>
                                  </a:lnTo>
                                  <a:lnTo>
                                    <a:pt x="714603" y="11391"/>
                                  </a:lnTo>
                                  <a:lnTo>
                                    <a:pt x="689584" y="41846"/>
                                  </a:lnTo>
                                  <a:lnTo>
                                    <a:pt x="684428" y="67779"/>
                                  </a:lnTo>
                                  <a:lnTo>
                                    <a:pt x="684428" y="1521510"/>
                                  </a:lnTo>
                                  <a:lnTo>
                                    <a:pt x="695820" y="1559115"/>
                                  </a:lnTo>
                                  <a:lnTo>
                                    <a:pt x="726274" y="1584134"/>
                                  </a:lnTo>
                                  <a:lnTo>
                                    <a:pt x="749350" y="1589011"/>
                                  </a:lnTo>
                                  <a:lnTo>
                                    <a:pt x="1110792" y="1589011"/>
                                  </a:lnTo>
                                  <a:lnTo>
                                    <a:pt x="1155865" y="1569440"/>
                                  </a:lnTo>
                                  <a:lnTo>
                                    <a:pt x="1174394" y="1534795"/>
                                  </a:lnTo>
                                  <a:lnTo>
                                    <a:pt x="1175715" y="1521510"/>
                                  </a:lnTo>
                                  <a:lnTo>
                                    <a:pt x="1175715" y="67779"/>
                                  </a:lnTo>
                                  <a:close/>
                                </a:path>
                              </a:pathLst>
                            </a:custGeom>
                            <a:solidFill>
                              <a:srgbClr val="D8E7D0"/>
                            </a:solidFill>
                          </wps:spPr>
                          <wps:bodyPr wrap="square" lIns="0" tIns="0" rIns="0" bIns="0" rtlCol="0">
                            <a:prstTxWarp prst="textNoShape">
                              <a:avLst/>
                            </a:prstTxWarp>
                            <a:noAutofit/>
                          </wps:bodyPr>
                        </wps:wsp>
                        <wps:wsp>
                          <wps:cNvPr id="54" name="Graphic 54"/>
                          <wps:cNvSpPr/>
                          <wps:spPr>
                            <a:xfrm>
                              <a:off x="0" y="215855"/>
                              <a:ext cx="159385" cy="1588135"/>
                            </a:xfrm>
                            <a:custGeom>
                              <a:avLst/>
                              <a:gdLst/>
                              <a:ahLst/>
                              <a:cxnLst/>
                              <a:rect l="l" t="t" r="r" b="b"/>
                              <a:pathLst>
                                <a:path w="159385" h="1588135">
                                  <a:moveTo>
                                    <a:pt x="159156" y="1361579"/>
                                  </a:moveTo>
                                  <a:lnTo>
                                    <a:pt x="0" y="1361579"/>
                                  </a:lnTo>
                                  <a:lnTo>
                                    <a:pt x="0" y="1587525"/>
                                  </a:lnTo>
                                  <a:lnTo>
                                    <a:pt x="159156" y="1587525"/>
                                  </a:lnTo>
                                  <a:lnTo>
                                    <a:pt x="159156" y="1361579"/>
                                  </a:lnTo>
                                  <a:close/>
                                </a:path>
                                <a:path w="159385" h="1588135">
                                  <a:moveTo>
                                    <a:pt x="159156" y="1134643"/>
                                  </a:moveTo>
                                  <a:lnTo>
                                    <a:pt x="0" y="1134643"/>
                                  </a:lnTo>
                                  <a:lnTo>
                                    <a:pt x="0" y="1360601"/>
                                  </a:lnTo>
                                  <a:lnTo>
                                    <a:pt x="159156" y="1360601"/>
                                  </a:lnTo>
                                  <a:lnTo>
                                    <a:pt x="159156" y="1134643"/>
                                  </a:lnTo>
                                  <a:close/>
                                </a:path>
                                <a:path w="159385" h="1588135">
                                  <a:moveTo>
                                    <a:pt x="159156" y="907719"/>
                                  </a:moveTo>
                                  <a:lnTo>
                                    <a:pt x="0" y="907719"/>
                                  </a:lnTo>
                                  <a:lnTo>
                                    <a:pt x="0" y="1133665"/>
                                  </a:lnTo>
                                  <a:lnTo>
                                    <a:pt x="159156" y="1133665"/>
                                  </a:lnTo>
                                  <a:lnTo>
                                    <a:pt x="159156" y="907719"/>
                                  </a:lnTo>
                                  <a:close/>
                                </a:path>
                                <a:path w="159385" h="1588135">
                                  <a:moveTo>
                                    <a:pt x="159156" y="680783"/>
                                  </a:moveTo>
                                  <a:lnTo>
                                    <a:pt x="0" y="680783"/>
                                  </a:lnTo>
                                  <a:lnTo>
                                    <a:pt x="0" y="906741"/>
                                  </a:lnTo>
                                  <a:lnTo>
                                    <a:pt x="159156" y="906741"/>
                                  </a:lnTo>
                                  <a:lnTo>
                                    <a:pt x="159156" y="680783"/>
                                  </a:lnTo>
                                  <a:close/>
                                </a:path>
                                <a:path w="159385" h="1588135">
                                  <a:moveTo>
                                    <a:pt x="159156" y="453859"/>
                                  </a:moveTo>
                                  <a:lnTo>
                                    <a:pt x="0" y="453859"/>
                                  </a:lnTo>
                                  <a:lnTo>
                                    <a:pt x="0" y="679805"/>
                                  </a:lnTo>
                                  <a:lnTo>
                                    <a:pt x="159156" y="679805"/>
                                  </a:lnTo>
                                  <a:lnTo>
                                    <a:pt x="159156" y="453859"/>
                                  </a:lnTo>
                                  <a:close/>
                                </a:path>
                                <a:path w="159385" h="1588135">
                                  <a:moveTo>
                                    <a:pt x="159156" y="226923"/>
                                  </a:moveTo>
                                  <a:lnTo>
                                    <a:pt x="0" y="226923"/>
                                  </a:lnTo>
                                  <a:lnTo>
                                    <a:pt x="0" y="452882"/>
                                  </a:lnTo>
                                  <a:lnTo>
                                    <a:pt x="159156" y="452882"/>
                                  </a:lnTo>
                                  <a:lnTo>
                                    <a:pt x="159156" y="226923"/>
                                  </a:lnTo>
                                  <a:close/>
                                </a:path>
                                <a:path w="159385" h="1588135">
                                  <a:moveTo>
                                    <a:pt x="159156" y="0"/>
                                  </a:moveTo>
                                  <a:lnTo>
                                    <a:pt x="0" y="0"/>
                                  </a:lnTo>
                                  <a:lnTo>
                                    <a:pt x="0" y="225945"/>
                                  </a:lnTo>
                                  <a:lnTo>
                                    <a:pt x="159156" y="225945"/>
                                  </a:lnTo>
                                  <a:lnTo>
                                    <a:pt x="159156"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0" y="217020"/>
                              <a:ext cx="159385" cy="1362075"/>
                            </a:xfrm>
                            <a:custGeom>
                              <a:avLst/>
                              <a:gdLst/>
                              <a:ahLst/>
                              <a:cxnLst/>
                              <a:rect l="l" t="t" r="r" b="b"/>
                              <a:pathLst>
                                <a:path w="159385" h="1362075">
                                  <a:moveTo>
                                    <a:pt x="0" y="0"/>
                                  </a:moveTo>
                                  <a:lnTo>
                                    <a:pt x="159164" y="0"/>
                                  </a:lnTo>
                                </a:path>
                                <a:path w="159385" h="1362075">
                                  <a:moveTo>
                                    <a:pt x="0" y="223600"/>
                                  </a:moveTo>
                                  <a:lnTo>
                                    <a:pt x="159164" y="223600"/>
                                  </a:lnTo>
                                </a:path>
                                <a:path w="159385" h="1362075">
                                  <a:moveTo>
                                    <a:pt x="0" y="226930"/>
                                  </a:moveTo>
                                  <a:lnTo>
                                    <a:pt x="159164" y="226930"/>
                                  </a:lnTo>
                                </a:path>
                                <a:path w="159385" h="1362075">
                                  <a:moveTo>
                                    <a:pt x="0" y="450531"/>
                                  </a:moveTo>
                                  <a:lnTo>
                                    <a:pt x="159164" y="450531"/>
                                  </a:lnTo>
                                </a:path>
                                <a:path w="159385" h="1362075">
                                  <a:moveTo>
                                    <a:pt x="0" y="453861"/>
                                  </a:moveTo>
                                  <a:lnTo>
                                    <a:pt x="159164" y="453861"/>
                                  </a:lnTo>
                                </a:path>
                                <a:path w="159385" h="1362075">
                                  <a:moveTo>
                                    <a:pt x="0" y="677462"/>
                                  </a:moveTo>
                                  <a:lnTo>
                                    <a:pt x="159164" y="677462"/>
                                  </a:lnTo>
                                </a:path>
                                <a:path w="159385" h="1362075">
                                  <a:moveTo>
                                    <a:pt x="0" y="680792"/>
                                  </a:moveTo>
                                  <a:lnTo>
                                    <a:pt x="159164" y="680792"/>
                                  </a:lnTo>
                                </a:path>
                                <a:path w="159385" h="1362075">
                                  <a:moveTo>
                                    <a:pt x="0" y="904392"/>
                                  </a:moveTo>
                                  <a:lnTo>
                                    <a:pt x="159164" y="904392"/>
                                  </a:lnTo>
                                </a:path>
                                <a:path w="159385" h="1362075">
                                  <a:moveTo>
                                    <a:pt x="0" y="907722"/>
                                  </a:moveTo>
                                  <a:lnTo>
                                    <a:pt x="159164" y="907722"/>
                                  </a:lnTo>
                                </a:path>
                                <a:path w="159385" h="1362075">
                                  <a:moveTo>
                                    <a:pt x="0" y="1131323"/>
                                  </a:moveTo>
                                  <a:lnTo>
                                    <a:pt x="159164" y="1131323"/>
                                  </a:lnTo>
                                </a:path>
                                <a:path w="159385" h="1362075">
                                  <a:moveTo>
                                    <a:pt x="0" y="1134653"/>
                                  </a:moveTo>
                                  <a:lnTo>
                                    <a:pt x="159164" y="1134653"/>
                                  </a:lnTo>
                                </a:path>
                                <a:path w="159385" h="1362075">
                                  <a:moveTo>
                                    <a:pt x="0" y="1358254"/>
                                  </a:moveTo>
                                  <a:lnTo>
                                    <a:pt x="159164" y="1358254"/>
                                  </a:lnTo>
                                </a:path>
                                <a:path w="159385" h="1362075">
                                  <a:moveTo>
                                    <a:pt x="0" y="1361583"/>
                                  </a:moveTo>
                                  <a:lnTo>
                                    <a:pt x="159164" y="1361583"/>
                                  </a:lnTo>
                                </a:path>
                              </a:pathLst>
                            </a:custGeom>
                            <a:ln w="235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5" cstate="print"/>
                            <a:stretch>
                              <a:fillRect/>
                            </a:stretch>
                          </pic:blipFill>
                          <pic:spPr>
                            <a:xfrm>
                              <a:off x="5915579" y="455266"/>
                              <a:ext cx="194196" cy="194196"/>
                            </a:xfrm>
                            <a:prstGeom prst="rect">
                              <a:avLst/>
                            </a:prstGeom>
                          </pic:spPr>
                        </pic:pic>
                        <pic:pic xmlns:pic="http://schemas.openxmlformats.org/drawingml/2006/picture">
                          <pic:nvPicPr>
                            <pic:cNvPr id="57" name="Image 57"/>
                            <pic:cNvPicPr/>
                          </pic:nvPicPr>
                          <pic:blipFill>
                            <a:blip r:embed="rId36" cstate="print"/>
                            <a:stretch>
                              <a:fillRect/>
                            </a:stretch>
                          </pic:blipFill>
                          <pic:spPr>
                            <a:xfrm>
                              <a:off x="2567153" y="41614"/>
                              <a:ext cx="97098" cy="126640"/>
                            </a:xfrm>
                            <a:prstGeom prst="rect">
                              <a:avLst/>
                            </a:prstGeom>
                          </pic:spPr>
                        </pic:pic>
                        <wps:wsp>
                          <wps:cNvPr id="58" name="Graphic 58"/>
                          <wps:cNvSpPr/>
                          <wps:spPr>
                            <a:xfrm>
                              <a:off x="1749385" y="481537"/>
                              <a:ext cx="2879725" cy="944244"/>
                            </a:xfrm>
                            <a:custGeom>
                              <a:avLst/>
                              <a:gdLst/>
                              <a:ahLst/>
                              <a:cxnLst/>
                              <a:rect l="l" t="t" r="r" b="b"/>
                              <a:pathLst>
                                <a:path w="2879725" h="944244">
                                  <a:moveTo>
                                    <a:pt x="413" y="0"/>
                                  </a:moveTo>
                                  <a:lnTo>
                                    <a:pt x="2879592" y="0"/>
                                  </a:lnTo>
                                </a:path>
                                <a:path w="2879725" h="944244">
                                  <a:moveTo>
                                    <a:pt x="413" y="711892"/>
                                  </a:moveTo>
                                  <a:lnTo>
                                    <a:pt x="2879592" y="711892"/>
                                  </a:lnTo>
                                </a:path>
                                <a:path w="2879725" h="944244">
                                  <a:moveTo>
                                    <a:pt x="0" y="944084"/>
                                  </a:moveTo>
                                  <a:lnTo>
                                    <a:pt x="2879179" y="944084"/>
                                  </a:lnTo>
                                </a:path>
                              </a:pathLst>
                            </a:custGeom>
                            <a:ln w="8443">
                              <a:solidFill>
                                <a:srgbClr val="000000"/>
                              </a:solidFill>
                              <a:prstDash val="sysDot"/>
                            </a:ln>
                          </wps:spPr>
                          <wps:bodyPr wrap="square" lIns="0" tIns="0" rIns="0" bIns="0" rtlCol="0">
                            <a:prstTxWarp prst="textNoShape">
                              <a:avLst/>
                            </a:prstTxWarp>
                            <a:noAutofit/>
                          </wps:bodyPr>
                        </wps:wsp>
                        <wps:wsp>
                          <wps:cNvPr id="59" name="Textbox 59"/>
                          <wps:cNvSpPr txBox="1"/>
                          <wps:spPr>
                            <a:xfrm>
                              <a:off x="53694" y="5739"/>
                              <a:ext cx="1612900" cy="1740535"/>
                            </a:xfrm>
                            <a:prstGeom prst="rect">
                              <a:avLst/>
                            </a:prstGeom>
                          </wps:spPr>
                          <wps:txbx>
                            <w:txbxContent>
                              <w:p w14:paraId="178FB4D5" w14:textId="77777777" w:rsidR="00A40DB8" w:rsidRDefault="00096600">
                                <w:pPr>
                                  <w:tabs>
                                    <w:tab w:val="left" w:pos="383"/>
                                    <w:tab w:val="left" w:pos="1166"/>
                                    <w:tab w:val="left" w:pos="1806"/>
                                  </w:tabs>
                                  <w:spacing w:before="17"/>
                                  <w:rPr>
                                    <w:ins w:id="721" w:author="Saleh Kalantari" w:date="2026-04-28T12:46:00Z" w16du:dateUtc="2026-04-28T10:46:00Z"/>
                                    <w:rFonts w:ascii="Calibri"/>
                                    <w:b/>
                                    <w:sz w:val="15"/>
                                  </w:rPr>
                                </w:pPr>
                                <w:ins w:id="722" w:author="Saleh Kalantari" w:date="2026-04-28T12:46:00Z" w16du:dateUtc="2026-04-28T10:46:00Z">
                                  <w:r>
                                    <w:rPr>
                                      <w:rFonts w:ascii="Calibri"/>
                                      <w:b/>
                                      <w:spacing w:val="-10"/>
                                      <w:w w:val="125"/>
                                      <w:position w:val="2"/>
                                      <w:sz w:val="13"/>
                                    </w:rPr>
                                    <w:t>#</w:t>
                                  </w:r>
                                  <w:r>
                                    <w:rPr>
                                      <w:rFonts w:ascii="Calibri"/>
                                      <w:b/>
                                      <w:position w:val="2"/>
                                      <w:sz w:val="13"/>
                                    </w:rPr>
                                    <w:tab/>
                                  </w:r>
                                  <w:r>
                                    <w:rPr>
                                      <w:rFonts w:ascii="Calibri"/>
                                      <w:b/>
                                      <w:w w:val="115"/>
                                      <w:position w:val="1"/>
                                      <w:sz w:val="15"/>
                                    </w:rPr>
                                    <w:t>LLM</w:t>
                                  </w:r>
                                  <w:r>
                                    <w:rPr>
                                      <w:rFonts w:ascii="Calibri"/>
                                      <w:b/>
                                      <w:spacing w:val="-7"/>
                                      <w:w w:val="115"/>
                                      <w:position w:val="1"/>
                                      <w:sz w:val="15"/>
                                    </w:rPr>
                                    <w:t xml:space="preserve"> </w:t>
                                  </w:r>
                                  <w:r>
                                    <w:rPr>
                                      <w:rFonts w:ascii="Calibri"/>
                                      <w:b/>
                                      <w:spacing w:val="-10"/>
                                      <w:w w:val="125"/>
                                      <w:position w:val="1"/>
                                      <w:sz w:val="15"/>
                                    </w:rPr>
                                    <w:t>1</w:t>
                                  </w:r>
                                  <w:r>
                                    <w:rPr>
                                      <w:rFonts w:ascii="Calibri"/>
                                      <w:b/>
                                      <w:position w:val="1"/>
                                      <w:sz w:val="15"/>
                                    </w:rPr>
                                    <w:tab/>
                                  </w:r>
                                  <w:r>
                                    <w:rPr>
                                      <w:rFonts w:ascii="Calibri"/>
                                      <w:b/>
                                      <w:w w:val="115"/>
                                      <w:position w:val="1"/>
                                      <w:sz w:val="15"/>
                                    </w:rPr>
                                    <w:t>LLM</w:t>
                                  </w:r>
                                  <w:r>
                                    <w:rPr>
                                      <w:rFonts w:ascii="Calibri"/>
                                      <w:b/>
                                      <w:spacing w:val="-7"/>
                                      <w:w w:val="115"/>
                                      <w:position w:val="1"/>
                                      <w:sz w:val="15"/>
                                    </w:rPr>
                                    <w:t xml:space="preserve"> </w:t>
                                  </w:r>
                                  <w:r>
                                    <w:rPr>
                                      <w:rFonts w:ascii="Calibri"/>
                                      <w:b/>
                                      <w:spacing w:val="-10"/>
                                      <w:w w:val="125"/>
                                      <w:position w:val="1"/>
                                      <w:sz w:val="15"/>
                                    </w:rPr>
                                    <w:t>2</w:t>
                                  </w:r>
                                  <w:r>
                                    <w:rPr>
                                      <w:rFonts w:ascii="Calibri"/>
                                      <w:b/>
                                      <w:position w:val="1"/>
                                      <w:sz w:val="15"/>
                                    </w:rPr>
                                    <w:tab/>
                                  </w:r>
                                  <w:r>
                                    <w:rPr>
                                      <w:rFonts w:ascii="Calibri"/>
                                      <w:b/>
                                      <w:spacing w:val="-2"/>
                                      <w:w w:val="125"/>
                                      <w:sz w:val="15"/>
                                    </w:rPr>
                                    <w:t>Physician</w:t>
                                  </w:r>
                                </w:ins>
                              </w:p>
                              <w:p w14:paraId="7F1915BC" w14:textId="77777777" w:rsidR="00A40DB8" w:rsidRDefault="00A40DB8">
                                <w:pPr>
                                  <w:spacing w:before="44"/>
                                  <w:rPr>
                                    <w:ins w:id="723" w:author="Saleh Kalantari" w:date="2026-04-28T12:46:00Z" w16du:dateUtc="2026-04-28T10:46:00Z"/>
                                    <w:rFonts w:ascii="Calibri"/>
                                    <w:b/>
                                    <w:sz w:val="15"/>
                                  </w:rPr>
                                </w:pPr>
                              </w:p>
                              <w:p w14:paraId="0063BCA5" w14:textId="77777777" w:rsidR="00A40DB8" w:rsidRDefault="00096600">
                                <w:pPr>
                                  <w:spacing w:before="1"/>
                                  <w:ind w:left="3"/>
                                  <w:rPr>
                                    <w:ins w:id="724" w:author="Saleh Kalantari" w:date="2026-04-28T12:46:00Z" w16du:dateUtc="2026-04-28T10:46:00Z"/>
                                    <w:rFonts w:ascii="Microsoft Sans Serif"/>
                                    <w:sz w:val="13"/>
                                  </w:rPr>
                                </w:pPr>
                                <w:ins w:id="725" w:author="Saleh Kalantari" w:date="2026-04-28T12:46:00Z" w16du:dateUtc="2026-04-28T10:46:00Z">
                                  <w:r>
                                    <w:rPr>
                                      <w:rFonts w:ascii="Microsoft Sans Serif"/>
                                      <w:spacing w:val="-10"/>
                                      <w:sz w:val="13"/>
                                    </w:rPr>
                                    <w:t>1</w:t>
                                  </w:r>
                                </w:ins>
                              </w:p>
                              <w:p w14:paraId="0D48B646" w14:textId="77777777" w:rsidR="00A40DB8" w:rsidRDefault="00A40DB8">
                                <w:pPr>
                                  <w:spacing w:before="62"/>
                                  <w:rPr>
                                    <w:ins w:id="726" w:author="Saleh Kalantari" w:date="2026-04-28T12:46:00Z" w16du:dateUtc="2026-04-28T10:46:00Z"/>
                                    <w:rFonts w:ascii="Microsoft Sans Serif"/>
                                    <w:sz w:val="13"/>
                                  </w:rPr>
                                </w:pPr>
                              </w:p>
                              <w:p w14:paraId="398554FA" w14:textId="77777777" w:rsidR="00A40DB8" w:rsidRDefault="00096600">
                                <w:pPr>
                                  <w:spacing w:before="1"/>
                                  <w:ind w:left="3"/>
                                  <w:rPr>
                                    <w:ins w:id="727" w:author="Saleh Kalantari" w:date="2026-04-28T12:46:00Z" w16du:dateUtc="2026-04-28T10:46:00Z"/>
                                    <w:rFonts w:ascii="Microsoft Sans Serif"/>
                                    <w:sz w:val="13"/>
                                  </w:rPr>
                                </w:pPr>
                                <w:ins w:id="728" w:author="Saleh Kalantari" w:date="2026-04-28T12:46:00Z" w16du:dateUtc="2026-04-28T10:46:00Z">
                                  <w:r>
                                    <w:rPr>
                                      <w:rFonts w:ascii="Microsoft Sans Serif"/>
                                      <w:spacing w:val="-10"/>
                                      <w:sz w:val="13"/>
                                    </w:rPr>
                                    <w:t>2</w:t>
                                  </w:r>
                                </w:ins>
                              </w:p>
                              <w:p w14:paraId="4B19CFDB" w14:textId="77777777" w:rsidR="00A40DB8" w:rsidRDefault="00A40DB8">
                                <w:pPr>
                                  <w:spacing w:before="63"/>
                                  <w:rPr>
                                    <w:ins w:id="729" w:author="Saleh Kalantari" w:date="2026-04-28T12:46:00Z" w16du:dateUtc="2026-04-28T10:46:00Z"/>
                                    <w:rFonts w:ascii="Microsoft Sans Serif"/>
                                    <w:sz w:val="13"/>
                                  </w:rPr>
                                </w:pPr>
                              </w:p>
                              <w:p w14:paraId="3847D555" w14:textId="77777777" w:rsidR="00A40DB8" w:rsidRDefault="00096600">
                                <w:pPr>
                                  <w:ind w:left="3"/>
                                  <w:rPr>
                                    <w:ins w:id="730" w:author="Saleh Kalantari" w:date="2026-04-28T12:46:00Z" w16du:dateUtc="2026-04-28T10:46:00Z"/>
                                    <w:rFonts w:ascii="Microsoft Sans Serif"/>
                                    <w:sz w:val="13"/>
                                  </w:rPr>
                                </w:pPr>
                                <w:ins w:id="731" w:author="Saleh Kalantari" w:date="2026-04-28T12:46:00Z" w16du:dateUtc="2026-04-28T10:46:00Z">
                                  <w:r>
                                    <w:rPr>
                                      <w:rFonts w:ascii="Microsoft Sans Serif"/>
                                      <w:spacing w:val="-10"/>
                                      <w:sz w:val="13"/>
                                    </w:rPr>
                                    <w:t>3</w:t>
                                  </w:r>
                                </w:ins>
                              </w:p>
                              <w:p w14:paraId="36CFF060" w14:textId="77777777" w:rsidR="00A40DB8" w:rsidRDefault="00A40DB8">
                                <w:pPr>
                                  <w:spacing w:before="63"/>
                                  <w:rPr>
                                    <w:ins w:id="732" w:author="Saleh Kalantari" w:date="2026-04-28T12:46:00Z" w16du:dateUtc="2026-04-28T10:46:00Z"/>
                                    <w:rFonts w:ascii="Microsoft Sans Serif"/>
                                    <w:sz w:val="13"/>
                                  </w:rPr>
                                </w:pPr>
                              </w:p>
                              <w:p w14:paraId="62456C30" w14:textId="77777777" w:rsidR="00A40DB8" w:rsidRDefault="00096600">
                                <w:pPr>
                                  <w:ind w:left="3"/>
                                  <w:rPr>
                                    <w:ins w:id="733" w:author="Saleh Kalantari" w:date="2026-04-28T12:46:00Z" w16du:dateUtc="2026-04-28T10:46:00Z"/>
                                    <w:rFonts w:ascii="Microsoft Sans Serif"/>
                                    <w:sz w:val="13"/>
                                  </w:rPr>
                                </w:pPr>
                                <w:ins w:id="734" w:author="Saleh Kalantari" w:date="2026-04-28T12:46:00Z" w16du:dateUtc="2026-04-28T10:46:00Z">
                                  <w:r>
                                    <w:rPr>
                                      <w:rFonts w:ascii="Microsoft Sans Serif"/>
                                      <w:spacing w:val="-10"/>
                                      <w:sz w:val="13"/>
                                    </w:rPr>
                                    <w:t>4</w:t>
                                  </w:r>
                                </w:ins>
                              </w:p>
                              <w:p w14:paraId="1C545B0F" w14:textId="77777777" w:rsidR="00A40DB8" w:rsidRDefault="00A40DB8">
                                <w:pPr>
                                  <w:spacing w:before="63"/>
                                  <w:rPr>
                                    <w:ins w:id="735" w:author="Saleh Kalantari" w:date="2026-04-28T12:46:00Z" w16du:dateUtc="2026-04-28T10:46:00Z"/>
                                    <w:rFonts w:ascii="Microsoft Sans Serif"/>
                                    <w:sz w:val="13"/>
                                  </w:rPr>
                                </w:pPr>
                              </w:p>
                              <w:p w14:paraId="6B361E52" w14:textId="77777777" w:rsidR="00A40DB8" w:rsidRDefault="00096600">
                                <w:pPr>
                                  <w:ind w:left="3"/>
                                  <w:rPr>
                                    <w:ins w:id="736" w:author="Saleh Kalantari" w:date="2026-04-28T12:46:00Z" w16du:dateUtc="2026-04-28T10:46:00Z"/>
                                    <w:rFonts w:ascii="Microsoft Sans Serif"/>
                                    <w:sz w:val="13"/>
                                  </w:rPr>
                                </w:pPr>
                                <w:ins w:id="737" w:author="Saleh Kalantari" w:date="2026-04-28T12:46:00Z" w16du:dateUtc="2026-04-28T10:46:00Z">
                                  <w:r>
                                    <w:rPr>
                                      <w:rFonts w:ascii="Microsoft Sans Serif"/>
                                      <w:spacing w:val="-10"/>
                                      <w:sz w:val="13"/>
                                    </w:rPr>
                                    <w:t>5</w:t>
                                  </w:r>
                                </w:ins>
                              </w:p>
                              <w:p w14:paraId="163621C2" w14:textId="77777777" w:rsidR="00A40DB8" w:rsidRDefault="00A40DB8">
                                <w:pPr>
                                  <w:spacing w:before="63"/>
                                  <w:rPr>
                                    <w:ins w:id="738" w:author="Saleh Kalantari" w:date="2026-04-28T12:46:00Z" w16du:dateUtc="2026-04-28T10:46:00Z"/>
                                    <w:rFonts w:ascii="Microsoft Sans Serif"/>
                                    <w:sz w:val="13"/>
                                  </w:rPr>
                                </w:pPr>
                              </w:p>
                              <w:p w14:paraId="35B9CD98" w14:textId="77777777" w:rsidR="00A40DB8" w:rsidRDefault="00096600">
                                <w:pPr>
                                  <w:ind w:left="3"/>
                                  <w:rPr>
                                    <w:ins w:id="739" w:author="Saleh Kalantari" w:date="2026-04-28T12:46:00Z" w16du:dateUtc="2026-04-28T10:46:00Z"/>
                                    <w:rFonts w:ascii="Microsoft Sans Serif"/>
                                    <w:sz w:val="13"/>
                                  </w:rPr>
                                </w:pPr>
                                <w:ins w:id="740" w:author="Saleh Kalantari" w:date="2026-04-28T12:46:00Z" w16du:dateUtc="2026-04-28T10:46:00Z">
                                  <w:r>
                                    <w:rPr>
                                      <w:rFonts w:ascii="Microsoft Sans Serif"/>
                                      <w:spacing w:val="-10"/>
                                      <w:sz w:val="13"/>
                                    </w:rPr>
                                    <w:t>6</w:t>
                                  </w:r>
                                </w:ins>
                              </w:p>
                              <w:p w14:paraId="341109F3" w14:textId="77777777" w:rsidR="00A40DB8" w:rsidRDefault="00A40DB8">
                                <w:pPr>
                                  <w:spacing w:before="63"/>
                                  <w:rPr>
                                    <w:ins w:id="741" w:author="Saleh Kalantari" w:date="2026-04-28T12:46:00Z" w16du:dateUtc="2026-04-28T10:46:00Z"/>
                                    <w:rFonts w:ascii="Microsoft Sans Serif"/>
                                    <w:sz w:val="13"/>
                                  </w:rPr>
                                </w:pPr>
                              </w:p>
                              <w:p w14:paraId="0CB77EEE" w14:textId="77777777" w:rsidR="00A40DB8" w:rsidRDefault="00096600">
                                <w:pPr>
                                  <w:ind w:left="3"/>
                                  <w:rPr>
                                    <w:ins w:id="742" w:author="Saleh Kalantari" w:date="2026-04-28T12:46:00Z" w16du:dateUtc="2026-04-28T10:46:00Z"/>
                                    <w:rFonts w:ascii="Microsoft Sans Serif"/>
                                    <w:sz w:val="13"/>
                                  </w:rPr>
                                </w:pPr>
                                <w:ins w:id="743" w:author="Saleh Kalantari" w:date="2026-04-28T12:46:00Z" w16du:dateUtc="2026-04-28T10:46:00Z">
                                  <w:r>
                                    <w:rPr>
                                      <w:rFonts w:ascii="Microsoft Sans Serif"/>
                                      <w:spacing w:val="-10"/>
                                      <w:sz w:val="13"/>
                                    </w:rPr>
                                    <w:t>7</w:t>
                                  </w:r>
                                </w:ins>
                              </w:p>
                            </w:txbxContent>
                          </wps:txbx>
                          <wps:bodyPr wrap="square" lIns="0" tIns="0" rIns="0" bIns="0" rtlCol="0">
                            <a:noAutofit/>
                          </wps:bodyPr>
                        </wps:wsp>
                        <wps:wsp>
                          <wps:cNvPr id="60" name="Textbox 60"/>
                          <wps:cNvSpPr txBox="1"/>
                          <wps:spPr>
                            <a:xfrm>
                              <a:off x="1749385" y="15450"/>
                              <a:ext cx="2892425" cy="1752600"/>
                            </a:xfrm>
                            <a:prstGeom prst="rect">
                              <a:avLst/>
                            </a:prstGeom>
                          </wps:spPr>
                          <wps:txbx>
                            <w:txbxContent>
                              <w:p w14:paraId="20241A4D" w14:textId="77777777" w:rsidR="00A40DB8" w:rsidRDefault="00096600">
                                <w:pPr>
                                  <w:spacing w:before="16"/>
                                  <w:ind w:left="98"/>
                                  <w:rPr>
                                    <w:ins w:id="744" w:author="Saleh Kalantari" w:date="2026-04-28T12:46:00Z" w16du:dateUtc="2026-04-28T10:46:00Z"/>
                                    <w:rFonts w:ascii="Calibri"/>
                                    <w:b/>
                                    <w:sz w:val="16"/>
                                  </w:rPr>
                                </w:pPr>
                                <w:ins w:id="745" w:author="Saleh Kalantari" w:date="2026-04-28T12:46:00Z" w16du:dateUtc="2026-04-28T10:46:00Z">
                                  <w:r>
                                    <w:rPr>
                                      <w:rFonts w:ascii="Calibri"/>
                                      <w:b/>
                                      <w:w w:val="115"/>
                                      <w:sz w:val="16"/>
                                    </w:rPr>
                                    <w:t>Patient</w:t>
                                  </w:r>
                                  <w:r>
                                    <w:rPr>
                                      <w:rFonts w:ascii="Calibri"/>
                                      <w:b/>
                                      <w:spacing w:val="-1"/>
                                      <w:w w:val="115"/>
                                      <w:sz w:val="16"/>
                                    </w:rPr>
                                    <w:t xml:space="preserve"> </w:t>
                                  </w:r>
                                  <w:r>
                                    <w:rPr>
                                      <w:rFonts w:ascii="Calibri"/>
                                      <w:b/>
                                      <w:spacing w:val="-2"/>
                                      <w:w w:val="115"/>
                                      <w:sz w:val="16"/>
                                    </w:rPr>
                                    <w:t>Profile</w:t>
                                  </w:r>
                                </w:ins>
                              </w:p>
                              <w:p w14:paraId="2411BDB0" w14:textId="77777777" w:rsidR="00A40DB8" w:rsidRDefault="00096600">
                                <w:pPr>
                                  <w:numPr>
                                    <w:ilvl w:val="0"/>
                                    <w:numId w:val="4"/>
                                  </w:numPr>
                                  <w:tabs>
                                    <w:tab w:val="left" w:pos="199"/>
                                  </w:tabs>
                                  <w:spacing w:before="153" w:line="280" w:lineRule="auto"/>
                                  <w:ind w:right="78" w:firstLine="31"/>
                                  <w:rPr>
                                    <w:ins w:id="746" w:author="Saleh Kalantari" w:date="2026-04-28T12:46:00Z" w16du:dateUtc="2026-04-28T10:46:00Z"/>
                                    <w:rFonts w:ascii="Calibri"/>
                                    <w:sz w:val="13"/>
                                  </w:rPr>
                                </w:pPr>
                                <w:ins w:id="747" w:author="Saleh Kalantari" w:date="2026-04-28T12:46:00Z" w16du:dateUtc="2026-04-28T10:46:00Z">
                                  <w:r>
                                    <w:rPr>
                                      <w:rFonts w:ascii="Calibri"/>
                                      <w:w w:val="115"/>
                                      <w:sz w:val="13"/>
                                    </w:rPr>
                                    <w:t>A</w:t>
                                  </w:r>
                                  <w:r>
                                    <w:rPr>
                                      <w:rFonts w:ascii="Calibri"/>
                                      <w:spacing w:val="-6"/>
                                      <w:w w:val="115"/>
                                      <w:sz w:val="13"/>
                                    </w:rPr>
                                    <w:t xml:space="preserve"> </w:t>
                                  </w:r>
                                  <w:r>
                                    <w:rPr>
                                      <w:rFonts w:ascii="Calibri"/>
                                      <w:w w:val="115"/>
                                      <w:sz w:val="13"/>
                                    </w:rPr>
                                    <w:t>20-year-old</w:t>
                                  </w:r>
                                  <w:r>
                                    <w:rPr>
                                      <w:rFonts w:ascii="Calibri"/>
                                      <w:spacing w:val="-6"/>
                                      <w:w w:val="115"/>
                                      <w:sz w:val="13"/>
                                    </w:rPr>
                                    <w:t xml:space="preserve"> </w:t>
                                  </w:r>
                                  <w:r>
                                    <w:rPr>
                                      <w:rFonts w:ascii="Calibri"/>
                                      <w:w w:val="115"/>
                                      <w:sz w:val="13"/>
                                    </w:rPr>
                                    <w:t>woman</w:t>
                                  </w:r>
                                  <w:r>
                                    <w:rPr>
                                      <w:rFonts w:ascii="Calibri"/>
                                      <w:spacing w:val="-6"/>
                                      <w:w w:val="115"/>
                                      <w:sz w:val="13"/>
                                    </w:rPr>
                                    <w:t xml:space="preserve"> </w:t>
                                  </w:r>
                                  <w:r>
                                    <w:rPr>
                                      <w:rFonts w:ascii="Calibri"/>
                                      <w:w w:val="115"/>
                                      <w:sz w:val="13"/>
                                    </w:rPr>
                                    <w:t>comes</w:t>
                                  </w:r>
                                  <w:r>
                                    <w:rPr>
                                      <w:rFonts w:ascii="Calibri"/>
                                      <w:spacing w:val="-6"/>
                                      <w:w w:val="115"/>
                                      <w:sz w:val="13"/>
                                    </w:rPr>
                                    <w:t xml:space="preserve"> </w:t>
                                  </w:r>
                                  <w:r>
                                    <w:rPr>
                                      <w:rFonts w:ascii="Calibri"/>
                                      <w:w w:val="115"/>
                                      <w:sz w:val="13"/>
                                    </w:rPr>
                                    <w:t>to</w:t>
                                  </w:r>
                                  <w:r>
                                    <w:rPr>
                                      <w:rFonts w:ascii="Calibri"/>
                                      <w:spacing w:val="-6"/>
                                      <w:w w:val="115"/>
                                      <w:sz w:val="13"/>
                                    </w:rPr>
                                    <w:t xml:space="preserve"> </w:t>
                                  </w:r>
                                  <w:r>
                                    <w:rPr>
                                      <w:rFonts w:ascii="Calibri"/>
                                      <w:w w:val="115"/>
                                      <w:sz w:val="13"/>
                                    </w:rPr>
                                    <w:t>the</w:t>
                                  </w:r>
                                  <w:r>
                                    <w:rPr>
                                      <w:rFonts w:ascii="Calibri"/>
                                      <w:spacing w:val="-6"/>
                                      <w:w w:val="115"/>
                                      <w:sz w:val="13"/>
                                    </w:rPr>
                                    <w:t xml:space="preserve"> </w:t>
                                  </w:r>
                                  <w:r>
                                    <w:rPr>
                                      <w:rFonts w:ascii="Calibri"/>
                                      <w:w w:val="115"/>
                                      <w:sz w:val="13"/>
                                    </w:rPr>
                                    <w:t>primary</w:t>
                                  </w:r>
                                  <w:r>
                                    <w:rPr>
                                      <w:rFonts w:ascii="Calibri"/>
                                      <w:spacing w:val="-6"/>
                                      <w:w w:val="115"/>
                                      <w:sz w:val="13"/>
                                    </w:rPr>
                                    <w:t xml:space="preserve"> </w:t>
                                  </w:r>
                                  <w:r>
                                    <w:rPr>
                                      <w:rFonts w:ascii="Calibri"/>
                                      <w:w w:val="115"/>
                                      <w:sz w:val="13"/>
                                    </w:rPr>
                                    <w:t>care</w:t>
                                  </w:r>
                                  <w:r>
                                    <w:rPr>
                                      <w:rFonts w:ascii="Calibri"/>
                                      <w:spacing w:val="-6"/>
                                      <w:w w:val="115"/>
                                      <w:sz w:val="13"/>
                                    </w:rPr>
                                    <w:t xml:space="preserve"> </w:t>
                                  </w:r>
                                  <w:r>
                                    <w:rPr>
                                      <w:rFonts w:ascii="Calibri"/>
                                      <w:w w:val="115"/>
                                      <w:sz w:val="13"/>
                                    </w:rPr>
                                    <w:t>clinic</w:t>
                                  </w:r>
                                  <w:r>
                                    <w:rPr>
                                      <w:rFonts w:ascii="Calibri"/>
                                      <w:spacing w:val="-6"/>
                                      <w:w w:val="115"/>
                                      <w:sz w:val="13"/>
                                    </w:rPr>
                                    <w:t xml:space="preserve"> </w:t>
                                  </w:r>
                                  <w:r>
                                    <w:rPr>
                                      <w:rFonts w:ascii="Calibri"/>
                                      <w:w w:val="115"/>
                                      <w:sz w:val="13"/>
                                    </w:rPr>
                                    <w:t>with</w:t>
                                  </w:r>
                                  <w:r>
                                    <w:rPr>
                                      <w:rFonts w:ascii="Calibri"/>
                                      <w:spacing w:val="-6"/>
                                      <w:w w:val="115"/>
                                      <w:sz w:val="13"/>
                                    </w:rPr>
                                    <w:t xml:space="preserve"> </w:t>
                                  </w:r>
                                  <w:r>
                                    <w:rPr>
                                      <w:rFonts w:ascii="Calibri"/>
                                      <w:w w:val="115"/>
                                      <w:sz w:val="13"/>
                                    </w:rPr>
                                    <w:t>complaints</w:t>
                                  </w:r>
                                  <w:r>
                                    <w:rPr>
                                      <w:rFonts w:ascii="Calibri"/>
                                      <w:spacing w:val="40"/>
                                      <w:w w:val="115"/>
                                      <w:sz w:val="13"/>
                                    </w:rPr>
                                    <w:t xml:space="preserve"> </w:t>
                                  </w:r>
                                  <w:r>
                                    <w:rPr>
                                      <w:rFonts w:ascii="Calibri"/>
                                      <w:w w:val="115"/>
                                      <w:sz w:val="13"/>
                                    </w:rPr>
                                    <w:t>of a progressively worsening sore throat, dry cough, and ear pain.</w:t>
                                  </w:r>
                                </w:ins>
                              </w:p>
                              <w:p w14:paraId="57A6C7E0" w14:textId="77777777" w:rsidR="00A40DB8" w:rsidRDefault="00096600">
                                <w:pPr>
                                  <w:numPr>
                                    <w:ilvl w:val="0"/>
                                    <w:numId w:val="4"/>
                                  </w:numPr>
                                  <w:tabs>
                                    <w:tab w:val="left" w:pos="200"/>
                                  </w:tabs>
                                  <w:spacing w:before="1"/>
                                  <w:ind w:left="200" w:hanging="148"/>
                                  <w:rPr>
                                    <w:ins w:id="748" w:author="Saleh Kalantari" w:date="2026-04-28T12:46:00Z" w16du:dateUtc="2026-04-28T10:46:00Z"/>
                                    <w:rFonts w:ascii="Calibri"/>
                                    <w:sz w:val="13"/>
                                  </w:rPr>
                                </w:pPr>
                                <w:ins w:id="749" w:author="Saleh Kalantari" w:date="2026-04-28T12:46:00Z" w16du:dateUtc="2026-04-28T10:46:00Z">
                                  <w:r>
                                    <w:rPr>
                                      <w:rFonts w:ascii="Calibri"/>
                                      <w:spacing w:val="-2"/>
                                      <w:w w:val="115"/>
                                      <w:sz w:val="13"/>
                                    </w:rPr>
                                    <w:t>She reports</w:t>
                                  </w:r>
                                  <w:r>
                                    <w:rPr>
                                      <w:rFonts w:ascii="Calibri"/>
                                      <w:spacing w:val="-1"/>
                                      <w:w w:val="115"/>
                                      <w:sz w:val="13"/>
                                    </w:rPr>
                                    <w:t xml:space="preserve"> </w:t>
                                  </w:r>
                                  <w:r>
                                    <w:rPr>
                                      <w:rFonts w:ascii="Calibri"/>
                                      <w:spacing w:val="-2"/>
                                      <w:w w:val="115"/>
                                      <w:sz w:val="13"/>
                                    </w:rPr>
                                    <w:t>feeling mildly</w:t>
                                  </w:r>
                                  <w:r>
                                    <w:rPr>
                                      <w:rFonts w:ascii="Calibri"/>
                                      <w:spacing w:val="-1"/>
                                      <w:w w:val="115"/>
                                      <w:sz w:val="13"/>
                                    </w:rPr>
                                    <w:t xml:space="preserve"> </w:t>
                                  </w:r>
                                  <w:r>
                                    <w:rPr>
                                      <w:rFonts w:ascii="Calibri"/>
                                      <w:spacing w:val="-2"/>
                                      <w:w w:val="115"/>
                                      <w:sz w:val="13"/>
                                    </w:rPr>
                                    <w:t>unwell</w:t>
                                  </w:r>
                                  <w:r>
                                    <w:rPr>
                                      <w:rFonts w:ascii="Calibri"/>
                                      <w:spacing w:val="-1"/>
                                      <w:w w:val="115"/>
                                      <w:sz w:val="13"/>
                                    </w:rPr>
                                    <w:t xml:space="preserve"> </w:t>
                                  </w:r>
                                  <w:r>
                                    <w:rPr>
                                      <w:rFonts w:ascii="Calibri"/>
                                      <w:spacing w:val="-2"/>
                                      <w:w w:val="115"/>
                                      <w:sz w:val="13"/>
                                    </w:rPr>
                                    <w:t>for two</w:t>
                                  </w:r>
                                  <w:r>
                                    <w:rPr>
                                      <w:rFonts w:ascii="Calibri"/>
                                      <w:spacing w:val="-1"/>
                                      <w:w w:val="115"/>
                                      <w:sz w:val="13"/>
                                    </w:rPr>
                                    <w:t xml:space="preserve"> </w:t>
                                  </w:r>
                                  <w:r>
                                    <w:rPr>
                                      <w:rFonts w:ascii="Calibri"/>
                                      <w:spacing w:val="-2"/>
                                      <w:w w:val="115"/>
                                      <w:sz w:val="13"/>
                                    </w:rPr>
                                    <w:t>weeks</w:t>
                                  </w:r>
                                  <w:r>
                                    <w:rPr>
                                      <w:rFonts w:ascii="Calibri"/>
                                      <w:spacing w:val="-1"/>
                                      <w:w w:val="115"/>
                                      <w:sz w:val="13"/>
                                    </w:rPr>
                                    <w:t xml:space="preserve"> </w:t>
                                  </w:r>
                                  <w:r>
                                    <w:rPr>
                                      <w:rFonts w:ascii="Calibri"/>
                                      <w:spacing w:val="-2"/>
                                      <w:w w:val="115"/>
                                      <w:sz w:val="13"/>
                                    </w:rPr>
                                    <w:t>prior, with</w:t>
                                  </w:r>
                                  <w:r>
                                    <w:rPr>
                                      <w:rFonts w:ascii="Calibri"/>
                                      <w:spacing w:val="-1"/>
                                      <w:w w:val="115"/>
                                      <w:sz w:val="13"/>
                                    </w:rPr>
                                    <w:t xml:space="preserve"> </w:t>
                                  </w:r>
                                  <w:r>
                                    <w:rPr>
                                      <w:rFonts w:ascii="Calibri"/>
                                      <w:spacing w:val="-2"/>
                                      <w:w w:val="115"/>
                                      <w:sz w:val="13"/>
                                    </w:rPr>
                                    <w:t>symptoms</w:t>
                                  </w:r>
                                </w:ins>
                              </w:p>
                              <w:p w14:paraId="344ECC65" w14:textId="77777777" w:rsidR="00A40DB8" w:rsidRDefault="00096600">
                                <w:pPr>
                                  <w:tabs>
                                    <w:tab w:val="left" w:pos="4534"/>
                                  </w:tabs>
                                  <w:spacing w:before="27"/>
                                  <w:rPr>
                                    <w:ins w:id="750" w:author="Saleh Kalantari" w:date="2026-04-28T12:46:00Z" w16du:dateUtc="2026-04-28T10:46:00Z"/>
                                    <w:rFonts w:ascii="Calibri"/>
                                    <w:sz w:val="13"/>
                                  </w:rPr>
                                </w:pPr>
                                <w:ins w:id="751" w:author="Saleh Kalantari" w:date="2026-04-28T12:46:00Z" w16du:dateUtc="2026-04-28T10:46:00Z">
                                  <w:r>
                                    <w:rPr>
                                      <w:rFonts w:ascii="Calibri"/>
                                      <w:spacing w:val="-13"/>
                                      <w:w w:val="115"/>
                                      <w:sz w:val="13"/>
                                      <w:u w:val="dotted"/>
                                    </w:rPr>
                                    <w:t xml:space="preserve"> </w:t>
                                  </w:r>
                                  <w:r>
                                    <w:rPr>
                                      <w:rFonts w:ascii="Calibri"/>
                                      <w:spacing w:val="-2"/>
                                      <w:w w:val="115"/>
                                      <w:sz w:val="13"/>
                                      <w:u w:val="dotted"/>
                                    </w:rPr>
                                    <w:t>including</w:t>
                                  </w:r>
                                  <w:r>
                                    <w:rPr>
                                      <w:rFonts w:ascii="Calibri"/>
                                      <w:spacing w:val="2"/>
                                      <w:w w:val="115"/>
                                      <w:sz w:val="13"/>
                                      <w:u w:val="dotted"/>
                                    </w:rPr>
                                    <w:t xml:space="preserve"> </w:t>
                                  </w:r>
                                  <w:r>
                                    <w:rPr>
                                      <w:rFonts w:ascii="Calibri"/>
                                      <w:spacing w:val="-2"/>
                                      <w:w w:val="115"/>
                                      <w:sz w:val="13"/>
                                      <w:u w:val="dotted"/>
                                    </w:rPr>
                                    <w:t>fever,</w:t>
                                  </w:r>
                                  <w:r>
                                    <w:rPr>
                                      <w:rFonts w:ascii="Calibri"/>
                                      <w:spacing w:val="2"/>
                                      <w:w w:val="115"/>
                                      <w:sz w:val="13"/>
                                      <w:u w:val="dotted"/>
                                    </w:rPr>
                                    <w:t xml:space="preserve"> </w:t>
                                  </w:r>
                                  <w:r>
                                    <w:rPr>
                                      <w:rFonts w:ascii="Calibri"/>
                                      <w:spacing w:val="-2"/>
                                      <w:w w:val="115"/>
                                      <w:sz w:val="13"/>
                                      <w:u w:val="dotted"/>
                                    </w:rPr>
                                    <w:t>fatigue,</w:t>
                                  </w:r>
                                  <w:r>
                                    <w:rPr>
                                      <w:rFonts w:ascii="Calibri"/>
                                      <w:spacing w:val="2"/>
                                      <w:w w:val="115"/>
                                      <w:sz w:val="13"/>
                                      <w:u w:val="dotted"/>
                                    </w:rPr>
                                    <w:t xml:space="preserve"> </w:t>
                                  </w:r>
                                  <w:r>
                                    <w:rPr>
                                      <w:rFonts w:ascii="Calibri"/>
                                      <w:spacing w:val="-2"/>
                                      <w:w w:val="115"/>
                                      <w:sz w:val="13"/>
                                      <w:u w:val="dotted"/>
                                    </w:rPr>
                                    <w:t>muscle</w:t>
                                  </w:r>
                                  <w:r>
                                    <w:rPr>
                                      <w:rFonts w:ascii="Calibri"/>
                                      <w:spacing w:val="2"/>
                                      <w:w w:val="115"/>
                                      <w:sz w:val="13"/>
                                      <w:u w:val="dotted"/>
                                    </w:rPr>
                                    <w:t xml:space="preserve"> </w:t>
                                  </w:r>
                                  <w:r>
                                    <w:rPr>
                                      <w:rFonts w:ascii="Calibri"/>
                                      <w:spacing w:val="-2"/>
                                      <w:w w:val="115"/>
                                      <w:sz w:val="13"/>
                                      <w:u w:val="dotted"/>
                                    </w:rPr>
                                    <w:t>aches,</w:t>
                                  </w:r>
                                  <w:r>
                                    <w:rPr>
                                      <w:rFonts w:ascii="Calibri"/>
                                      <w:spacing w:val="1"/>
                                      <w:w w:val="115"/>
                                      <w:sz w:val="13"/>
                                      <w:u w:val="dotted"/>
                                    </w:rPr>
                                    <w:t xml:space="preserve"> </w:t>
                                  </w:r>
                                  <w:r>
                                    <w:rPr>
                                      <w:rFonts w:ascii="Calibri"/>
                                      <w:spacing w:val="-2"/>
                                      <w:w w:val="115"/>
                                      <w:sz w:val="13"/>
                                      <w:u w:val="dotted"/>
                                    </w:rPr>
                                    <w:t>and</w:t>
                                  </w:r>
                                  <w:r>
                                    <w:rPr>
                                      <w:rFonts w:ascii="Calibri"/>
                                      <w:spacing w:val="2"/>
                                      <w:w w:val="115"/>
                                      <w:sz w:val="13"/>
                                      <w:u w:val="dotted"/>
                                    </w:rPr>
                                    <w:t xml:space="preserve"> </w:t>
                                  </w:r>
                                  <w:r>
                                    <w:rPr>
                                      <w:rFonts w:ascii="Calibri"/>
                                      <w:spacing w:val="-2"/>
                                      <w:w w:val="115"/>
                                      <w:sz w:val="13"/>
                                      <w:u w:val="dotted"/>
                                    </w:rPr>
                                    <w:t>headache.</w:t>
                                  </w:r>
                                  <w:r>
                                    <w:rPr>
                                      <w:rFonts w:ascii="Calibri"/>
                                      <w:sz w:val="13"/>
                                      <w:u w:val="dotted"/>
                                    </w:rPr>
                                    <w:tab/>
                                  </w:r>
                                </w:ins>
                              </w:p>
                              <w:p w14:paraId="4E04075F" w14:textId="77777777" w:rsidR="00A40DB8" w:rsidRDefault="00096600">
                                <w:pPr>
                                  <w:numPr>
                                    <w:ilvl w:val="0"/>
                                    <w:numId w:val="4"/>
                                  </w:numPr>
                                  <w:tabs>
                                    <w:tab w:val="left" w:pos="200"/>
                                  </w:tabs>
                                  <w:spacing w:before="28"/>
                                  <w:ind w:left="200" w:hanging="148"/>
                                  <w:rPr>
                                    <w:ins w:id="752" w:author="Saleh Kalantari" w:date="2026-04-28T12:46:00Z" w16du:dateUtc="2026-04-28T10:46:00Z"/>
                                    <w:rFonts w:ascii="Calibri"/>
                                    <w:sz w:val="13"/>
                                  </w:rPr>
                                </w:pPr>
                                <w:ins w:id="753" w:author="Saleh Kalantari" w:date="2026-04-28T12:46:00Z" w16du:dateUtc="2026-04-28T10:46:00Z">
                                  <w:r>
                                    <w:rPr>
                                      <w:rFonts w:ascii="Calibri"/>
                                      <w:spacing w:val="-2"/>
                                      <w:w w:val="115"/>
                                      <w:sz w:val="13"/>
                                    </w:rPr>
                                    <w:t>Her</w:t>
                                  </w:r>
                                  <w:r>
                                    <w:rPr>
                                      <w:rFonts w:ascii="Calibri"/>
                                      <w:spacing w:val="1"/>
                                      <w:w w:val="115"/>
                                      <w:sz w:val="13"/>
                                    </w:rPr>
                                    <w:t xml:space="preserve"> </w:t>
                                  </w:r>
                                  <w:r>
                                    <w:rPr>
                                      <w:rFonts w:ascii="Calibri"/>
                                      <w:spacing w:val="-2"/>
                                      <w:w w:val="115"/>
                                      <w:sz w:val="13"/>
                                    </w:rPr>
                                    <w:t>medical</w:t>
                                  </w:r>
                                  <w:r>
                                    <w:rPr>
                                      <w:rFonts w:ascii="Calibri"/>
                                      <w:spacing w:val="2"/>
                                      <w:w w:val="115"/>
                                      <w:sz w:val="13"/>
                                    </w:rPr>
                                    <w:t xml:space="preserve"> </w:t>
                                  </w:r>
                                  <w:r>
                                    <w:rPr>
                                      <w:rFonts w:ascii="Calibri"/>
                                      <w:spacing w:val="-2"/>
                                      <w:w w:val="115"/>
                                      <w:sz w:val="13"/>
                                    </w:rPr>
                                    <w:t>history</w:t>
                                  </w:r>
                                  <w:r>
                                    <w:rPr>
                                      <w:rFonts w:ascii="Calibri"/>
                                      <w:spacing w:val="2"/>
                                      <w:w w:val="115"/>
                                      <w:sz w:val="13"/>
                                    </w:rPr>
                                    <w:t xml:space="preserve"> </w:t>
                                  </w:r>
                                  <w:r>
                                    <w:rPr>
                                      <w:rFonts w:ascii="Calibri"/>
                                      <w:spacing w:val="-2"/>
                                      <w:w w:val="115"/>
                                      <w:sz w:val="13"/>
                                    </w:rPr>
                                    <w:t>is</w:t>
                                  </w:r>
                                  <w:r>
                                    <w:rPr>
                                      <w:rFonts w:ascii="Calibri"/>
                                      <w:spacing w:val="2"/>
                                      <w:w w:val="115"/>
                                      <w:sz w:val="13"/>
                                    </w:rPr>
                                    <w:t xml:space="preserve"> </w:t>
                                  </w:r>
                                  <w:r>
                                    <w:rPr>
                                      <w:rFonts w:ascii="Calibri"/>
                                      <w:spacing w:val="-2"/>
                                      <w:w w:val="115"/>
                                      <w:sz w:val="13"/>
                                    </w:rPr>
                                    <w:t>unremarkable,</w:t>
                                  </w:r>
                                  <w:r>
                                    <w:rPr>
                                      <w:rFonts w:ascii="Calibri"/>
                                      <w:spacing w:val="2"/>
                                      <w:w w:val="115"/>
                                      <w:sz w:val="13"/>
                                    </w:rPr>
                                    <w:t xml:space="preserve"> </w:t>
                                  </w:r>
                                  <w:r>
                                    <w:rPr>
                                      <w:rFonts w:ascii="Calibri"/>
                                      <w:spacing w:val="-2"/>
                                      <w:w w:val="115"/>
                                      <w:sz w:val="13"/>
                                    </w:rPr>
                                    <w:t>and</w:t>
                                  </w:r>
                                  <w:r>
                                    <w:rPr>
                                      <w:rFonts w:ascii="Calibri"/>
                                      <w:spacing w:val="2"/>
                                      <w:w w:val="115"/>
                                      <w:sz w:val="13"/>
                                    </w:rPr>
                                    <w:t xml:space="preserve"> </w:t>
                                  </w:r>
                                  <w:r>
                                    <w:rPr>
                                      <w:rFonts w:ascii="Calibri"/>
                                      <w:spacing w:val="-2"/>
                                      <w:w w:val="115"/>
                                      <w:sz w:val="13"/>
                                    </w:rPr>
                                    <w:t>her</w:t>
                                  </w:r>
                                  <w:r>
                                    <w:rPr>
                                      <w:rFonts w:ascii="Calibri"/>
                                      <w:spacing w:val="2"/>
                                      <w:w w:val="115"/>
                                      <w:sz w:val="13"/>
                                    </w:rPr>
                                    <w:t xml:space="preserve"> </w:t>
                                  </w:r>
                                  <w:r>
                                    <w:rPr>
                                      <w:rFonts w:ascii="Calibri"/>
                                      <w:spacing w:val="-2"/>
                                      <w:w w:val="115"/>
                                      <w:sz w:val="13"/>
                                    </w:rPr>
                                    <w:t>only</w:t>
                                  </w:r>
                                  <w:r>
                                    <w:rPr>
                                      <w:rFonts w:ascii="Calibri"/>
                                      <w:spacing w:val="2"/>
                                      <w:w w:val="115"/>
                                      <w:sz w:val="13"/>
                                    </w:rPr>
                                    <w:t xml:space="preserve"> </w:t>
                                  </w:r>
                                  <w:r>
                                    <w:rPr>
                                      <w:rFonts w:ascii="Calibri"/>
                                      <w:spacing w:val="-2"/>
                                      <w:w w:val="115"/>
                                      <w:sz w:val="13"/>
                                    </w:rPr>
                                    <w:t>daily</w:t>
                                  </w:r>
                                  <w:r>
                                    <w:rPr>
                                      <w:rFonts w:ascii="Calibri"/>
                                      <w:spacing w:val="2"/>
                                      <w:w w:val="115"/>
                                      <w:sz w:val="13"/>
                                    </w:rPr>
                                    <w:t xml:space="preserve"> </w:t>
                                  </w:r>
                                  <w:r>
                                    <w:rPr>
                                      <w:rFonts w:ascii="Calibri"/>
                                      <w:spacing w:val="-2"/>
                                      <w:w w:val="115"/>
                                      <w:sz w:val="13"/>
                                    </w:rPr>
                                    <w:t>medication</w:t>
                                  </w:r>
                                  <w:r>
                                    <w:rPr>
                                      <w:rFonts w:ascii="Calibri"/>
                                      <w:spacing w:val="2"/>
                                      <w:w w:val="115"/>
                                      <w:sz w:val="13"/>
                                    </w:rPr>
                                    <w:t xml:space="preserve"> </w:t>
                                  </w:r>
                                  <w:r>
                                    <w:rPr>
                                      <w:rFonts w:ascii="Calibri"/>
                                      <w:spacing w:val="-2"/>
                                      <w:w w:val="115"/>
                                      <w:sz w:val="13"/>
                                    </w:rPr>
                                    <w:t>is</w:t>
                                  </w:r>
                                  <w:r>
                                    <w:rPr>
                                      <w:rFonts w:ascii="Calibri"/>
                                      <w:spacing w:val="2"/>
                                      <w:w w:val="115"/>
                                      <w:sz w:val="13"/>
                                    </w:rPr>
                                    <w:t xml:space="preserve"> </w:t>
                                  </w:r>
                                  <w:r>
                                    <w:rPr>
                                      <w:rFonts w:ascii="Calibri"/>
                                      <w:spacing w:val="-10"/>
                                      <w:w w:val="115"/>
                                      <w:sz w:val="13"/>
                                    </w:rPr>
                                    <w:t>a</w:t>
                                  </w:r>
                                </w:ins>
                              </w:p>
                              <w:p w14:paraId="0B9BA8B2" w14:textId="77777777" w:rsidR="00A40DB8" w:rsidRDefault="00096600">
                                <w:pPr>
                                  <w:tabs>
                                    <w:tab w:val="left" w:pos="4534"/>
                                  </w:tabs>
                                  <w:spacing w:before="27"/>
                                  <w:rPr>
                                    <w:ins w:id="754" w:author="Saleh Kalantari" w:date="2026-04-28T12:46:00Z" w16du:dateUtc="2026-04-28T10:46:00Z"/>
                                    <w:rFonts w:ascii="Calibri"/>
                                    <w:sz w:val="13"/>
                                  </w:rPr>
                                </w:pPr>
                                <w:ins w:id="755" w:author="Saleh Kalantari" w:date="2026-04-28T12:46:00Z" w16du:dateUtc="2026-04-28T10:46:00Z">
                                  <w:r>
                                    <w:rPr>
                                      <w:rFonts w:ascii="Calibri"/>
                                      <w:spacing w:val="-4"/>
                                      <w:w w:val="110"/>
                                      <w:sz w:val="13"/>
                                      <w:u w:val="dotted"/>
                                    </w:rPr>
                                    <w:t xml:space="preserve"> </w:t>
                                  </w:r>
                                  <w:r>
                                    <w:rPr>
                                      <w:rFonts w:ascii="Calibri"/>
                                      <w:w w:val="110"/>
                                      <w:sz w:val="13"/>
                                      <w:u w:val="dotted"/>
                                    </w:rPr>
                                    <w:t>combined</w:t>
                                  </w:r>
                                  <w:r>
                                    <w:rPr>
                                      <w:rFonts w:ascii="Calibri"/>
                                      <w:spacing w:val="8"/>
                                      <w:w w:val="110"/>
                                      <w:sz w:val="13"/>
                                      <w:u w:val="dotted"/>
                                    </w:rPr>
                                    <w:t xml:space="preserve"> </w:t>
                                  </w:r>
                                  <w:r>
                                    <w:rPr>
                                      <w:rFonts w:ascii="Calibri"/>
                                      <w:w w:val="110"/>
                                      <w:sz w:val="13"/>
                                      <w:u w:val="dotted"/>
                                    </w:rPr>
                                    <w:t>oral</w:t>
                                  </w:r>
                                  <w:r>
                                    <w:rPr>
                                      <w:rFonts w:ascii="Calibri"/>
                                      <w:spacing w:val="7"/>
                                      <w:w w:val="110"/>
                                      <w:sz w:val="13"/>
                                      <w:u w:val="dotted"/>
                                    </w:rPr>
                                    <w:t xml:space="preserve"> </w:t>
                                  </w:r>
                                  <w:r>
                                    <w:rPr>
                                      <w:rFonts w:ascii="Calibri"/>
                                      <w:w w:val="110"/>
                                      <w:sz w:val="13"/>
                                      <w:u w:val="dotted"/>
                                    </w:rPr>
                                    <w:t>contraceptive</w:t>
                                  </w:r>
                                  <w:r>
                                    <w:rPr>
                                      <w:rFonts w:ascii="Calibri"/>
                                      <w:spacing w:val="8"/>
                                      <w:w w:val="110"/>
                                      <w:sz w:val="13"/>
                                      <w:u w:val="dotted"/>
                                    </w:rPr>
                                    <w:t xml:space="preserve"> </w:t>
                                  </w:r>
                                  <w:r>
                                    <w:rPr>
                                      <w:rFonts w:ascii="Calibri"/>
                                      <w:spacing w:val="-4"/>
                                      <w:w w:val="110"/>
                                      <w:sz w:val="13"/>
                                      <w:u w:val="dotted"/>
                                    </w:rPr>
                                    <w:t>pill.</w:t>
                                  </w:r>
                                  <w:r>
                                    <w:rPr>
                                      <w:rFonts w:ascii="Calibri"/>
                                      <w:sz w:val="13"/>
                                      <w:u w:val="dotted"/>
                                    </w:rPr>
                                    <w:tab/>
                                  </w:r>
                                </w:ins>
                              </w:p>
                              <w:p w14:paraId="6DA37EB1" w14:textId="77777777" w:rsidR="00A40DB8" w:rsidRDefault="00096600">
                                <w:pPr>
                                  <w:numPr>
                                    <w:ilvl w:val="0"/>
                                    <w:numId w:val="4"/>
                                  </w:numPr>
                                  <w:tabs>
                                    <w:tab w:val="left" w:pos="199"/>
                                  </w:tabs>
                                  <w:spacing w:before="28" w:line="280" w:lineRule="auto"/>
                                  <w:ind w:right="116" w:firstLine="31"/>
                                  <w:rPr>
                                    <w:ins w:id="756" w:author="Saleh Kalantari" w:date="2026-04-28T12:46:00Z" w16du:dateUtc="2026-04-28T10:46:00Z"/>
                                    <w:rFonts w:ascii="Calibri"/>
                                    <w:sz w:val="13"/>
                                  </w:rPr>
                                </w:pPr>
                                <w:ins w:id="757" w:author="Saleh Kalantari" w:date="2026-04-28T12:46:00Z" w16du:dateUtc="2026-04-28T10:46:00Z">
                                  <w:r>
                                    <w:rPr>
                                      <w:rFonts w:ascii="Calibri"/>
                                      <w:w w:val="115"/>
                                      <w:sz w:val="13"/>
                                    </w:rPr>
                                    <w:t>She</w:t>
                                  </w:r>
                                  <w:r>
                                    <w:rPr>
                                      <w:rFonts w:ascii="Calibri"/>
                                      <w:spacing w:val="-4"/>
                                      <w:w w:val="115"/>
                                      <w:sz w:val="13"/>
                                    </w:rPr>
                                    <w:t xml:space="preserve"> </w:t>
                                  </w:r>
                                  <w:r>
                                    <w:rPr>
                                      <w:rFonts w:ascii="Calibri"/>
                                      <w:w w:val="115"/>
                                      <w:sz w:val="13"/>
                                    </w:rPr>
                                    <w:t>works</w:t>
                                  </w:r>
                                  <w:r>
                                    <w:rPr>
                                      <w:rFonts w:ascii="Calibri"/>
                                      <w:spacing w:val="-4"/>
                                      <w:w w:val="115"/>
                                      <w:sz w:val="13"/>
                                    </w:rPr>
                                    <w:t xml:space="preserve"> </w:t>
                                  </w:r>
                                  <w:r>
                                    <w:rPr>
                                      <w:rFonts w:ascii="Calibri"/>
                                      <w:w w:val="115"/>
                                      <w:sz w:val="13"/>
                                    </w:rPr>
                                    <w:t>as</w:t>
                                  </w:r>
                                  <w:r>
                                    <w:rPr>
                                      <w:rFonts w:ascii="Calibri"/>
                                      <w:spacing w:val="-4"/>
                                      <w:w w:val="115"/>
                                      <w:sz w:val="13"/>
                                    </w:rPr>
                                    <w:t xml:space="preserve"> </w:t>
                                  </w:r>
                                  <w:r>
                                    <w:rPr>
                                      <w:rFonts w:ascii="Calibri"/>
                                      <w:w w:val="115"/>
                                      <w:sz w:val="13"/>
                                    </w:rPr>
                                    <w:t>a</w:t>
                                  </w:r>
                                  <w:r>
                                    <w:rPr>
                                      <w:rFonts w:ascii="Calibri"/>
                                      <w:spacing w:val="-4"/>
                                      <w:w w:val="115"/>
                                      <w:sz w:val="13"/>
                                    </w:rPr>
                                    <w:t xml:space="preserve"> </w:t>
                                  </w:r>
                                  <w:r>
                                    <w:rPr>
                                      <w:rFonts w:ascii="Calibri"/>
                                      <w:w w:val="115"/>
                                      <w:sz w:val="13"/>
                                    </w:rPr>
                                    <w:t>waitress</w:t>
                                  </w:r>
                                  <w:r>
                                    <w:rPr>
                                      <w:rFonts w:ascii="Calibri"/>
                                      <w:spacing w:val="-4"/>
                                      <w:w w:val="115"/>
                                      <w:sz w:val="13"/>
                                    </w:rPr>
                                    <w:t xml:space="preserve"> </w:t>
                                  </w:r>
                                  <w:r>
                                    <w:rPr>
                                      <w:rFonts w:ascii="Calibri"/>
                                      <w:w w:val="115"/>
                                      <w:sz w:val="13"/>
                                    </w:rPr>
                                    <w:t>at</w:t>
                                  </w:r>
                                  <w:r>
                                    <w:rPr>
                                      <w:rFonts w:ascii="Calibri"/>
                                      <w:spacing w:val="-4"/>
                                      <w:w w:val="115"/>
                                      <w:sz w:val="13"/>
                                    </w:rPr>
                                    <w:t xml:space="preserve"> </w:t>
                                  </w:r>
                                  <w:r>
                                    <w:rPr>
                                      <w:rFonts w:ascii="Calibri"/>
                                      <w:w w:val="115"/>
                                      <w:sz w:val="13"/>
                                    </w:rPr>
                                    <w:t>a</w:t>
                                  </w:r>
                                  <w:r>
                                    <w:rPr>
                                      <w:rFonts w:ascii="Calibri"/>
                                      <w:spacing w:val="-4"/>
                                      <w:w w:val="115"/>
                                      <w:sz w:val="13"/>
                                    </w:rPr>
                                    <w:t xml:space="preserve"> </w:t>
                                  </w:r>
                                  <w:r>
                                    <w:rPr>
                                      <w:rFonts w:ascii="Calibri"/>
                                      <w:w w:val="115"/>
                                      <w:sz w:val="13"/>
                                    </w:rPr>
                                    <w:t>local</w:t>
                                  </w:r>
                                  <w:r>
                                    <w:rPr>
                                      <w:rFonts w:ascii="Calibri"/>
                                      <w:spacing w:val="-4"/>
                                      <w:w w:val="115"/>
                                      <w:sz w:val="13"/>
                                    </w:rPr>
                                    <w:t xml:space="preserve"> </w:t>
                                  </w:r>
                                  <w:r>
                                    <w:rPr>
                                      <w:rFonts w:ascii="Calibri"/>
                                      <w:w w:val="115"/>
                                      <w:sz w:val="13"/>
                                    </w:rPr>
                                    <w:t>diner</w:t>
                                  </w:r>
                                  <w:r>
                                    <w:rPr>
                                      <w:rFonts w:ascii="Calibri"/>
                                      <w:spacing w:val="-4"/>
                                      <w:w w:val="115"/>
                                      <w:sz w:val="13"/>
                                    </w:rPr>
                                    <w:t xml:space="preserve"> </w:t>
                                  </w:r>
                                  <w:r>
                                    <w:rPr>
                                      <w:rFonts w:ascii="Calibri"/>
                                      <w:w w:val="115"/>
                                      <w:sz w:val="13"/>
                                    </w:rPr>
                                    <w:t>and</w:t>
                                  </w:r>
                                  <w:r>
                                    <w:rPr>
                                      <w:rFonts w:ascii="Calibri"/>
                                      <w:spacing w:val="-4"/>
                                      <w:w w:val="115"/>
                                      <w:sz w:val="13"/>
                                    </w:rPr>
                                    <w:t xml:space="preserve"> </w:t>
                                  </w:r>
                                  <w:r>
                                    <w:rPr>
                                      <w:rFonts w:ascii="Calibri"/>
                                      <w:w w:val="115"/>
                                      <w:sz w:val="13"/>
                                    </w:rPr>
                                    <w:t>mentions</w:t>
                                  </w:r>
                                  <w:r>
                                    <w:rPr>
                                      <w:rFonts w:ascii="Calibri"/>
                                      <w:spacing w:val="-4"/>
                                      <w:w w:val="115"/>
                                      <w:sz w:val="13"/>
                                    </w:rPr>
                                    <w:t xml:space="preserve"> </w:t>
                                  </w:r>
                                  <w:r>
                                    <w:rPr>
                                      <w:rFonts w:ascii="Calibri"/>
                                      <w:w w:val="115"/>
                                      <w:sz w:val="13"/>
                                    </w:rPr>
                                    <w:t>exposure</w:t>
                                  </w:r>
                                  <w:r>
                                    <w:rPr>
                                      <w:rFonts w:ascii="Calibri"/>
                                      <w:spacing w:val="-4"/>
                                      <w:w w:val="115"/>
                                      <w:sz w:val="13"/>
                                    </w:rPr>
                                    <w:t xml:space="preserve"> </w:t>
                                  </w:r>
                                  <w:r>
                                    <w:rPr>
                                      <w:rFonts w:ascii="Calibri"/>
                                      <w:w w:val="115"/>
                                      <w:sz w:val="13"/>
                                    </w:rPr>
                                    <w:t>to</w:t>
                                  </w:r>
                                  <w:r>
                                    <w:rPr>
                                      <w:rFonts w:ascii="Calibri"/>
                                      <w:spacing w:val="-4"/>
                                      <w:w w:val="115"/>
                                      <w:sz w:val="13"/>
                                    </w:rPr>
                                    <w:t xml:space="preserve"> </w:t>
                                  </w:r>
                                  <w:r>
                                    <w:rPr>
                                      <w:rFonts w:ascii="Calibri"/>
                                      <w:w w:val="115"/>
                                      <w:sz w:val="13"/>
                                    </w:rPr>
                                    <w:t>sick</w:t>
                                  </w:r>
                                  <w:r>
                                    <w:rPr>
                                      <w:rFonts w:ascii="Calibri"/>
                                      <w:spacing w:val="40"/>
                                      <w:w w:val="115"/>
                                      <w:sz w:val="13"/>
                                    </w:rPr>
                                    <w:t xml:space="preserve"> </w:t>
                                  </w:r>
                                  <w:r>
                                    <w:rPr>
                                      <w:rFonts w:ascii="Calibri"/>
                                      <w:spacing w:val="-2"/>
                                      <w:w w:val="115"/>
                                      <w:sz w:val="13"/>
                                    </w:rPr>
                                    <w:t>patrons.</w:t>
                                  </w:r>
                                </w:ins>
                              </w:p>
                              <w:p w14:paraId="344037D3" w14:textId="77777777" w:rsidR="00A40DB8" w:rsidRDefault="00096600">
                                <w:pPr>
                                  <w:numPr>
                                    <w:ilvl w:val="0"/>
                                    <w:numId w:val="4"/>
                                  </w:numPr>
                                  <w:tabs>
                                    <w:tab w:val="left" w:pos="200"/>
                                  </w:tabs>
                                  <w:spacing w:line="182" w:lineRule="exact"/>
                                  <w:ind w:left="200" w:hanging="148"/>
                                  <w:rPr>
                                    <w:ins w:id="758" w:author="Saleh Kalantari" w:date="2026-04-28T12:46:00Z" w16du:dateUtc="2026-04-28T10:46:00Z"/>
                                    <w:rFonts w:ascii="Calibri" w:hAnsi="Calibri"/>
                                    <w:sz w:val="13"/>
                                  </w:rPr>
                                </w:pPr>
                                <w:ins w:id="759" w:author="Saleh Kalantari" w:date="2026-04-28T12:46:00Z" w16du:dateUtc="2026-04-28T10:46:00Z">
                                  <w:r>
                                    <w:rPr>
                                      <w:rFonts w:ascii="Calibri" w:hAnsi="Calibri"/>
                                      <w:spacing w:val="-2"/>
                                      <w:w w:val="115"/>
                                      <w:sz w:val="13"/>
                                    </w:rPr>
                                    <w:t>On</w:t>
                                  </w:r>
                                  <w:r>
                                    <w:rPr>
                                      <w:rFonts w:ascii="Calibri" w:hAnsi="Calibri"/>
                                      <w:spacing w:val="2"/>
                                      <w:w w:val="115"/>
                                      <w:sz w:val="13"/>
                                    </w:rPr>
                                    <w:t xml:space="preserve"> </w:t>
                                  </w:r>
                                  <w:r>
                                    <w:rPr>
                                      <w:rFonts w:ascii="Calibri" w:hAnsi="Calibri"/>
                                      <w:spacing w:val="-2"/>
                                      <w:w w:val="115"/>
                                      <w:sz w:val="13"/>
                                    </w:rPr>
                                    <w:t>examination,</w:t>
                                  </w:r>
                                  <w:r>
                                    <w:rPr>
                                      <w:rFonts w:ascii="Calibri" w:hAnsi="Calibri"/>
                                      <w:spacing w:val="3"/>
                                      <w:w w:val="115"/>
                                      <w:sz w:val="13"/>
                                    </w:rPr>
                                    <w:t xml:space="preserve"> </w:t>
                                  </w:r>
                                  <w:r>
                                    <w:rPr>
                                      <w:rFonts w:ascii="Calibri" w:hAnsi="Calibri"/>
                                      <w:spacing w:val="-2"/>
                                      <w:w w:val="115"/>
                                      <w:sz w:val="13"/>
                                    </w:rPr>
                                    <w:t>her</w:t>
                                  </w:r>
                                  <w:r>
                                    <w:rPr>
                                      <w:rFonts w:ascii="Calibri" w:hAnsi="Calibri"/>
                                      <w:spacing w:val="3"/>
                                      <w:w w:val="115"/>
                                      <w:sz w:val="13"/>
                                    </w:rPr>
                                    <w:t xml:space="preserve"> </w:t>
                                  </w:r>
                                  <w:r>
                                    <w:rPr>
                                      <w:rFonts w:ascii="Calibri" w:hAnsi="Calibri"/>
                                      <w:spacing w:val="-2"/>
                                      <w:w w:val="115"/>
                                      <w:sz w:val="13"/>
                                    </w:rPr>
                                    <w:t>temperature</w:t>
                                  </w:r>
                                  <w:r>
                                    <w:rPr>
                                      <w:rFonts w:ascii="Calibri" w:hAnsi="Calibri"/>
                                      <w:spacing w:val="3"/>
                                      <w:w w:val="115"/>
                                      <w:sz w:val="13"/>
                                    </w:rPr>
                                    <w:t xml:space="preserve"> </w:t>
                                  </w:r>
                                  <w:r>
                                    <w:rPr>
                                      <w:rFonts w:ascii="Calibri" w:hAnsi="Calibri"/>
                                      <w:spacing w:val="-2"/>
                                      <w:w w:val="115"/>
                                      <w:sz w:val="13"/>
                                    </w:rPr>
                                    <w:t>is</w:t>
                                  </w:r>
                                  <w:r>
                                    <w:rPr>
                                      <w:rFonts w:ascii="Calibri" w:hAnsi="Calibri"/>
                                      <w:spacing w:val="3"/>
                                      <w:w w:val="115"/>
                                      <w:sz w:val="13"/>
                                    </w:rPr>
                                    <w:t xml:space="preserve"> </w:t>
                                  </w:r>
                                  <w:r>
                                    <w:rPr>
                                      <w:rFonts w:ascii="Calibri" w:hAnsi="Calibri"/>
                                      <w:spacing w:val="-2"/>
                                      <w:w w:val="115"/>
                                      <w:sz w:val="13"/>
                                    </w:rPr>
                                    <w:t>101.5</w:t>
                                  </w:r>
                                  <w:r>
                                    <w:rPr>
                                      <w:rFonts w:ascii="Lucida Sans Unicode" w:hAnsi="Lucida Sans Unicode"/>
                                      <w:spacing w:val="-2"/>
                                      <w:w w:val="115"/>
                                      <w:sz w:val="13"/>
                                    </w:rPr>
                                    <w:t>℉</w:t>
                                  </w:r>
                                  <w:r>
                                    <w:rPr>
                                      <w:rFonts w:ascii="Calibri" w:hAnsi="Calibri"/>
                                      <w:spacing w:val="-2"/>
                                      <w:w w:val="115"/>
                                      <w:sz w:val="13"/>
                                    </w:rPr>
                                    <w:t>,</w:t>
                                  </w:r>
                                  <w:r>
                                    <w:rPr>
                                      <w:rFonts w:ascii="Calibri" w:hAnsi="Calibri"/>
                                      <w:spacing w:val="3"/>
                                      <w:w w:val="115"/>
                                      <w:sz w:val="13"/>
                                    </w:rPr>
                                    <w:t xml:space="preserve"> </w:t>
                                  </w:r>
                                  <w:r>
                                    <w:rPr>
                                      <w:rFonts w:ascii="Calibri" w:hAnsi="Calibri"/>
                                      <w:spacing w:val="-2"/>
                                      <w:w w:val="115"/>
                                      <w:sz w:val="13"/>
                                    </w:rPr>
                                    <w:t>blood</w:t>
                                  </w:r>
                                  <w:r>
                                    <w:rPr>
                                      <w:rFonts w:ascii="Calibri" w:hAnsi="Calibri"/>
                                      <w:spacing w:val="3"/>
                                      <w:w w:val="115"/>
                                      <w:sz w:val="13"/>
                                    </w:rPr>
                                    <w:t xml:space="preserve"> </w:t>
                                  </w:r>
                                  <w:r>
                                    <w:rPr>
                                      <w:rFonts w:ascii="Calibri" w:hAnsi="Calibri"/>
                                      <w:spacing w:val="-2"/>
                                      <w:w w:val="115"/>
                                      <w:sz w:val="13"/>
                                    </w:rPr>
                                    <w:t>pressure</w:t>
                                  </w:r>
                                  <w:r>
                                    <w:rPr>
                                      <w:rFonts w:ascii="Calibri" w:hAnsi="Calibri"/>
                                      <w:spacing w:val="3"/>
                                      <w:w w:val="115"/>
                                      <w:sz w:val="13"/>
                                    </w:rPr>
                                    <w:t xml:space="preserve"> </w:t>
                                  </w:r>
                                  <w:r>
                                    <w:rPr>
                                      <w:rFonts w:ascii="Calibri" w:hAnsi="Calibri"/>
                                      <w:spacing w:val="-2"/>
                                      <w:w w:val="115"/>
                                      <w:sz w:val="13"/>
                                    </w:rPr>
                                    <w:t>is</w:t>
                                  </w:r>
                                  <w:r>
                                    <w:rPr>
                                      <w:rFonts w:ascii="Calibri" w:hAnsi="Calibri"/>
                                      <w:spacing w:val="3"/>
                                      <w:w w:val="115"/>
                                      <w:sz w:val="13"/>
                                    </w:rPr>
                                    <w:t xml:space="preserve"> </w:t>
                                  </w:r>
                                  <w:r>
                                    <w:rPr>
                                      <w:rFonts w:ascii="Calibri" w:hAnsi="Calibri"/>
                                      <w:spacing w:val="-2"/>
                                      <w:w w:val="115"/>
                                      <w:sz w:val="13"/>
                                    </w:rPr>
                                    <w:t>118/76</w:t>
                                  </w:r>
                                </w:ins>
                              </w:p>
                              <w:p w14:paraId="1EAA664E" w14:textId="77777777" w:rsidR="00A40DB8" w:rsidRDefault="00096600">
                                <w:pPr>
                                  <w:spacing w:before="5"/>
                                  <w:ind w:left="20"/>
                                  <w:rPr>
                                    <w:ins w:id="760" w:author="Saleh Kalantari" w:date="2026-04-28T12:46:00Z" w16du:dateUtc="2026-04-28T10:46:00Z"/>
                                    <w:rFonts w:ascii="Calibri"/>
                                    <w:sz w:val="13"/>
                                  </w:rPr>
                                </w:pPr>
                                <w:ins w:id="761" w:author="Saleh Kalantari" w:date="2026-04-28T12:46:00Z" w16du:dateUtc="2026-04-28T10:46:00Z">
                                  <w:r>
                                    <w:rPr>
                                      <w:rFonts w:ascii="Calibri"/>
                                      <w:w w:val="115"/>
                                      <w:sz w:val="13"/>
                                    </w:rPr>
                                    <w:t>mmHg,</w:t>
                                  </w:r>
                                  <w:r>
                                    <w:rPr>
                                      <w:rFonts w:ascii="Calibri"/>
                                      <w:spacing w:val="-7"/>
                                      <w:w w:val="115"/>
                                      <w:sz w:val="13"/>
                                    </w:rPr>
                                    <w:t xml:space="preserve"> </w:t>
                                  </w:r>
                                  <w:r>
                                    <w:rPr>
                                      <w:rFonts w:ascii="Calibri"/>
                                      <w:w w:val="115"/>
                                      <w:sz w:val="13"/>
                                    </w:rPr>
                                    <w:t>pulse</w:t>
                                  </w:r>
                                  <w:r>
                                    <w:rPr>
                                      <w:rFonts w:ascii="Calibri"/>
                                      <w:spacing w:val="-6"/>
                                      <w:w w:val="115"/>
                                      <w:sz w:val="13"/>
                                    </w:rPr>
                                    <w:t xml:space="preserve"> </w:t>
                                  </w:r>
                                  <w:r>
                                    <w:rPr>
                                      <w:rFonts w:ascii="Calibri"/>
                                      <w:w w:val="115"/>
                                      <w:sz w:val="13"/>
                                    </w:rPr>
                                    <w:t>is</w:t>
                                  </w:r>
                                  <w:r>
                                    <w:rPr>
                                      <w:rFonts w:ascii="Calibri"/>
                                      <w:spacing w:val="-7"/>
                                      <w:w w:val="115"/>
                                      <w:sz w:val="13"/>
                                    </w:rPr>
                                    <w:t xml:space="preserve"> </w:t>
                                  </w:r>
                                  <w:r>
                                    <w:rPr>
                                      <w:rFonts w:ascii="Calibri"/>
                                      <w:w w:val="115"/>
                                      <w:sz w:val="13"/>
                                    </w:rPr>
                                    <w:t>78/min,</w:t>
                                  </w:r>
                                  <w:r>
                                    <w:rPr>
                                      <w:rFonts w:ascii="Calibri"/>
                                      <w:spacing w:val="-6"/>
                                      <w:w w:val="115"/>
                                      <w:sz w:val="13"/>
                                    </w:rPr>
                                    <w:t xml:space="preserve"> </w:t>
                                  </w:r>
                                  <w:r>
                                    <w:rPr>
                                      <w:rFonts w:ascii="Calibri"/>
                                      <w:w w:val="115"/>
                                      <w:sz w:val="13"/>
                                    </w:rPr>
                                    <w:t>and</w:t>
                                  </w:r>
                                  <w:r>
                                    <w:rPr>
                                      <w:rFonts w:ascii="Calibri"/>
                                      <w:spacing w:val="-7"/>
                                      <w:w w:val="115"/>
                                      <w:sz w:val="13"/>
                                    </w:rPr>
                                    <w:t xml:space="preserve"> </w:t>
                                  </w:r>
                                  <w:r>
                                    <w:rPr>
                                      <w:rFonts w:ascii="Calibri"/>
                                      <w:w w:val="115"/>
                                      <w:sz w:val="13"/>
                                    </w:rPr>
                                    <w:t>respiratory</w:t>
                                  </w:r>
                                  <w:r>
                                    <w:rPr>
                                      <w:rFonts w:ascii="Calibri"/>
                                      <w:spacing w:val="-6"/>
                                      <w:w w:val="115"/>
                                      <w:sz w:val="13"/>
                                    </w:rPr>
                                    <w:t xml:space="preserve"> </w:t>
                                  </w:r>
                                  <w:r>
                                    <w:rPr>
                                      <w:rFonts w:ascii="Calibri"/>
                                      <w:w w:val="115"/>
                                      <w:sz w:val="13"/>
                                    </w:rPr>
                                    <w:t>rate</w:t>
                                  </w:r>
                                  <w:r>
                                    <w:rPr>
                                      <w:rFonts w:ascii="Calibri"/>
                                      <w:spacing w:val="-7"/>
                                      <w:w w:val="115"/>
                                      <w:sz w:val="13"/>
                                    </w:rPr>
                                    <w:t xml:space="preserve"> </w:t>
                                  </w:r>
                                  <w:r>
                                    <w:rPr>
                                      <w:rFonts w:ascii="Calibri"/>
                                      <w:w w:val="115"/>
                                      <w:sz w:val="13"/>
                                    </w:rPr>
                                    <w:t>is</w:t>
                                  </w:r>
                                  <w:r>
                                    <w:rPr>
                                      <w:rFonts w:ascii="Calibri"/>
                                      <w:spacing w:val="-6"/>
                                      <w:w w:val="115"/>
                                      <w:sz w:val="13"/>
                                    </w:rPr>
                                    <w:t xml:space="preserve"> </w:t>
                                  </w:r>
                                  <w:r>
                                    <w:rPr>
                                      <w:rFonts w:ascii="Calibri"/>
                                      <w:spacing w:val="-2"/>
                                      <w:w w:val="115"/>
                                      <w:sz w:val="13"/>
                                    </w:rPr>
                                    <w:t>14/min.</w:t>
                                  </w:r>
                                </w:ins>
                              </w:p>
                              <w:p w14:paraId="0A239136" w14:textId="77777777" w:rsidR="00A40DB8" w:rsidRDefault="00096600">
                                <w:pPr>
                                  <w:numPr>
                                    <w:ilvl w:val="0"/>
                                    <w:numId w:val="4"/>
                                  </w:numPr>
                                  <w:tabs>
                                    <w:tab w:val="left" w:pos="200"/>
                                  </w:tabs>
                                  <w:spacing w:before="27"/>
                                  <w:ind w:left="200" w:hanging="148"/>
                                  <w:rPr>
                                    <w:ins w:id="762" w:author="Saleh Kalantari" w:date="2026-04-28T12:46:00Z" w16du:dateUtc="2026-04-28T10:46:00Z"/>
                                    <w:rFonts w:ascii="Calibri"/>
                                    <w:sz w:val="13"/>
                                  </w:rPr>
                                </w:pPr>
                                <w:ins w:id="763" w:author="Saleh Kalantari" w:date="2026-04-28T12:46:00Z" w16du:dateUtc="2026-04-28T10:46:00Z">
                                  <w:r>
                                    <w:rPr>
                                      <w:rFonts w:ascii="Calibri"/>
                                      <w:w w:val="115"/>
                                      <w:sz w:val="13"/>
                                    </w:rPr>
                                    <w:t>Chest</w:t>
                                  </w:r>
                                  <w:r>
                                    <w:rPr>
                                      <w:rFonts w:ascii="Calibri"/>
                                      <w:spacing w:val="-7"/>
                                      <w:w w:val="115"/>
                                      <w:sz w:val="13"/>
                                    </w:rPr>
                                    <w:t xml:space="preserve"> </w:t>
                                  </w:r>
                                  <w:r>
                                    <w:rPr>
                                      <w:rFonts w:ascii="Calibri"/>
                                      <w:w w:val="115"/>
                                      <w:sz w:val="13"/>
                                    </w:rPr>
                                    <w:t>auscultation</w:t>
                                  </w:r>
                                  <w:r>
                                    <w:rPr>
                                      <w:rFonts w:ascii="Calibri"/>
                                      <w:spacing w:val="-7"/>
                                      <w:w w:val="115"/>
                                      <w:sz w:val="13"/>
                                    </w:rPr>
                                    <w:t xml:space="preserve"> </w:t>
                                  </w:r>
                                  <w:r>
                                    <w:rPr>
                                      <w:rFonts w:ascii="Calibri"/>
                                      <w:w w:val="115"/>
                                      <w:sz w:val="13"/>
                                    </w:rPr>
                                    <w:t>is</w:t>
                                  </w:r>
                                  <w:r>
                                    <w:rPr>
                                      <w:rFonts w:ascii="Calibri"/>
                                      <w:spacing w:val="-7"/>
                                      <w:w w:val="115"/>
                                      <w:sz w:val="13"/>
                                    </w:rPr>
                                    <w:t xml:space="preserve"> </w:t>
                                  </w:r>
                                  <w:r>
                                    <w:rPr>
                                      <w:rFonts w:ascii="Calibri"/>
                                      <w:w w:val="115"/>
                                      <w:sz w:val="13"/>
                                    </w:rPr>
                                    <w:t>unremarkable,</w:t>
                                  </w:r>
                                  <w:r>
                                    <w:rPr>
                                      <w:rFonts w:ascii="Calibri"/>
                                      <w:spacing w:val="-7"/>
                                      <w:w w:val="115"/>
                                      <w:sz w:val="13"/>
                                    </w:rPr>
                                    <w:t xml:space="preserve"> </w:t>
                                  </w:r>
                                  <w:r>
                                    <w:rPr>
                                      <w:rFonts w:ascii="Calibri"/>
                                      <w:w w:val="115"/>
                                      <w:sz w:val="13"/>
                                    </w:rPr>
                                    <w:t>but</w:t>
                                  </w:r>
                                  <w:r>
                                    <w:rPr>
                                      <w:rFonts w:ascii="Calibri"/>
                                      <w:spacing w:val="-6"/>
                                      <w:w w:val="115"/>
                                      <w:sz w:val="13"/>
                                    </w:rPr>
                                    <w:t xml:space="preserve"> </w:t>
                                  </w:r>
                                  <w:r>
                                    <w:rPr>
                                      <w:rFonts w:ascii="Calibri"/>
                                      <w:w w:val="115"/>
                                      <w:sz w:val="13"/>
                                    </w:rPr>
                                    <w:t>a</w:t>
                                  </w:r>
                                  <w:r>
                                    <w:rPr>
                                      <w:rFonts w:ascii="Calibri"/>
                                      <w:spacing w:val="-7"/>
                                      <w:w w:val="115"/>
                                      <w:sz w:val="13"/>
                                    </w:rPr>
                                    <w:t xml:space="preserve"> </w:t>
                                  </w:r>
                                  <w:r>
                                    <w:rPr>
                                      <w:rFonts w:ascii="Calibri"/>
                                      <w:w w:val="115"/>
                                      <w:sz w:val="13"/>
                                    </w:rPr>
                                    <w:t>chest</w:t>
                                  </w:r>
                                  <w:r>
                                    <w:rPr>
                                      <w:rFonts w:ascii="Calibri"/>
                                      <w:spacing w:val="-7"/>
                                      <w:w w:val="115"/>
                                      <w:sz w:val="13"/>
                                    </w:rPr>
                                    <w:t xml:space="preserve"> </w:t>
                                  </w:r>
                                  <w:r>
                                    <w:rPr>
                                      <w:rFonts w:ascii="Calibri"/>
                                      <w:w w:val="115"/>
                                      <w:sz w:val="13"/>
                                    </w:rPr>
                                    <w:t>X-ray</w:t>
                                  </w:r>
                                  <w:r>
                                    <w:rPr>
                                      <w:rFonts w:ascii="Calibri"/>
                                      <w:spacing w:val="-7"/>
                                      <w:w w:val="115"/>
                                      <w:sz w:val="13"/>
                                    </w:rPr>
                                    <w:t xml:space="preserve"> </w:t>
                                  </w:r>
                                  <w:r>
                                    <w:rPr>
                                      <w:rFonts w:ascii="Calibri"/>
                                      <w:w w:val="115"/>
                                      <w:sz w:val="13"/>
                                    </w:rPr>
                                    <w:t>reveals</w:t>
                                  </w:r>
                                  <w:r>
                                    <w:rPr>
                                      <w:rFonts w:ascii="Calibri"/>
                                      <w:spacing w:val="-6"/>
                                      <w:w w:val="115"/>
                                      <w:sz w:val="13"/>
                                    </w:rPr>
                                    <w:t xml:space="preserve"> </w:t>
                                  </w:r>
                                  <w:r>
                                    <w:rPr>
                                      <w:rFonts w:ascii="Calibri"/>
                                      <w:spacing w:val="-2"/>
                                      <w:w w:val="115"/>
                                      <w:sz w:val="13"/>
                                    </w:rPr>
                                    <w:t>bilateral</w:t>
                                  </w:r>
                                </w:ins>
                              </w:p>
                              <w:p w14:paraId="1186740D" w14:textId="77777777" w:rsidR="00A40DB8" w:rsidRDefault="00096600">
                                <w:pPr>
                                  <w:tabs>
                                    <w:tab w:val="left" w:pos="4534"/>
                                  </w:tabs>
                                  <w:spacing w:before="28"/>
                                  <w:rPr>
                                    <w:ins w:id="764" w:author="Saleh Kalantari" w:date="2026-04-28T12:46:00Z" w16du:dateUtc="2026-04-28T10:46:00Z"/>
                                    <w:rFonts w:ascii="Calibri"/>
                                    <w:sz w:val="13"/>
                                  </w:rPr>
                                </w:pPr>
                                <w:ins w:id="765" w:author="Saleh Kalantari" w:date="2026-04-28T12:46:00Z" w16du:dateUtc="2026-04-28T10:46:00Z">
                                  <w:r>
                                    <w:rPr>
                                      <w:rFonts w:ascii="Calibri"/>
                                      <w:spacing w:val="-13"/>
                                      <w:w w:val="115"/>
                                      <w:sz w:val="13"/>
                                      <w:u w:val="dotted"/>
                                    </w:rPr>
                                    <w:t xml:space="preserve"> </w:t>
                                  </w:r>
                                  <w:r>
                                    <w:rPr>
                                      <w:rFonts w:ascii="Calibri"/>
                                      <w:spacing w:val="-2"/>
                                      <w:w w:val="115"/>
                                      <w:sz w:val="13"/>
                                      <w:u w:val="dotted"/>
                                    </w:rPr>
                                    <w:t>multifocal</w:t>
                                  </w:r>
                                  <w:r>
                                    <w:rPr>
                                      <w:rFonts w:ascii="Calibri"/>
                                      <w:spacing w:val="2"/>
                                      <w:w w:val="115"/>
                                      <w:sz w:val="13"/>
                                      <w:u w:val="dotted"/>
                                    </w:rPr>
                                    <w:t xml:space="preserve"> </w:t>
                                  </w:r>
                                  <w:r>
                                    <w:rPr>
                                      <w:rFonts w:ascii="Calibri"/>
                                      <w:spacing w:val="-2"/>
                                      <w:w w:val="115"/>
                                      <w:sz w:val="13"/>
                                      <w:u w:val="dotted"/>
                                    </w:rPr>
                                    <w:t>opacities</w:t>
                                  </w:r>
                                  <w:r>
                                    <w:rPr>
                                      <w:rFonts w:ascii="Calibri"/>
                                      <w:spacing w:val="1"/>
                                      <w:w w:val="115"/>
                                      <w:sz w:val="13"/>
                                      <w:u w:val="dotted"/>
                                    </w:rPr>
                                    <w:t xml:space="preserve"> </w:t>
                                  </w:r>
                                  <w:r>
                                    <w:rPr>
                                      <w:rFonts w:ascii="Calibri"/>
                                      <w:spacing w:val="-2"/>
                                      <w:w w:val="115"/>
                                      <w:sz w:val="13"/>
                                      <w:u w:val="dotted"/>
                                    </w:rPr>
                                    <w:t>in</w:t>
                                  </w:r>
                                  <w:r>
                                    <w:rPr>
                                      <w:rFonts w:ascii="Calibri"/>
                                      <w:spacing w:val="2"/>
                                      <w:w w:val="115"/>
                                      <w:sz w:val="13"/>
                                      <w:u w:val="dotted"/>
                                    </w:rPr>
                                    <w:t xml:space="preserve"> </w:t>
                                  </w:r>
                                  <w:r>
                                    <w:rPr>
                                      <w:rFonts w:ascii="Calibri"/>
                                      <w:spacing w:val="-2"/>
                                      <w:w w:val="115"/>
                                      <w:sz w:val="13"/>
                                      <w:u w:val="dotted"/>
                                    </w:rPr>
                                    <w:t>the</w:t>
                                  </w:r>
                                  <w:r>
                                    <w:rPr>
                                      <w:rFonts w:ascii="Calibri"/>
                                      <w:spacing w:val="1"/>
                                      <w:w w:val="115"/>
                                      <w:sz w:val="13"/>
                                      <w:u w:val="dotted"/>
                                    </w:rPr>
                                    <w:t xml:space="preserve"> </w:t>
                                  </w:r>
                                  <w:r>
                                    <w:rPr>
                                      <w:rFonts w:ascii="Calibri"/>
                                      <w:spacing w:val="-2"/>
                                      <w:w w:val="115"/>
                                      <w:sz w:val="13"/>
                                      <w:u w:val="dotted"/>
                                    </w:rPr>
                                    <w:t>lungs.</w:t>
                                  </w:r>
                                  <w:r>
                                    <w:rPr>
                                      <w:rFonts w:ascii="Calibri"/>
                                      <w:sz w:val="13"/>
                                      <w:u w:val="dotted"/>
                                    </w:rPr>
                                    <w:tab/>
                                  </w:r>
                                </w:ins>
                              </w:p>
                              <w:p w14:paraId="6E1EC95F" w14:textId="77777777" w:rsidR="00A40DB8" w:rsidRDefault="00096600">
                                <w:pPr>
                                  <w:numPr>
                                    <w:ilvl w:val="0"/>
                                    <w:numId w:val="4"/>
                                  </w:numPr>
                                  <w:tabs>
                                    <w:tab w:val="left" w:pos="200"/>
                                  </w:tabs>
                                  <w:spacing w:before="27"/>
                                  <w:ind w:left="200" w:hanging="148"/>
                                  <w:rPr>
                                    <w:ins w:id="766" w:author="Saleh Kalantari" w:date="2026-04-28T12:46:00Z" w16du:dateUtc="2026-04-28T10:46:00Z"/>
                                    <w:rFonts w:ascii="Calibri"/>
                                    <w:sz w:val="13"/>
                                  </w:rPr>
                                </w:pPr>
                                <w:ins w:id="767" w:author="Saleh Kalantari" w:date="2026-04-28T12:46:00Z" w16du:dateUtc="2026-04-28T10:46:00Z">
                                  <w:r>
                                    <w:rPr>
                                      <w:rFonts w:ascii="Calibri"/>
                                      <w:spacing w:val="-2"/>
                                      <w:w w:val="115"/>
                                      <w:sz w:val="13"/>
                                    </w:rPr>
                                    <w:t>Sputum</w:t>
                                  </w:r>
                                  <w:r>
                                    <w:rPr>
                                      <w:rFonts w:ascii="Calibri"/>
                                      <w:w w:val="115"/>
                                      <w:sz w:val="13"/>
                                    </w:rPr>
                                    <w:t xml:space="preserve"> </w:t>
                                  </w:r>
                                  <w:r>
                                    <w:rPr>
                                      <w:rFonts w:ascii="Calibri"/>
                                      <w:spacing w:val="-2"/>
                                      <w:w w:val="115"/>
                                      <w:sz w:val="13"/>
                                    </w:rPr>
                                    <w:t>culture</w:t>
                                  </w:r>
                                  <w:r>
                                    <w:rPr>
                                      <w:rFonts w:ascii="Calibri"/>
                                      <w:spacing w:val="1"/>
                                      <w:w w:val="115"/>
                                      <w:sz w:val="13"/>
                                    </w:rPr>
                                    <w:t xml:space="preserve"> </w:t>
                                  </w:r>
                                  <w:r>
                                    <w:rPr>
                                      <w:rFonts w:ascii="Calibri"/>
                                      <w:spacing w:val="-2"/>
                                      <w:w w:val="115"/>
                                      <w:sz w:val="13"/>
                                    </w:rPr>
                                    <w:t>and</w:t>
                                  </w:r>
                                  <w:r>
                                    <w:rPr>
                                      <w:rFonts w:ascii="Calibri"/>
                                      <w:spacing w:val="1"/>
                                      <w:w w:val="115"/>
                                      <w:sz w:val="13"/>
                                    </w:rPr>
                                    <w:t xml:space="preserve"> </w:t>
                                  </w:r>
                                  <w:r>
                                    <w:rPr>
                                      <w:rFonts w:ascii="Calibri"/>
                                      <w:spacing w:val="-2"/>
                                      <w:w w:val="115"/>
                                      <w:sz w:val="13"/>
                                    </w:rPr>
                                    <w:t>Gram</w:t>
                                  </w:r>
                                  <w:r>
                                    <w:rPr>
                                      <w:rFonts w:ascii="Calibri"/>
                                      <w:spacing w:val="1"/>
                                      <w:w w:val="115"/>
                                      <w:sz w:val="13"/>
                                    </w:rPr>
                                    <w:t xml:space="preserve"> </w:t>
                                  </w:r>
                                  <w:r>
                                    <w:rPr>
                                      <w:rFonts w:ascii="Calibri"/>
                                      <w:spacing w:val="-2"/>
                                      <w:w w:val="115"/>
                                      <w:sz w:val="13"/>
                                    </w:rPr>
                                    <w:t>stain</w:t>
                                  </w:r>
                                  <w:r>
                                    <w:rPr>
                                      <w:rFonts w:ascii="Calibri"/>
                                      <w:spacing w:val="1"/>
                                      <w:w w:val="115"/>
                                      <w:sz w:val="13"/>
                                    </w:rPr>
                                    <w:t xml:space="preserve"> </w:t>
                                  </w:r>
                                  <w:r>
                                    <w:rPr>
                                      <w:rFonts w:ascii="Calibri"/>
                                      <w:spacing w:val="-2"/>
                                      <w:w w:val="115"/>
                                      <w:sz w:val="13"/>
                                    </w:rPr>
                                    <w:t>are</w:t>
                                  </w:r>
                                  <w:r>
                                    <w:rPr>
                                      <w:rFonts w:ascii="Calibri"/>
                                      <w:spacing w:val="1"/>
                                      <w:w w:val="115"/>
                                      <w:sz w:val="13"/>
                                    </w:rPr>
                                    <w:t xml:space="preserve"> </w:t>
                                  </w:r>
                                  <w:r>
                                    <w:rPr>
                                      <w:rFonts w:ascii="Calibri"/>
                                      <w:spacing w:val="-2"/>
                                      <w:w w:val="115"/>
                                      <w:sz w:val="13"/>
                                    </w:rPr>
                                    <w:t>negative.</w:t>
                                  </w:r>
                                </w:ins>
                              </w:p>
                            </w:txbxContent>
                          </wps:txbx>
                          <wps:bodyPr wrap="square" lIns="0" tIns="0" rIns="0" bIns="0" rtlCol="0">
                            <a:noAutofit/>
                          </wps:bodyPr>
                        </wps:wsp>
                        <wps:wsp>
                          <wps:cNvPr id="61" name="Textbox 61"/>
                          <wps:cNvSpPr txBox="1"/>
                          <wps:spPr>
                            <a:xfrm>
                              <a:off x="4723998" y="62732"/>
                              <a:ext cx="1461770" cy="484505"/>
                            </a:xfrm>
                            <a:prstGeom prst="rect">
                              <a:avLst/>
                            </a:prstGeom>
                          </wps:spPr>
                          <wps:txbx>
                            <w:txbxContent>
                              <w:p w14:paraId="254F6932" w14:textId="77777777" w:rsidR="00A40DB8" w:rsidRDefault="00096600">
                                <w:pPr>
                                  <w:spacing w:line="271" w:lineRule="auto"/>
                                  <w:ind w:right="18"/>
                                  <w:rPr>
                                    <w:ins w:id="768" w:author="Saleh Kalantari" w:date="2026-04-28T12:46:00Z" w16du:dateUtc="2026-04-28T10:46:00Z"/>
                                    <w:rFonts w:ascii="Calibri"/>
                                    <w:b/>
                                    <w:sz w:val="14"/>
                                  </w:rPr>
                                </w:pPr>
                                <w:ins w:id="769" w:author="Saleh Kalantari" w:date="2026-04-28T12:46:00Z" w16du:dateUtc="2026-04-28T10:46:00Z">
                                  <w:r>
                                    <w:rPr>
                                      <w:rFonts w:ascii="Calibri"/>
                                      <w:b/>
                                      <w:w w:val="115"/>
                                      <w:sz w:val="14"/>
                                    </w:rPr>
                                    <w:t>Which of the following</w:t>
                                  </w:r>
                                  <w:r>
                                    <w:rPr>
                                      <w:rFonts w:ascii="Calibri"/>
                                      <w:b/>
                                      <w:spacing w:val="40"/>
                                      <w:w w:val="115"/>
                                      <w:sz w:val="14"/>
                                    </w:rPr>
                                    <w:t xml:space="preserve"> </w:t>
                                  </w:r>
                                  <w:r>
                                    <w:rPr>
                                      <w:rFonts w:ascii="Calibri"/>
                                      <w:b/>
                                      <w:w w:val="115"/>
                                      <w:sz w:val="14"/>
                                    </w:rPr>
                                    <w:t>components is essential for</w:t>
                                  </w:r>
                                  <w:r>
                                    <w:rPr>
                                      <w:rFonts w:ascii="Calibri"/>
                                      <w:b/>
                                      <w:spacing w:val="40"/>
                                      <w:w w:val="115"/>
                                      <w:sz w:val="14"/>
                                    </w:rPr>
                                    <w:t xml:space="preserve"> </w:t>
                                  </w:r>
                                  <w:r>
                                    <w:rPr>
                                      <w:rFonts w:ascii="Calibri"/>
                                      <w:b/>
                                      <w:w w:val="115"/>
                                      <w:sz w:val="14"/>
                                    </w:rPr>
                                    <w:t>culturing</w:t>
                                  </w:r>
                                  <w:r>
                                    <w:rPr>
                                      <w:rFonts w:ascii="Calibri"/>
                                      <w:b/>
                                      <w:spacing w:val="-10"/>
                                      <w:w w:val="115"/>
                                      <w:sz w:val="14"/>
                                    </w:rPr>
                                    <w:t xml:space="preserve"> </w:t>
                                  </w:r>
                                  <w:r>
                                    <w:rPr>
                                      <w:rFonts w:ascii="Calibri"/>
                                      <w:b/>
                                      <w:w w:val="115"/>
                                      <w:sz w:val="14"/>
                                    </w:rPr>
                                    <w:t>the</w:t>
                                  </w:r>
                                  <w:r>
                                    <w:rPr>
                                      <w:rFonts w:ascii="Calibri"/>
                                      <w:b/>
                                      <w:spacing w:val="-9"/>
                                      <w:w w:val="115"/>
                                      <w:sz w:val="14"/>
                                    </w:rPr>
                                    <w:t xml:space="preserve"> </w:t>
                                  </w:r>
                                  <w:r>
                                    <w:rPr>
                                      <w:rFonts w:ascii="Calibri"/>
                                      <w:b/>
                                      <w:w w:val="115"/>
                                      <w:sz w:val="14"/>
                                    </w:rPr>
                                    <w:t>most</w:t>
                                  </w:r>
                                  <w:r>
                                    <w:rPr>
                                      <w:rFonts w:ascii="Calibri"/>
                                      <w:b/>
                                      <w:spacing w:val="-9"/>
                                      <w:w w:val="115"/>
                                      <w:sz w:val="14"/>
                                    </w:rPr>
                                    <w:t xml:space="preserve"> </w:t>
                                  </w:r>
                                  <w:r>
                                    <w:rPr>
                                      <w:rFonts w:ascii="Calibri"/>
                                      <w:b/>
                                      <w:w w:val="115"/>
                                      <w:sz w:val="14"/>
                                    </w:rPr>
                                    <w:t>likely</w:t>
                                  </w:r>
                                  <w:r>
                                    <w:rPr>
                                      <w:rFonts w:ascii="Calibri"/>
                                      <w:b/>
                                      <w:spacing w:val="-9"/>
                                      <w:w w:val="115"/>
                                      <w:sz w:val="14"/>
                                    </w:rPr>
                                    <w:t xml:space="preserve"> </w:t>
                                  </w:r>
                                  <w:r>
                                    <w:rPr>
                                      <w:rFonts w:ascii="Calibri"/>
                                      <w:b/>
                                      <w:w w:val="115"/>
                                      <w:sz w:val="14"/>
                                    </w:rPr>
                                    <w:t>causative</w:t>
                                  </w:r>
                                  <w:r>
                                    <w:rPr>
                                      <w:rFonts w:ascii="Calibri"/>
                                      <w:b/>
                                      <w:spacing w:val="40"/>
                                      <w:w w:val="115"/>
                                      <w:sz w:val="14"/>
                                    </w:rPr>
                                    <w:t xml:space="preserve"> </w:t>
                                  </w:r>
                                  <w:r>
                                    <w:rPr>
                                      <w:rFonts w:ascii="Calibri"/>
                                      <w:b/>
                                      <w:spacing w:val="-2"/>
                                      <w:w w:val="115"/>
                                      <w:sz w:val="14"/>
                                    </w:rPr>
                                    <w:t>organism?</w:t>
                                  </w:r>
                                </w:ins>
                              </w:p>
                            </w:txbxContent>
                          </wps:txbx>
                          <wps:bodyPr wrap="square" lIns="0" tIns="0" rIns="0" bIns="0" rtlCol="0">
                            <a:noAutofit/>
                          </wps:bodyPr>
                        </wps:wsp>
                        <wps:wsp>
                          <wps:cNvPr id="62" name="Textbox 62"/>
                          <wps:cNvSpPr txBox="1"/>
                          <wps:spPr>
                            <a:xfrm>
                              <a:off x="4723998" y="661098"/>
                              <a:ext cx="1182370" cy="1090295"/>
                            </a:xfrm>
                            <a:prstGeom prst="rect">
                              <a:avLst/>
                            </a:prstGeom>
                          </wps:spPr>
                          <wps:txbx>
                            <w:txbxContent>
                              <w:p w14:paraId="380F102B" w14:textId="77777777" w:rsidR="00A40DB8" w:rsidRDefault="00096600">
                                <w:pPr>
                                  <w:numPr>
                                    <w:ilvl w:val="0"/>
                                    <w:numId w:val="3"/>
                                  </w:numPr>
                                  <w:tabs>
                                    <w:tab w:val="left" w:pos="172"/>
                                  </w:tabs>
                                  <w:spacing w:before="13"/>
                                  <w:ind w:left="172" w:hanging="143"/>
                                  <w:rPr>
                                    <w:ins w:id="770" w:author="Saleh Kalantari" w:date="2026-04-28T12:46:00Z" w16du:dateUtc="2026-04-28T10:46:00Z"/>
                                    <w:rFonts w:ascii="Calibri"/>
                                    <w:sz w:val="12"/>
                                  </w:rPr>
                                </w:pPr>
                                <w:ins w:id="771" w:author="Saleh Kalantari" w:date="2026-04-28T12:46:00Z" w16du:dateUtc="2026-04-28T10:46:00Z">
                                  <w:r>
                                    <w:rPr>
                                      <w:rFonts w:ascii="Calibri"/>
                                      <w:spacing w:val="-4"/>
                                      <w:w w:val="125"/>
                                      <w:sz w:val="12"/>
                                    </w:rPr>
                                    <w:t>Iron</w:t>
                                  </w:r>
                                </w:ins>
                              </w:p>
                              <w:p w14:paraId="34EC0A87" w14:textId="77777777" w:rsidR="00A40DB8" w:rsidRDefault="00096600">
                                <w:pPr>
                                  <w:numPr>
                                    <w:ilvl w:val="0"/>
                                    <w:numId w:val="3"/>
                                  </w:numPr>
                                  <w:tabs>
                                    <w:tab w:val="left" w:pos="141"/>
                                  </w:tabs>
                                  <w:spacing w:before="26"/>
                                  <w:ind w:left="141" w:hanging="141"/>
                                  <w:rPr>
                                    <w:ins w:id="772" w:author="Saleh Kalantari" w:date="2026-04-28T12:46:00Z" w16du:dateUtc="2026-04-28T10:46:00Z"/>
                                    <w:rFonts w:ascii="Calibri"/>
                                    <w:sz w:val="12"/>
                                  </w:rPr>
                                </w:pPr>
                                <w:ins w:id="773" w:author="Saleh Kalantari" w:date="2026-04-28T12:46:00Z" w16du:dateUtc="2026-04-28T10:46:00Z">
                                  <w:r>
                                    <w:rPr>
                                      <w:rFonts w:ascii="Calibri"/>
                                      <w:spacing w:val="-4"/>
                                      <w:w w:val="110"/>
                                      <w:sz w:val="12"/>
                                    </w:rPr>
                                    <w:t>Urea</w:t>
                                  </w:r>
                                </w:ins>
                              </w:p>
                              <w:p w14:paraId="5E5CACC4" w14:textId="77777777" w:rsidR="00A40DB8" w:rsidRDefault="00096600">
                                <w:pPr>
                                  <w:numPr>
                                    <w:ilvl w:val="0"/>
                                    <w:numId w:val="3"/>
                                  </w:numPr>
                                  <w:tabs>
                                    <w:tab w:val="left" w:pos="138"/>
                                  </w:tabs>
                                  <w:spacing w:before="26"/>
                                  <w:ind w:left="138" w:hanging="138"/>
                                  <w:rPr>
                                    <w:ins w:id="774" w:author="Saleh Kalantari" w:date="2026-04-28T12:46:00Z" w16du:dateUtc="2026-04-28T10:46:00Z"/>
                                    <w:rFonts w:ascii="Calibri"/>
                                    <w:sz w:val="12"/>
                                  </w:rPr>
                                </w:pPr>
                                <w:ins w:id="775" w:author="Saleh Kalantari" w:date="2026-04-28T12:46:00Z" w16du:dateUtc="2026-04-28T10:46:00Z">
                                  <w:r>
                                    <w:rPr>
                                      <w:rFonts w:ascii="Calibri"/>
                                      <w:spacing w:val="-2"/>
                                      <w:w w:val="115"/>
                                      <w:sz w:val="12"/>
                                    </w:rPr>
                                    <w:t>Magnesium</w:t>
                                  </w:r>
                                </w:ins>
                              </w:p>
                              <w:p w14:paraId="245CBF3C" w14:textId="77777777" w:rsidR="00A40DB8" w:rsidRDefault="00096600">
                                <w:pPr>
                                  <w:numPr>
                                    <w:ilvl w:val="0"/>
                                    <w:numId w:val="3"/>
                                  </w:numPr>
                                  <w:tabs>
                                    <w:tab w:val="left" w:pos="142"/>
                                  </w:tabs>
                                  <w:spacing w:before="27"/>
                                  <w:ind w:left="142" w:hanging="142"/>
                                  <w:rPr>
                                    <w:ins w:id="776" w:author="Saleh Kalantari" w:date="2026-04-28T12:46:00Z" w16du:dateUtc="2026-04-28T10:46:00Z"/>
                                    <w:rFonts w:ascii="Calibri"/>
                                    <w:sz w:val="12"/>
                                  </w:rPr>
                                </w:pPr>
                                <w:ins w:id="777" w:author="Saleh Kalantari" w:date="2026-04-28T12:46:00Z" w16du:dateUtc="2026-04-28T10:46:00Z">
                                  <w:r>
                                    <w:rPr>
                                      <w:rFonts w:ascii="Calibri"/>
                                      <w:spacing w:val="-2"/>
                                      <w:w w:val="115"/>
                                      <w:sz w:val="12"/>
                                    </w:rPr>
                                    <w:t>Cysteine</w:t>
                                  </w:r>
                                </w:ins>
                              </w:p>
                              <w:p w14:paraId="15212715" w14:textId="77777777" w:rsidR="00A40DB8" w:rsidRDefault="00096600">
                                <w:pPr>
                                  <w:numPr>
                                    <w:ilvl w:val="0"/>
                                    <w:numId w:val="3"/>
                                  </w:numPr>
                                  <w:tabs>
                                    <w:tab w:val="left" w:pos="134"/>
                                  </w:tabs>
                                  <w:spacing w:before="26"/>
                                  <w:ind w:left="134" w:hanging="134"/>
                                  <w:rPr>
                                    <w:ins w:id="778" w:author="Saleh Kalantari" w:date="2026-04-28T12:46:00Z" w16du:dateUtc="2026-04-28T10:46:00Z"/>
                                    <w:rFonts w:ascii="Calibri"/>
                                    <w:sz w:val="12"/>
                                  </w:rPr>
                                </w:pPr>
                                <w:ins w:id="779" w:author="Saleh Kalantari" w:date="2026-04-28T12:46:00Z" w16du:dateUtc="2026-04-28T10:46:00Z">
                                  <w:r>
                                    <w:rPr>
                                      <w:rFonts w:ascii="Calibri"/>
                                      <w:spacing w:val="-2"/>
                                      <w:w w:val="115"/>
                                      <w:sz w:val="12"/>
                                    </w:rPr>
                                    <w:t>Glucose</w:t>
                                  </w:r>
                                </w:ins>
                              </w:p>
                              <w:p w14:paraId="33E512A4" w14:textId="77777777" w:rsidR="00A40DB8" w:rsidRDefault="00096600">
                                <w:pPr>
                                  <w:numPr>
                                    <w:ilvl w:val="0"/>
                                    <w:numId w:val="3"/>
                                  </w:numPr>
                                  <w:tabs>
                                    <w:tab w:val="left" w:pos="122"/>
                                  </w:tabs>
                                  <w:spacing w:before="26"/>
                                  <w:ind w:left="122" w:hanging="122"/>
                                  <w:rPr>
                                    <w:ins w:id="780" w:author="Saleh Kalantari" w:date="2026-04-28T12:46:00Z" w16du:dateUtc="2026-04-28T10:46:00Z"/>
                                    <w:rFonts w:ascii="Calibri"/>
                                    <w:sz w:val="12"/>
                                  </w:rPr>
                                </w:pPr>
                                <w:ins w:id="781" w:author="Saleh Kalantari" w:date="2026-04-28T12:46:00Z" w16du:dateUtc="2026-04-28T10:46:00Z">
                                  <w:r>
                                    <w:rPr>
                                      <w:rFonts w:ascii="Calibri"/>
                                      <w:spacing w:val="-2"/>
                                      <w:w w:val="115"/>
                                      <w:sz w:val="12"/>
                                    </w:rPr>
                                    <w:t>Nicotinamide</w:t>
                                  </w:r>
                                </w:ins>
                              </w:p>
                              <w:p w14:paraId="7608F863" w14:textId="77777777" w:rsidR="00A40DB8" w:rsidRDefault="00096600">
                                <w:pPr>
                                  <w:numPr>
                                    <w:ilvl w:val="0"/>
                                    <w:numId w:val="3"/>
                                  </w:numPr>
                                  <w:tabs>
                                    <w:tab w:val="left" w:pos="155"/>
                                  </w:tabs>
                                  <w:spacing w:before="27"/>
                                  <w:ind w:left="155" w:hanging="155"/>
                                  <w:rPr>
                                    <w:ins w:id="782" w:author="Saleh Kalantari" w:date="2026-04-28T12:46:00Z" w16du:dateUtc="2026-04-28T10:46:00Z"/>
                                    <w:rFonts w:ascii="Calibri"/>
                                    <w:b/>
                                    <w:sz w:val="12"/>
                                  </w:rPr>
                                </w:pPr>
                                <w:ins w:id="783" w:author="Saleh Kalantari" w:date="2026-04-28T12:46:00Z" w16du:dateUtc="2026-04-28T10:46:00Z">
                                  <w:r>
                                    <w:rPr>
                                      <w:rFonts w:ascii="Calibri"/>
                                      <w:b/>
                                      <w:w w:val="115"/>
                                      <w:sz w:val="12"/>
                                    </w:rPr>
                                    <w:t>Cholesterol</w:t>
                                  </w:r>
                                  <w:r>
                                    <w:rPr>
                                      <w:rFonts w:ascii="Calibri"/>
                                      <w:b/>
                                      <w:spacing w:val="1"/>
                                      <w:w w:val="115"/>
                                      <w:sz w:val="12"/>
                                    </w:rPr>
                                    <w:t xml:space="preserve"> </w:t>
                                  </w:r>
                                  <w:r>
                                    <w:rPr>
                                      <w:rFonts w:ascii="Calibri"/>
                                      <w:b/>
                                      <w:w w:val="115"/>
                                      <w:sz w:val="12"/>
                                    </w:rPr>
                                    <w:t>(Correct</w:t>
                                  </w:r>
                                  <w:r>
                                    <w:rPr>
                                      <w:rFonts w:ascii="Calibri"/>
                                      <w:b/>
                                      <w:spacing w:val="1"/>
                                      <w:w w:val="115"/>
                                      <w:sz w:val="12"/>
                                    </w:rPr>
                                    <w:t xml:space="preserve"> </w:t>
                                  </w:r>
                                  <w:r>
                                    <w:rPr>
                                      <w:rFonts w:ascii="Calibri"/>
                                      <w:b/>
                                      <w:spacing w:val="-2"/>
                                      <w:w w:val="115"/>
                                      <w:sz w:val="12"/>
                                    </w:rPr>
                                    <w:t>Answer)</w:t>
                                  </w:r>
                                </w:ins>
                              </w:p>
                              <w:p w14:paraId="512DF3DC" w14:textId="77777777" w:rsidR="00A40DB8" w:rsidRDefault="00096600">
                                <w:pPr>
                                  <w:numPr>
                                    <w:ilvl w:val="0"/>
                                    <w:numId w:val="3"/>
                                  </w:numPr>
                                  <w:tabs>
                                    <w:tab w:val="left" w:pos="149"/>
                                  </w:tabs>
                                  <w:spacing w:before="26"/>
                                  <w:ind w:left="149" w:hanging="149"/>
                                  <w:rPr>
                                    <w:ins w:id="784" w:author="Saleh Kalantari" w:date="2026-04-28T12:46:00Z" w16du:dateUtc="2026-04-28T10:46:00Z"/>
                                    <w:rFonts w:ascii="Calibri"/>
                                    <w:sz w:val="12"/>
                                  </w:rPr>
                                </w:pPr>
                                <w:ins w:id="785" w:author="Saleh Kalantari" w:date="2026-04-28T12:46:00Z" w16du:dateUtc="2026-04-28T10:46:00Z">
                                  <w:r>
                                    <w:rPr>
                                      <w:rFonts w:ascii="Calibri"/>
                                      <w:spacing w:val="-2"/>
                                      <w:w w:val="115"/>
                                      <w:sz w:val="12"/>
                                    </w:rPr>
                                    <w:t>Hemin</w:t>
                                  </w:r>
                                </w:ins>
                              </w:p>
                              <w:p w14:paraId="6AF12F89" w14:textId="77777777" w:rsidR="00A40DB8" w:rsidRDefault="00096600">
                                <w:pPr>
                                  <w:numPr>
                                    <w:ilvl w:val="0"/>
                                    <w:numId w:val="3"/>
                                  </w:numPr>
                                  <w:tabs>
                                    <w:tab w:val="left" w:pos="112"/>
                                  </w:tabs>
                                  <w:spacing w:before="27"/>
                                  <w:ind w:left="112" w:hanging="112"/>
                                  <w:rPr>
                                    <w:ins w:id="786" w:author="Saleh Kalantari" w:date="2026-04-28T12:46:00Z" w16du:dateUtc="2026-04-28T10:46:00Z"/>
                                    <w:rFonts w:ascii="Calibri"/>
                                    <w:sz w:val="12"/>
                                  </w:rPr>
                                </w:pPr>
                                <w:ins w:id="787" w:author="Saleh Kalantari" w:date="2026-04-28T12:46:00Z" w16du:dateUtc="2026-04-28T10:46:00Z">
                                  <w:r>
                                    <w:rPr>
                                      <w:rFonts w:ascii="Calibri"/>
                                      <w:spacing w:val="-2"/>
                                      <w:w w:val="115"/>
                                      <w:sz w:val="12"/>
                                    </w:rPr>
                                    <w:t>Sulfate</w:t>
                                  </w:r>
                                </w:ins>
                              </w:p>
                              <w:p w14:paraId="41B99B32" w14:textId="77777777" w:rsidR="00A40DB8" w:rsidRDefault="00096600">
                                <w:pPr>
                                  <w:numPr>
                                    <w:ilvl w:val="0"/>
                                    <w:numId w:val="3"/>
                                  </w:numPr>
                                  <w:tabs>
                                    <w:tab w:val="left" w:pos="123"/>
                                  </w:tabs>
                                  <w:spacing w:before="26"/>
                                  <w:ind w:left="123" w:hanging="123"/>
                                  <w:rPr>
                                    <w:ins w:id="788" w:author="Saleh Kalantari" w:date="2026-04-28T12:46:00Z" w16du:dateUtc="2026-04-28T10:46:00Z"/>
                                    <w:rFonts w:ascii="Calibri"/>
                                    <w:sz w:val="12"/>
                                  </w:rPr>
                                </w:pPr>
                                <w:ins w:id="789" w:author="Saleh Kalantari" w:date="2026-04-28T12:46:00Z" w16du:dateUtc="2026-04-28T10:46:00Z">
                                  <w:r>
                                    <w:rPr>
                                      <w:rFonts w:ascii="Calibri"/>
                                      <w:spacing w:val="-2"/>
                                      <w:w w:val="115"/>
                                      <w:sz w:val="12"/>
                                    </w:rPr>
                                    <w:t>Pyridoxine</w:t>
                                  </w:r>
                                </w:ins>
                              </w:p>
                            </w:txbxContent>
                          </wps:txbx>
                          <wps:bodyPr wrap="square" lIns="0" tIns="0" rIns="0" bIns="0" rtlCol="0">
                            <a:noAutofit/>
                          </wps:bodyPr>
                        </wps:wsp>
                      </wpg:wgp>
                    </a:graphicData>
                  </a:graphic>
                </wp:anchor>
              </w:drawing>
            </mc:Choice>
            <mc:Fallback>
              <w:pict>
                <v:group w14:anchorId="6E56B852" id="Group 49" o:spid="_x0000_s1088" style="position:absolute;left:0;text-align:left;margin-left:59.8pt;margin-top:21.7pt;width:492.35pt;height:142.5pt;z-index:-16425472;mso-wrap-distance-left:0;mso-wrap-distance-right:0;mso-position-horizontal-relative:page" coordsize="62528,180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">
                  <v:shape id="Graphic 50" o:spid="_x0000_s1089" style="position:absolute;left:11815;top:58;width:4915;height:15894;visibility:visible;mso-wrap-style:square;v-text-anchor:top" coordsize="491490,1589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" path="m426366,1589006r-361446,l54496,1587975,19852,1569437,1314,1534793,,1521508,,67781,11388,30176,41842,5159,423505,r13285,1314l471434,19852r18538,34644l491287,67781r,1453727l479899,1559113r-30455,25017l426366,1589006xe" fillcolor="#d8e7d0" stroked="f">
                    <v:path arrowok="t"/>
                  </v:shape>
                  <v:shape id="Graphic 51" o:spid="_x0000_s1090" style="position:absolute;left:17009;top:103;width:45517;height:17989;visibility:visible;mso-wrap-style:square;v-text-anchor:top" coordsize="4551680,179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" path="m4483550,1798959r-4415769,l54496,1797645,19852,1779107,1314,1744463,,1731178,,67781,11388,30176,41842,5159,67781,,4483550,r37606,11388l4546172,41842r5160,25939l4551332,1731178r-11388,37605l4509489,1793800r-25939,5159xe" fillcolor="#f5f5f5" stroked="f">
                    <v:path arrowok="t"/>
                  </v:shape>
                  <v:shape id="Graphic 52" o:spid="_x0000_s1091" style="position:absolute;left:17497;top:416;width:44571;height:17564;visibility:visible;mso-wrap-style:square;v-text-anchor:top" coordsize="4457065,1756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" path="m2885351,242036r-5334,-26390l2865488,194094r-21552,-14529l2817545,174244r-2749753,l41402,179565,19862,194094,5321,215646,,242036,,1688249r5321,26390l19862,1736191r21540,14529l67792,1756054r2749753,l2843936,1750720r21552,-14529l2880017,1714639r5334,-26390l2885351,242036xem4456862,67792r-5322,-26378l4437011,19862,4415460,5334,4389069,,3029127,r-26390,5334l2981198,19862r-14529,21552l2961335,67792r,1606347l2966669,1700530r14529,21551l3002737,1736610r21196,4280l4394263,1740890r21197,-4280l4437011,1722081r14529,-21551l4456862,1674139r,-1606347xe" stroked="f">
                    <v:path arrowok="t"/>
                  </v:shape>
                  <v:shape id="Graphic 53" o:spid="_x0000_s1092" style="position:absolute;width:11760;height:17253;visibility:visible;mso-wrap-style:square;v-text-anchor:top" coordsize="1176020,1725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" path="m159131,21145r-5779,-5778l5778,15367,,21145,,1719160r5638,5652l153479,1724812r5652,-5652l159131,21145xem678434,67779l667042,30175,636587,5156,610654,,254927,,217322,11391,192303,41846r-5156,25933l187147,1521510r11392,37605l228993,1584134r23076,4877l613511,1589011r45072,-19571l677125,1534795r1309,-13285l678434,67779xem1175715,67779l1164323,30175,1133868,5156,1107935,,752208,,714603,11391,689584,41846r-5156,25933l684428,1521510r11392,37605l726274,1584134r23076,4877l1110792,1589011r45073,-19571l1174394,1534795r1321,-13285l1175715,67779xe" fillcolor="#d8e7d0" stroked="f">
                    <v:path arrowok="t"/>
                  </v:shape>
                  <v:shape id="Graphic 54" o:spid="_x0000_s1093" style="position:absolute;top:2158;width:1593;height:15881;visibility:visible;mso-wrap-style:square;v-text-anchor:top" coordsize="159385,1588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" path="m159156,1361579l,1361579r,225946l159156,1587525r,-225946xem159156,1134643l,1134643r,225958l159156,1360601r,-225958xem159156,907719l,907719r,225946l159156,1133665r,-225946xem159156,680783l,680783,,906741r159156,l159156,680783xem159156,453859l,453859,,679805r159156,l159156,453859xem159156,226923l,226923,,452882r159156,l159156,226923xem159156,l,,,225945r159156,l159156,xe" stroked="f">
                    <v:path arrowok="t"/>
                  </v:shape>
                  <v:shape id="Graphic 55" o:spid="_x0000_s1094" style="position:absolute;top:2170;width:1593;height:13620;visibility:visible;mso-wrap-style:square;v-text-anchor:top" coordsize="159385,1362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" path="m,l159164,em,223600r159164,em,226930r159164,em,450531r159164,em,453861r159164,em,677462r159164,em,680792r159164,em,904392r159164,em,907722r159164,em,1131323r159164,em,1134653r159164,em,1358254r159164,em,1361583r159164,e" filled="f" strokecolor="white" strokeweight=".06528mm">
                    <v:path arrowok="t"/>
                  </v:shape>
                  <v:shape id="Image 56" o:spid="_x0000_s1095" type="#_x0000_t75" style="position:absolute;left:59155;top:4552;width:1942;height:19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">
                    <v:imagedata r:id="rId37" o:title=""/>
                  </v:shape>
                  <v:shape id="Image 57" o:spid="_x0000_s1096" type="#_x0000_t75" style="position:absolute;left:25671;top:416;width:971;height:12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">
                    <v:imagedata r:id="rId38" o:title=""/>
                  </v:shape>
                  <v:shape id="Graphic 58" o:spid="_x0000_s1097" style="position:absolute;left:17493;top:4815;width:28798;height:9442;visibility:visible;mso-wrap-style:square;v-text-anchor:top" coordsize="2879725,94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" path="m413,l2879592,em413,711892r2879179,em,944084r2879179,e" filled="f" strokeweight=".23453mm">
                    <v:stroke dashstyle="1 1"/>
                    <v:path arrowok="t"/>
                  </v:shape>
                  <v:shape id="Textbox 59" o:spid="_x0000_s1098" type="#_x0000_t202" style="position:absolute;left:536;top:57;width:16129;height:174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6Fs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AgC6FsyAAAAOAA&#13;&#10;AAAPAAAAAAAAAAAAAAAAAAcCAABkcnMvZG93bnJldi54bWxQSwUGAAAAAAMAAwC3AAAA/AIAAAAA&#13;&#10;" filled="f" stroked="f">
                    <v:textbox inset="0,0,0,0">
                      <w:txbxContent>
                        <w:p w14:paraId="178FB4D5" w14:textId="77777777" w:rsidR="00A40DB8" w:rsidRDefault="00096600">
                          <w:pPr>
                            <w:tabs>
                              <w:tab w:val="left" w:pos="383"/>
                              <w:tab w:val="left" w:pos="1166"/>
                              <w:tab w:val="left" w:pos="1806"/>
                            </w:tabs>
                            <w:spacing w:before="17"/>
                            <w:rPr>
                              <w:ins w:id="867" w:author="Saleh Kalantari" w:date="2026-04-28T12:46:00Z" w16du:dateUtc="2026-04-28T10:46:00Z"/>
                              <w:rFonts w:ascii="Calibri"/>
                              <w:b/>
                              <w:sz w:val="15"/>
                            </w:rPr>
                          </w:pPr>
                          <w:ins w:id="868" w:author="Saleh Kalantari" w:date="2026-04-28T12:46:00Z" w16du:dateUtc="2026-04-28T10:46:00Z">
                            <w:r>
                              <w:rPr>
                                <w:rFonts w:ascii="Calibri"/>
                                <w:b/>
                                <w:spacing w:val="-10"/>
                                <w:w w:val="125"/>
                                <w:position w:val="2"/>
                                <w:sz w:val="13"/>
                              </w:rPr>
                              <w:t>#</w:t>
                            </w:r>
                            <w:r>
                              <w:rPr>
                                <w:rFonts w:ascii="Calibri"/>
                                <w:b/>
                                <w:position w:val="2"/>
                                <w:sz w:val="13"/>
                              </w:rPr>
                              <w:tab/>
                            </w:r>
                            <w:r>
                              <w:rPr>
                                <w:rFonts w:ascii="Calibri"/>
                                <w:b/>
                                <w:w w:val="115"/>
                                <w:position w:val="1"/>
                                <w:sz w:val="15"/>
                              </w:rPr>
                              <w:t>LLM</w:t>
                            </w:r>
                            <w:r>
                              <w:rPr>
                                <w:rFonts w:ascii="Calibri"/>
                                <w:b/>
                                <w:spacing w:val="-7"/>
                                <w:w w:val="115"/>
                                <w:position w:val="1"/>
                                <w:sz w:val="15"/>
                              </w:rPr>
                              <w:t xml:space="preserve"> </w:t>
                            </w:r>
                            <w:r>
                              <w:rPr>
                                <w:rFonts w:ascii="Calibri"/>
                                <w:b/>
                                <w:spacing w:val="-10"/>
                                <w:w w:val="125"/>
                                <w:position w:val="1"/>
                                <w:sz w:val="15"/>
                              </w:rPr>
                              <w:t>1</w:t>
                            </w:r>
                            <w:r>
                              <w:rPr>
                                <w:rFonts w:ascii="Calibri"/>
                                <w:b/>
                                <w:position w:val="1"/>
                                <w:sz w:val="15"/>
                              </w:rPr>
                              <w:tab/>
                            </w:r>
                            <w:r>
                              <w:rPr>
                                <w:rFonts w:ascii="Calibri"/>
                                <w:b/>
                                <w:w w:val="115"/>
                                <w:position w:val="1"/>
                                <w:sz w:val="15"/>
                              </w:rPr>
                              <w:t>LLM</w:t>
                            </w:r>
                            <w:r>
                              <w:rPr>
                                <w:rFonts w:ascii="Calibri"/>
                                <w:b/>
                                <w:spacing w:val="-7"/>
                                <w:w w:val="115"/>
                                <w:position w:val="1"/>
                                <w:sz w:val="15"/>
                              </w:rPr>
                              <w:t xml:space="preserve"> </w:t>
                            </w:r>
                            <w:r>
                              <w:rPr>
                                <w:rFonts w:ascii="Calibri"/>
                                <w:b/>
                                <w:spacing w:val="-10"/>
                                <w:w w:val="125"/>
                                <w:position w:val="1"/>
                                <w:sz w:val="15"/>
                              </w:rPr>
                              <w:t>2</w:t>
                            </w:r>
                            <w:r>
                              <w:rPr>
                                <w:rFonts w:ascii="Calibri"/>
                                <w:b/>
                                <w:position w:val="1"/>
                                <w:sz w:val="15"/>
                              </w:rPr>
                              <w:tab/>
                            </w:r>
                            <w:r>
                              <w:rPr>
                                <w:rFonts w:ascii="Calibri"/>
                                <w:b/>
                                <w:spacing w:val="-2"/>
                                <w:w w:val="125"/>
                                <w:sz w:val="15"/>
                              </w:rPr>
                              <w:t>Physician</w:t>
                            </w:r>
                          </w:ins>
                        </w:p>
                        <w:p w14:paraId="7F1915BC" w14:textId="77777777" w:rsidR="00A40DB8" w:rsidRDefault="00A40DB8">
                          <w:pPr>
                            <w:spacing w:before="44"/>
                            <w:rPr>
                              <w:ins w:id="869" w:author="Saleh Kalantari" w:date="2026-04-28T12:46:00Z" w16du:dateUtc="2026-04-28T10:46:00Z"/>
                              <w:rFonts w:ascii="Calibri"/>
                              <w:b/>
                              <w:sz w:val="15"/>
                            </w:rPr>
                          </w:pPr>
                        </w:p>
                        <w:p w14:paraId="0063BCA5" w14:textId="77777777" w:rsidR="00A40DB8" w:rsidRDefault="00096600">
                          <w:pPr>
                            <w:spacing w:before="1"/>
                            <w:ind w:left="3"/>
                            <w:rPr>
                              <w:ins w:id="870" w:author="Saleh Kalantari" w:date="2026-04-28T12:46:00Z" w16du:dateUtc="2026-04-28T10:46:00Z"/>
                              <w:rFonts w:ascii="Microsoft Sans Serif"/>
                              <w:sz w:val="13"/>
                            </w:rPr>
                          </w:pPr>
                          <w:ins w:id="871" w:author="Saleh Kalantari" w:date="2026-04-28T12:46:00Z" w16du:dateUtc="2026-04-28T10:46:00Z">
                            <w:r>
                              <w:rPr>
                                <w:rFonts w:ascii="Microsoft Sans Serif"/>
                                <w:spacing w:val="-10"/>
                                <w:sz w:val="13"/>
                              </w:rPr>
                              <w:t>1</w:t>
                            </w:r>
                          </w:ins>
                        </w:p>
                        <w:p w14:paraId="0D48B646" w14:textId="77777777" w:rsidR="00A40DB8" w:rsidRDefault="00A40DB8">
                          <w:pPr>
                            <w:spacing w:before="62"/>
                            <w:rPr>
                              <w:ins w:id="872" w:author="Saleh Kalantari" w:date="2026-04-28T12:46:00Z" w16du:dateUtc="2026-04-28T10:46:00Z"/>
                              <w:rFonts w:ascii="Microsoft Sans Serif"/>
                              <w:sz w:val="13"/>
                            </w:rPr>
                          </w:pPr>
                        </w:p>
                        <w:p w14:paraId="398554FA" w14:textId="77777777" w:rsidR="00A40DB8" w:rsidRDefault="00096600">
                          <w:pPr>
                            <w:spacing w:before="1"/>
                            <w:ind w:left="3"/>
                            <w:rPr>
                              <w:ins w:id="873" w:author="Saleh Kalantari" w:date="2026-04-28T12:46:00Z" w16du:dateUtc="2026-04-28T10:46:00Z"/>
                              <w:rFonts w:ascii="Microsoft Sans Serif"/>
                              <w:sz w:val="13"/>
                            </w:rPr>
                          </w:pPr>
                          <w:ins w:id="874" w:author="Saleh Kalantari" w:date="2026-04-28T12:46:00Z" w16du:dateUtc="2026-04-28T10:46:00Z">
                            <w:r>
                              <w:rPr>
                                <w:rFonts w:ascii="Microsoft Sans Serif"/>
                                <w:spacing w:val="-10"/>
                                <w:sz w:val="13"/>
                              </w:rPr>
                              <w:t>2</w:t>
                            </w:r>
                          </w:ins>
                        </w:p>
                        <w:p w14:paraId="4B19CFDB" w14:textId="77777777" w:rsidR="00A40DB8" w:rsidRDefault="00A40DB8">
                          <w:pPr>
                            <w:spacing w:before="63"/>
                            <w:rPr>
                              <w:ins w:id="875" w:author="Saleh Kalantari" w:date="2026-04-28T12:46:00Z" w16du:dateUtc="2026-04-28T10:46:00Z"/>
                              <w:rFonts w:ascii="Microsoft Sans Serif"/>
                              <w:sz w:val="13"/>
                            </w:rPr>
                          </w:pPr>
                        </w:p>
                        <w:p w14:paraId="3847D555" w14:textId="77777777" w:rsidR="00A40DB8" w:rsidRDefault="00096600">
                          <w:pPr>
                            <w:ind w:left="3"/>
                            <w:rPr>
                              <w:ins w:id="876" w:author="Saleh Kalantari" w:date="2026-04-28T12:46:00Z" w16du:dateUtc="2026-04-28T10:46:00Z"/>
                              <w:rFonts w:ascii="Microsoft Sans Serif"/>
                              <w:sz w:val="13"/>
                            </w:rPr>
                          </w:pPr>
                          <w:ins w:id="877" w:author="Saleh Kalantari" w:date="2026-04-28T12:46:00Z" w16du:dateUtc="2026-04-28T10:46:00Z">
                            <w:r>
                              <w:rPr>
                                <w:rFonts w:ascii="Microsoft Sans Serif"/>
                                <w:spacing w:val="-10"/>
                                <w:sz w:val="13"/>
                              </w:rPr>
                              <w:t>3</w:t>
                            </w:r>
                          </w:ins>
                        </w:p>
                        <w:p w14:paraId="36CFF060" w14:textId="77777777" w:rsidR="00A40DB8" w:rsidRDefault="00A40DB8">
                          <w:pPr>
                            <w:spacing w:before="63"/>
                            <w:rPr>
                              <w:ins w:id="878" w:author="Saleh Kalantari" w:date="2026-04-28T12:46:00Z" w16du:dateUtc="2026-04-28T10:46:00Z"/>
                              <w:rFonts w:ascii="Microsoft Sans Serif"/>
                              <w:sz w:val="13"/>
                            </w:rPr>
                          </w:pPr>
                        </w:p>
                        <w:p w14:paraId="62456C30" w14:textId="77777777" w:rsidR="00A40DB8" w:rsidRDefault="00096600">
                          <w:pPr>
                            <w:ind w:left="3"/>
                            <w:rPr>
                              <w:ins w:id="879" w:author="Saleh Kalantari" w:date="2026-04-28T12:46:00Z" w16du:dateUtc="2026-04-28T10:46:00Z"/>
                              <w:rFonts w:ascii="Microsoft Sans Serif"/>
                              <w:sz w:val="13"/>
                            </w:rPr>
                          </w:pPr>
                          <w:ins w:id="880" w:author="Saleh Kalantari" w:date="2026-04-28T12:46:00Z" w16du:dateUtc="2026-04-28T10:46:00Z">
                            <w:r>
                              <w:rPr>
                                <w:rFonts w:ascii="Microsoft Sans Serif"/>
                                <w:spacing w:val="-10"/>
                                <w:sz w:val="13"/>
                              </w:rPr>
                              <w:t>4</w:t>
                            </w:r>
                          </w:ins>
                        </w:p>
                        <w:p w14:paraId="1C545B0F" w14:textId="77777777" w:rsidR="00A40DB8" w:rsidRDefault="00A40DB8">
                          <w:pPr>
                            <w:spacing w:before="63"/>
                            <w:rPr>
                              <w:ins w:id="881" w:author="Saleh Kalantari" w:date="2026-04-28T12:46:00Z" w16du:dateUtc="2026-04-28T10:46:00Z"/>
                              <w:rFonts w:ascii="Microsoft Sans Serif"/>
                              <w:sz w:val="13"/>
                            </w:rPr>
                          </w:pPr>
                        </w:p>
                        <w:p w14:paraId="6B361E52" w14:textId="77777777" w:rsidR="00A40DB8" w:rsidRDefault="00096600">
                          <w:pPr>
                            <w:ind w:left="3"/>
                            <w:rPr>
                              <w:ins w:id="882" w:author="Saleh Kalantari" w:date="2026-04-28T12:46:00Z" w16du:dateUtc="2026-04-28T10:46:00Z"/>
                              <w:rFonts w:ascii="Microsoft Sans Serif"/>
                              <w:sz w:val="13"/>
                            </w:rPr>
                          </w:pPr>
                          <w:ins w:id="883" w:author="Saleh Kalantari" w:date="2026-04-28T12:46:00Z" w16du:dateUtc="2026-04-28T10:46:00Z">
                            <w:r>
                              <w:rPr>
                                <w:rFonts w:ascii="Microsoft Sans Serif"/>
                                <w:spacing w:val="-10"/>
                                <w:sz w:val="13"/>
                              </w:rPr>
                              <w:t>5</w:t>
                            </w:r>
                          </w:ins>
                        </w:p>
                        <w:p w14:paraId="163621C2" w14:textId="77777777" w:rsidR="00A40DB8" w:rsidRDefault="00A40DB8">
                          <w:pPr>
                            <w:spacing w:before="63"/>
                            <w:rPr>
                              <w:ins w:id="884" w:author="Saleh Kalantari" w:date="2026-04-28T12:46:00Z" w16du:dateUtc="2026-04-28T10:46:00Z"/>
                              <w:rFonts w:ascii="Microsoft Sans Serif"/>
                              <w:sz w:val="13"/>
                            </w:rPr>
                          </w:pPr>
                        </w:p>
                        <w:p w14:paraId="35B9CD98" w14:textId="77777777" w:rsidR="00A40DB8" w:rsidRDefault="00096600">
                          <w:pPr>
                            <w:ind w:left="3"/>
                            <w:rPr>
                              <w:ins w:id="885" w:author="Saleh Kalantari" w:date="2026-04-28T12:46:00Z" w16du:dateUtc="2026-04-28T10:46:00Z"/>
                              <w:rFonts w:ascii="Microsoft Sans Serif"/>
                              <w:sz w:val="13"/>
                            </w:rPr>
                          </w:pPr>
                          <w:ins w:id="886" w:author="Saleh Kalantari" w:date="2026-04-28T12:46:00Z" w16du:dateUtc="2026-04-28T10:46:00Z">
                            <w:r>
                              <w:rPr>
                                <w:rFonts w:ascii="Microsoft Sans Serif"/>
                                <w:spacing w:val="-10"/>
                                <w:sz w:val="13"/>
                              </w:rPr>
                              <w:t>6</w:t>
                            </w:r>
                          </w:ins>
                        </w:p>
                        <w:p w14:paraId="341109F3" w14:textId="77777777" w:rsidR="00A40DB8" w:rsidRDefault="00A40DB8">
                          <w:pPr>
                            <w:spacing w:before="63"/>
                            <w:rPr>
                              <w:ins w:id="887" w:author="Saleh Kalantari" w:date="2026-04-28T12:46:00Z" w16du:dateUtc="2026-04-28T10:46:00Z"/>
                              <w:rFonts w:ascii="Microsoft Sans Serif"/>
                              <w:sz w:val="13"/>
                            </w:rPr>
                          </w:pPr>
                        </w:p>
                        <w:p w14:paraId="0CB77EEE" w14:textId="77777777" w:rsidR="00A40DB8" w:rsidRDefault="00096600">
                          <w:pPr>
                            <w:ind w:left="3"/>
                            <w:rPr>
                              <w:ins w:id="888" w:author="Saleh Kalantari" w:date="2026-04-28T12:46:00Z" w16du:dateUtc="2026-04-28T10:46:00Z"/>
                              <w:rFonts w:ascii="Microsoft Sans Serif"/>
                              <w:sz w:val="13"/>
                            </w:rPr>
                          </w:pPr>
                          <w:ins w:id="889" w:author="Saleh Kalantari" w:date="2026-04-28T12:46:00Z" w16du:dateUtc="2026-04-28T10:46:00Z">
                            <w:r>
                              <w:rPr>
                                <w:rFonts w:ascii="Microsoft Sans Serif"/>
                                <w:spacing w:val="-10"/>
                                <w:sz w:val="13"/>
                              </w:rPr>
                              <w:t>7</w:t>
                            </w:r>
                          </w:ins>
                        </w:p>
                      </w:txbxContent>
                    </v:textbox>
                  </v:shape>
                  <v:shape id="Textbox 60" o:spid="_x0000_s1099" type="#_x0000_t202" style="position:absolute;left:17493;top:154;width:28925;height:1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" filled="f" stroked="f">
                    <v:textbox inset="0,0,0,0">
                      <w:txbxContent>
                        <w:p w14:paraId="20241A4D" w14:textId="77777777" w:rsidR="00A40DB8" w:rsidRDefault="00096600">
                          <w:pPr>
                            <w:spacing w:before="16"/>
                            <w:ind w:left="98"/>
                            <w:rPr>
                              <w:ins w:id="890" w:author="Saleh Kalantari" w:date="2026-04-28T12:46:00Z" w16du:dateUtc="2026-04-28T10:46:00Z"/>
                              <w:rFonts w:ascii="Calibri"/>
                              <w:b/>
                              <w:sz w:val="16"/>
                            </w:rPr>
                          </w:pPr>
                          <w:ins w:id="891" w:author="Saleh Kalantari" w:date="2026-04-28T12:46:00Z" w16du:dateUtc="2026-04-28T10:46:00Z">
                            <w:r>
                              <w:rPr>
                                <w:rFonts w:ascii="Calibri"/>
                                <w:b/>
                                <w:w w:val="115"/>
                                <w:sz w:val="16"/>
                              </w:rPr>
                              <w:t>Patient</w:t>
                            </w:r>
                            <w:r>
                              <w:rPr>
                                <w:rFonts w:ascii="Calibri"/>
                                <w:b/>
                                <w:spacing w:val="-1"/>
                                <w:w w:val="115"/>
                                <w:sz w:val="16"/>
                              </w:rPr>
                              <w:t xml:space="preserve"> </w:t>
                            </w:r>
                            <w:r>
                              <w:rPr>
                                <w:rFonts w:ascii="Calibri"/>
                                <w:b/>
                                <w:spacing w:val="-2"/>
                                <w:w w:val="115"/>
                                <w:sz w:val="16"/>
                              </w:rPr>
                              <w:t>Profile</w:t>
                            </w:r>
                          </w:ins>
                        </w:p>
                        <w:p w14:paraId="2411BDB0" w14:textId="77777777" w:rsidR="00A40DB8" w:rsidRDefault="00096600">
                          <w:pPr>
                            <w:numPr>
                              <w:ilvl w:val="0"/>
                              <w:numId w:val="4"/>
                            </w:numPr>
                            <w:tabs>
                              <w:tab w:val="left" w:pos="199"/>
                            </w:tabs>
                            <w:spacing w:before="153" w:line="280" w:lineRule="auto"/>
                            <w:ind w:right="78" w:firstLine="31"/>
                            <w:rPr>
                              <w:ins w:id="892" w:author="Saleh Kalantari" w:date="2026-04-28T12:46:00Z" w16du:dateUtc="2026-04-28T10:46:00Z"/>
                              <w:rFonts w:ascii="Calibri"/>
                              <w:sz w:val="13"/>
                            </w:rPr>
                          </w:pPr>
                          <w:ins w:id="893" w:author="Saleh Kalantari" w:date="2026-04-28T12:46:00Z" w16du:dateUtc="2026-04-28T10:46:00Z">
                            <w:r>
                              <w:rPr>
                                <w:rFonts w:ascii="Calibri"/>
                                <w:w w:val="115"/>
                                <w:sz w:val="13"/>
                              </w:rPr>
                              <w:t>A</w:t>
                            </w:r>
                            <w:r>
                              <w:rPr>
                                <w:rFonts w:ascii="Calibri"/>
                                <w:spacing w:val="-6"/>
                                <w:w w:val="115"/>
                                <w:sz w:val="13"/>
                              </w:rPr>
                              <w:t xml:space="preserve"> </w:t>
                            </w:r>
                            <w:r>
                              <w:rPr>
                                <w:rFonts w:ascii="Calibri"/>
                                <w:w w:val="115"/>
                                <w:sz w:val="13"/>
                              </w:rPr>
                              <w:t>20-year-old</w:t>
                            </w:r>
                            <w:r>
                              <w:rPr>
                                <w:rFonts w:ascii="Calibri"/>
                                <w:spacing w:val="-6"/>
                                <w:w w:val="115"/>
                                <w:sz w:val="13"/>
                              </w:rPr>
                              <w:t xml:space="preserve"> </w:t>
                            </w:r>
                            <w:r>
                              <w:rPr>
                                <w:rFonts w:ascii="Calibri"/>
                                <w:w w:val="115"/>
                                <w:sz w:val="13"/>
                              </w:rPr>
                              <w:t>woman</w:t>
                            </w:r>
                            <w:r>
                              <w:rPr>
                                <w:rFonts w:ascii="Calibri"/>
                                <w:spacing w:val="-6"/>
                                <w:w w:val="115"/>
                                <w:sz w:val="13"/>
                              </w:rPr>
                              <w:t xml:space="preserve"> </w:t>
                            </w:r>
                            <w:r>
                              <w:rPr>
                                <w:rFonts w:ascii="Calibri"/>
                                <w:w w:val="115"/>
                                <w:sz w:val="13"/>
                              </w:rPr>
                              <w:t>comes</w:t>
                            </w:r>
                            <w:r>
                              <w:rPr>
                                <w:rFonts w:ascii="Calibri"/>
                                <w:spacing w:val="-6"/>
                                <w:w w:val="115"/>
                                <w:sz w:val="13"/>
                              </w:rPr>
                              <w:t xml:space="preserve"> </w:t>
                            </w:r>
                            <w:r>
                              <w:rPr>
                                <w:rFonts w:ascii="Calibri"/>
                                <w:w w:val="115"/>
                                <w:sz w:val="13"/>
                              </w:rPr>
                              <w:t>to</w:t>
                            </w:r>
                            <w:r>
                              <w:rPr>
                                <w:rFonts w:ascii="Calibri"/>
                                <w:spacing w:val="-6"/>
                                <w:w w:val="115"/>
                                <w:sz w:val="13"/>
                              </w:rPr>
                              <w:t xml:space="preserve"> </w:t>
                            </w:r>
                            <w:r>
                              <w:rPr>
                                <w:rFonts w:ascii="Calibri"/>
                                <w:w w:val="115"/>
                                <w:sz w:val="13"/>
                              </w:rPr>
                              <w:t>the</w:t>
                            </w:r>
                            <w:r>
                              <w:rPr>
                                <w:rFonts w:ascii="Calibri"/>
                                <w:spacing w:val="-6"/>
                                <w:w w:val="115"/>
                                <w:sz w:val="13"/>
                              </w:rPr>
                              <w:t xml:space="preserve"> </w:t>
                            </w:r>
                            <w:r>
                              <w:rPr>
                                <w:rFonts w:ascii="Calibri"/>
                                <w:w w:val="115"/>
                                <w:sz w:val="13"/>
                              </w:rPr>
                              <w:t>primary</w:t>
                            </w:r>
                            <w:r>
                              <w:rPr>
                                <w:rFonts w:ascii="Calibri"/>
                                <w:spacing w:val="-6"/>
                                <w:w w:val="115"/>
                                <w:sz w:val="13"/>
                              </w:rPr>
                              <w:t xml:space="preserve"> </w:t>
                            </w:r>
                            <w:r>
                              <w:rPr>
                                <w:rFonts w:ascii="Calibri"/>
                                <w:w w:val="115"/>
                                <w:sz w:val="13"/>
                              </w:rPr>
                              <w:t>care</w:t>
                            </w:r>
                            <w:r>
                              <w:rPr>
                                <w:rFonts w:ascii="Calibri"/>
                                <w:spacing w:val="-6"/>
                                <w:w w:val="115"/>
                                <w:sz w:val="13"/>
                              </w:rPr>
                              <w:t xml:space="preserve"> </w:t>
                            </w:r>
                            <w:r>
                              <w:rPr>
                                <w:rFonts w:ascii="Calibri"/>
                                <w:w w:val="115"/>
                                <w:sz w:val="13"/>
                              </w:rPr>
                              <w:t>clinic</w:t>
                            </w:r>
                            <w:r>
                              <w:rPr>
                                <w:rFonts w:ascii="Calibri"/>
                                <w:spacing w:val="-6"/>
                                <w:w w:val="115"/>
                                <w:sz w:val="13"/>
                              </w:rPr>
                              <w:t xml:space="preserve"> </w:t>
                            </w:r>
                            <w:r>
                              <w:rPr>
                                <w:rFonts w:ascii="Calibri"/>
                                <w:w w:val="115"/>
                                <w:sz w:val="13"/>
                              </w:rPr>
                              <w:t>with</w:t>
                            </w:r>
                            <w:r>
                              <w:rPr>
                                <w:rFonts w:ascii="Calibri"/>
                                <w:spacing w:val="-6"/>
                                <w:w w:val="115"/>
                                <w:sz w:val="13"/>
                              </w:rPr>
                              <w:t xml:space="preserve"> </w:t>
                            </w:r>
                            <w:r>
                              <w:rPr>
                                <w:rFonts w:ascii="Calibri"/>
                                <w:w w:val="115"/>
                                <w:sz w:val="13"/>
                              </w:rPr>
                              <w:t>complaints</w:t>
                            </w:r>
                            <w:r>
                              <w:rPr>
                                <w:rFonts w:ascii="Calibri"/>
                                <w:spacing w:val="40"/>
                                <w:w w:val="115"/>
                                <w:sz w:val="13"/>
                              </w:rPr>
                              <w:t xml:space="preserve"> </w:t>
                            </w:r>
                            <w:r>
                              <w:rPr>
                                <w:rFonts w:ascii="Calibri"/>
                                <w:w w:val="115"/>
                                <w:sz w:val="13"/>
                              </w:rPr>
                              <w:t>of a progressively worsening sore throat, dry cough, and ear pain.</w:t>
                            </w:r>
                          </w:ins>
                        </w:p>
                        <w:p w14:paraId="57A6C7E0" w14:textId="77777777" w:rsidR="00A40DB8" w:rsidRDefault="00096600">
                          <w:pPr>
                            <w:numPr>
                              <w:ilvl w:val="0"/>
                              <w:numId w:val="4"/>
                            </w:numPr>
                            <w:tabs>
                              <w:tab w:val="left" w:pos="200"/>
                            </w:tabs>
                            <w:spacing w:before="1"/>
                            <w:ind w:left="200" w:hanging="148"/>
                            <w:rPr>
                              <w:ins w:id="894" w:author="Saleh Kalantari" w:date="2026-04-28T12:46:00Z" w16du:dateUtc="2026-04-28T10:46:00Z"/>
                              <w:rFonts w:ascii="Calibri"/>
                              <w:sz w:val="13"/>
                            </w:rPr>
                          </w:pPr>
                          <w:ins w:id="895" w:author="Saleh Kalantari" w:date="2026-04-28T12:46:00Z" w16du:dateUtc="2026-04-28T10:46:00Z">
                            <w:r>
                              <w:rPr>
                                <w:rFonts w:ascii="Calibri"/>
                                <w:spacing w:val="-2"/>
                                <w:w w:val="115"/>
                                <w:sz w:val="13"/>
                              </w:rPr>
                              <w:t>She reports</w:t>
                            </w:r>
                            <w:r>
                              <w:rPr>
                                <w:rFonts w:ascii="Calibri"/>
                                <w:spacing w:val="-1"/>
                                <w:w w:val="115"/>
                                <w:sz w:val="13"/>
                              </w:rPr>
                              <w:t xml:space="preserve"> </w:t>
                            </w:r>
                            <w:r>
                              <w:rPr>
                                <w:rFonts w:ascii="Calibri"/>
                                <w:spacing w:val="-2"/>
                                <w:w w:val="115"/>
                                <w:sz w:val="13"/>
                              </w:rPr>
                              <w:t>feeling mildly</w:t>
                            </w:r>
                            <w:r>
                              <w:rPr>
                                <w:rFonts w:ascii="Calibri"/>
                                <w:spacing w:val="-1"/>
                                <w:w w:val="115"/>
                                <w:sz w:val="13"/>
                              </w:rPr>
                              <w:t xml:space="preserve"> </w:t>
                            </w:r>
                            <w:r>
                              <w:rPr>
                                <w:rFonts w:ascii="Calibri"/>
                                <w:spacing w:val="-2"/>
                                <w:w w:val="115"/>
                                <w:sz w:val="13"/>
                              </w:rPr>
                              <w:t>unwell</w:t>
                            </w:r>
                            <w:r>
                              <w:rPr>
                                <w:rFonts w:ascii="Calibri"/>
                                <w:spacing w:val="-1"/>
                                <w:w w:val="115"/>
                                <w:sz w:val="13"/>
                              </w:rPr>
                              <w:t xml:space="preserve"> </w:t>
                            </w:r>
                            <w:r>
                              <w:rPr>
                                <w:rFonts w:ascii="Calibri"/>
                                <w:spacing w:val="-2"/>
                                <w:w w:val="115"/>
                                <w:sz w:val="13"/>
                              </w:rPr>
                              <w:t>for two</w:t>
                            </w:r>
                            <w:r>
                              <w:rPr>
                                <w:rFonts w:ascii="Calibri"/>
                                <w:spacing w:val="-1"/>
                                <w:w w:val="115"/>
                                <w:sz w:val="13"/>
                              </w:rPr>
                              <w:t xml:space="preserve"> </w:t>
                            </w:r>
                            <w:r>
                              <w:rPr>
                                <w:rFonts w:ascii="Calibri"/>
                                <w:spacing w:val="-2"/>
                                <w:w w:val="115"/>
                                <w:sz w:val="13"/>
                              </w:rPr>
                              <w:t>weeks</w:t>
                            </w:r>
                            <w:r>
                              <w:rPr>
                                <w:rFonts w:ascii="Calibri"/>
                                <w:spacing w:val="-1"/>
                                <w:w w:val="115"/>
                                <w:sz w:val="13"/>
                              </w:rPr>
                              <w:t xml:space="preserve"> </w:t>
                            </w:r>
                            <w:r>
                              <w:rPr>
                                <w:rFonts w:ascii="Calibri"/>
                                <w:spacing w:val="-2"/>
                                <w:w w:val="115"/>
                                <w:sz w:val="13"/>
                              </w:rPr>
                              <w:t>prior, with</w:t>
                            </w:r>
                            <w:r>
                              <w:rPr>
                                <w:rFonts w:ascii="Calibri"/>
                                <w:spacing w:val="-1"/>
                                <w:w w:val="115"/>
                                <w:sz w:val="13"/>
                              </w:rPr>
                              <w:t xml:space="preserve"> </w:t>
                            </w:r>
                            <w:r>
                              <w:rPr>
                                <w:rFonts w:ascii="Calibri"/>
                                <w:spacing w:val="-2"/>
                                <w:w w:val="115"/>
                                <w:sz w:val="13"/>
                              </w:rPr>
                              <w:t>symptoms</w:t>
                            </w:r>
                          </w:ins>
                        </w:p>
                        <w:p w14:paraId="344ECC65" w14:textId="77777777" w:rsidR="00A40DB8" w:rsidRDefault="00096600">
                          <w:pPr>
                            <w:tabs>
                              <w:tab w:val="left" w:pos="4534"/>
                            </w:tabs>
                            <w:spacing w:before="27"/>
                            <w:rPr>
                              <w:ins w:id="896" w:author="Saleh Kalantari" w:date="2026-04-28T12:46:00Z" w16du:dateUtc="2026-04-28T10:46:00Z"/>
                              <w:rFonts w:ascii="Calibri"/>
                              <w:sz w:val="13"/>
                            </w:rPr>
                          </w:pPr>
                          <w:ins w:id="897" w:author="Saleh Kalantari" w:date="2026-04-28T12:46:00Z" w16du:dateUtc="2026-04-28T10:46:00Z">
                            <w:r>
                              <w:rPr>
                                <w:rFonts w:ascii="Calibri"/>
                                <w:spacing w:val="-13"/>
                                <w:w w:val="115"/>
                                <w:sz w:val="13"/>
                                <w:u w:val="dotted"/>
                              </w:rPr>
                              <w:t xml:space="preserve"> </w:t>
                            </w:r>
                            <w:r>
                              <w:rPr>
                                <w:rFonts w:ascii="Calibri"/>
                                <w:spacing w:val="-2"/>
                                <w:w w:val="115"/>
                                <w:sz w:val="13"/>
                                <w:u w:val="dotted"/>
                              </w:rPr>
                              <w:t>including</w:t>
                            </w:r>
                            <w:r>
                              <w:rPr>
                                <w:rFonts w:ascii="Calibri"/>
                                <w:spacing w:val="2"/>
                                <w:w w:val="115"/>
                                <w:sz w:val="13"/>
                                <w:u w:val="dotted"/>
                              </w:rPr>
                              <w:t xml:space="preserve"> </w:t>
                            </w:r>
                            <w:r>
                              <w:rPr>
                                <w:rFonts w:ascii="Calibri"/>
                                <w:spacing w:val="-2"/>
                                <w:w w:val="115"/>
                                <w:sz w:val="13"/>
                                <w:u w:val="dotted"/>
                              </w:rPr>
                              <w:t>fever,</w:t>
                            </w:r>
                            <w:r>
                              <w:rPr>
                                <w:rFonts w:ascii="Calibri"/>
                                <w:spacing w:val="2"/>
                                <w:w w:val="115"/>
                                <w:sz w:val="13"/>
                                <w:u w:val="dotted"/>
                              </w:rPr>
                              <w:t xml:space="preserve"> </w:t>
                            </w:r>
                            <w:r>
                              <w:rPr>
                                <w:rFonts w:ascii="Calibri"/>
                                <w:spacing w:val="-2"/>
                                <w:w w:val="115"/>
                                <w:sz w:val="13"/>
                                <w:u w:val="dotted"/>
                              </w:rPr>
                              <w:t>fatigue,</w:t>
                            </w:r>
                            <w:r>
                              <w:rPr>
                                <w:rFonts w:ascii="Calibri"/>
                                <w:spacing w:val="2"/>
                                <w:w w:val="115"/>
                                <w:sz w:val="13"/>
                                <w:u w:val="dotted"/>
                              </w:rPr>
                              <w:t xml:space="preserve"> </w:t>
                            </w:r>
                            <w:r>
                              <w:rPr>
                                <w:rFonts w:ascii="Calibri"/>
                                <w:spacing w:val="-2"/>
                                <w:w w:val="115"/>
                                <w:sz w:val="13"/>
                                <w:u w:val="dotted"/>
                              </w:rPr>
                              <w:t>muscle</w:t>
                            </w:r>
                            <w:r>
                              <w:rPr>
                                <w:rFonts w:ascii="Calibri"/>
                                <w:spacing w:val="2"/>
                                <w:w w:val="115"/>
                                <w:sz w:val="13"/>
                                <w:u w:val="dotted"/>
                              </w:rPr>
                              <w:t xml:space="preserve"> </w:t>
                            </w:r>
                            <w:r>
                              <w:rPr>
                                <w:rFonts w:ascii="Calibri"/>
                                <w:spacing w:val="-2"/>
                                <w:w w:val="115"/>
                                <w:sz w:val="13"/>
                                <w:u w:val="dotted"/>
                              </w:rPr>
                              <w:t>aches,</w:t>
                            </w:r>
                            <w:r>
                              <w:rPr>
                                <w:rFonts w:ascii="Calibri"/>
                                <w:spacing w:val="1"/>
                                <w:w w:val="115"/>
                                <w:sz w:val="13"/>
                                <w:u w:val="dotted"/>
                              </w:rPr>
                              <w:t xml:space="preserve"> </w:t>
                            </w:r>
                            <w:r>
                              <w:rPr>
                                <w:rFonts w:ascii="Calibri"/>
                                <w:spacing w:val="-2"/>
                                <w:w w:val="115"/>
                                <w:sz w:val="13"/>
                                <w:u w:val="dotted"/>
                              </w:rPr>
                              <w:t>and</w:t>
                            </w:r>
                            <w:r>
                              <w:rPr>
                                <w:rFonts w:ascii="Calibri"/>
                                <w:spacing w:val="2"/>
                                <w:w w:val="115"/>
                                <w:sz w:val="13"/>
                                <w:u w:val="dotted"/>
                              </w:rPr>
                              <w:t xml:space="preserve"> </w:t>
                            </w:r>
                            <w:r>
                              <w:rPr>
                                <w:rFonts w:ascii="Calibri"/>
                                <w:spacing w:val="-2"/>
                                <w:w w:val="115"/>
                                <w:sz w:val="13"/>
                                <w:u w:val="dotted"/>
                              </w:rPr>
                              <w:t>headache.</w:t>
                            </w:r>
                            <w:r>
                              <w:rPr>
                                <w:rFonts w:ascii="Calibri"/>
                                <w:sz w:val="13"/>
                                <w:u w:val="dotted"/>
                              </w:rPr>
                              <w:tab/>
                            </w:r>
                          </w:ins>
                        </w:p>
                        <w:p w14:paraId="4E04075F" w14:textId="77777777" w:rsidR="00A40DB8" w:rsidRDefault="00096600">
                          <w:pPr>
                            <w:numPr>
                              <w:ilvl w:val="0"/>
                              <w:numId w:val="4"/>
                            </w:numPr>
                            <w:tabs>
                              <w:tab w:val="left" w:pos="200"/>
                            </w:tabs>
                            <w:spacing w:before="28"/>
                            <w:ind w:left="200" w:hanging="148"/>
                            <w:rPr>
                              <w:ins w:id="898" w:author="Saleh Kalantari" w:date="2026-04-28T12:46:00Z" w16du:dateUtc="2026-04-28T10:46:00Z"/>
                              <w:rFonts w:ascii="Calibri"/>
                              <w:sz w:val="13"/>
                            </w:rPr>
                          </w:pPr>
                          <w:ins w:id="899" w:author="Saleh Kalantari" w:date="2026-04-28T12:46:00Z" w16du:dateUtc="2026-04-28T10:46:00Z">
                            <w:r>
                              <w:rPr>
                                <w:rFonts w:ascii="Calibri"/>
                                <w:spacing w:val="-2"/>
                                <w:w w:val="115"/>
                                <w:sz w:val="13"/>
                              </w:rPr>
                              <w:t>Her</w:t>
                            </w:r>
                            <w:r>
                              <w:rPr>
                                <w:rFonts w:ascii="Calibri"/>
                                <w:spacing w:val="1"/>
                                <w:w w:val="115"/>
                                <w:sz w:val="13"/>
                              </w:rPr>
                              <w:t xml:space="preserve"> </w:t>
                            </w:r>
                            <w:r>
                              <w:rPr>
                                <w:rFonts w:ascii="Calibri"/>
                                <w:spacing w:val="-2"/>
                                <w:w w:val="115"/>
                                <w:sz w:val="13"/>
                              </w:rPr>
                              <w:t>medical</w:t>
                            </w:r>
                            <w:r>
                              <w:rPr>
                                <w:rFonts w:ascii="Calibri"/>
                                <w:spacing w:val="2"/>
                                <w:w w:val="115"/>
                                <w:sz w:val="13"/>
                              </w:rPr>
                              <w:t xml:space="preserve"> </w:t>
                            </w:r>
                            <w:r>
                              <w:rPr>
                                <w:rFonts w:ascii="Calibri"/>
                                <w:spacing w:val="-2"/>
                                <w:w w:val="115"/>
                                <w:sz w:val="13"/>
                              </w:rPr>
                              <w:t>history</w:t>
                            </w:r>
                            <w:r>
                              <w:rPr>
                                <w:rFonts w:ascii="Calibri"/>
                                <w:spacing w:val="2"/>
                                <w:w w:val="115"/>
                                <w:sz w:val="13"/>
                              </w:rPr>
                              <w:t xml:space="preserve"> </w:t>
                            </w:r>
                            <w:r>
                              <w:rPr>
                                <w:rFonts w:ascii="Calibri"/>
                                <w:spacing w:val="-2"/>
                                <w:w w:val="115"/>
                                <w:sz w:val="13"/>
                              </w:rPr>
                              <w:t>is</w:t>
                            </w:r>
                            <w:r>
                              <w:rPr>
                                <w:rFonts w:ascii="Calibri"/>
                                <w:spacing w:val="2"/>
                                <w:w w:val="115"/>
                                <w:sz w:val="13"/>
                              </w:rPr>
                              <w:t xml:space="preserve"> </w:t>
                            </w:r>
                            <w:r>
                              <w:rPr>
                                <w:rFonts w:ascii="Calibri"/>
                                <w:spacing w:val="-2"/>
                                <w:w w:val="115"/>
                                <w:sz w:val="13"/>
                              </w:rPr>
                              <w:t>unremarkable,</w:t>
                            </w:r>
                            <w:r>
                              <w:rPr>
                                <w:rFonts w:ascii="Calibri"/>
                                <w:spacing w:val="2"/>
                                <w:w w:val="115"/>
                                <w:sz w:val="13"/>
                              </w:rPr>
                              <w:t xml:space="preserve"> </w:t>
                            </w:r>
                            <w:r>
                              <w:rPr>
                                <w:rFonts w:ascii="Calibri"/>
                                <w:spacing w:val="-2"/>
                                <w:w w:val="115"/>
                                <w:sz w:val="13"/>
                              </w:rPr>
                              <w:t>and</w:t>
                            </w:r>
                            <w:r>
                              <w:rPr>
                                <w:rFonts w:ascii="Calibri"/>
                                <w:spacing w:val="2"/>
                                <w:w w:val="115"/>
                                <w:sz w:val="13"/>
                              </w:rPr>
                              <w:t xml:space="preserve"> </w:t>
                            </w:r>
                            <w:r>
                              <w:rPr>
                                <w:rFonts w:ascii="Calibri"/>
                                <w:spacing w:val="-2"/>
                                <w:w w:val="115"/>
                                <w:sz w:val="13"/>
                              </w:rPr>
                              <w:t>her</w:t>
                            </w:r>
                            <w:r>
                              <w:rPr>
                                <w:rFonts w:ascii="Calibri"/>
                                <w:spacing w:val="2"/>
                                <w:w w:val="115"/>
                                <w:sz w:val="13"/>
                              </w:rPr>
                              <w:t xml:space="preserve"> </w:t>
                            </w:r>
                            <w:r>
                              <w:rPr>
                                <w:rFonts w:ascii="Calibri"/>
                                <w:spacing w:val="-2"/>
                                <w:w w:val="115"/>
                                <w:sz w:val="13"/>
                              </w:rPr>
                              <w:t>only</w:t>
                            </w:r>
                            <w:r>
                              <w:rPr>
                                <w:rFonts w:ascii="Calibri"/>
                                <w:spacing w:val="2"/>
                                <w:w w:val="115"/>
                                <w:sz w:val="13"/>
                              </w:rPr>
                              <w:t xml:space="preserve"> </w:t>
                            </w:r>
                            <w:r>
                              <w:rPr>
                                <w:rFonts w:ascii="Calibri"/>
                                <w:spacing w:val="-2"/>
                                <w:w w:val="115"/>
                                <w:sz w:val="13"/>
                              </w:rPr>
                              <w:t>daily</w:t>
                            </w:r>
                            <w:r>
                              <w:rPr>
                                <w:rFonts w:ascii="Calibri"/>
                                <w:spacing w:val="2"/>
                                <w:w w:val="115"/>
                                <w:sz w:val="13"/>
                              </w:rPr>
                              <w:t xml:space="preserve"> </w:t>
                            </w:r>
                            <w:r>
                              <w:rPr>
                                <w:rFonts w:ascii="Calibri"/>
                                <w:spacing w:val="-2"/>
                                <w:w w:val="115"/>
                                <w:sz w:val="13"/>
                              </w:rPr>
                              <w:t>medication</w:t>
                            </w:r>
                            <w:r>
                              <w:rPr>
                                <w:rFonts w:ascii="Calibri"/>
                                <w:spacing w:val="2"/>
                                <w:w w:val="115"/>
                                <w:sz w:val="13"/>
                              </w:rPr>
                              <w:t xml:space="preserve"> </w:t>
                            </w:r>
                            <w:r>
                              <w:rPr>
                                <w:rFonts w:ascii="Calibri"/>
                                <w:spacing w:val="-2"/>
                                <w:w w:val="115"/>
                                <w:sz w:val="13"/>
                              </w:rPr>
                              <w:t>is</w:t>
                            </w:r>
                            <w:r>
                              <w:rPr>
                                <w:rFonts w:ascii="Calibri"/>
                                <w:spacing w:val="2"/>
                                <w:w w:val="115"/>
                                <w:sz w:val="13"/>
                              </w:rPr>
                              <w:t xml:space="preserve"> </w:t>
                            </w:r>
                            <w:r>
                              <w:rPr>
                                <w:rFonts w:ascii="Calibri"/>
                                <w:spacing w:val="-10"/>
                                <w:w w:val="115"/>
                                <w:sz w:val="13"/>
                              </w:rPr>
                              <w:t>a</w:t>
                            </w:r>
                          </w:ins>
                        </w:p>
                        <w:p w14:paraId="0B9BA8B2" w14:textId="77777777" w:rsidR="00A40DB8" w:rsidRDefault="00096600">
                          <w:pPr>
                            <w:tabs>
                              <w:tab w:val="left" w:pos="4534"/>
                            </w:tabs>
                            <w:spacing w:before="27"/>
                            <w:rPr>
                              <w:ins w:id="900" w:author="Saleh Kalantari" w:date="2026-04-28T12:46:00Z" w16du:dateUtc="2026-04-28T10:46:00Z"/>
                              <w:rFonts w:ascii="Calibri"/>
                              <w:sz w:val="13"/>
                            </w:rPr>
                          </w:pPr>
                          <w:ins w:id="901" w:author="Saleh Kalantari" w:date="2026-04-28T12:46:00Z" w16du:dateUtc="2026-04-28T10:46:00Z">
                            <w:r>
                              <w:rPr>
                                <w:rFonts w:ascii="Calibri"/>
                                <w:spacing w:val="-4"/>
                                <w:w w:val="110"/>
                                <w:sz w:val="13"/>
                                <w:u w:val="dotted"/>
                              </w:rPr>
                              <w:t xml:space="preserve"> </w:t>
                            </w:r>
                            <w:r>
                              <w:rPr>
                                <w:rFonts w:ascii="Calibri"/>
                                <w:w w:val="110"/>
                                <w:sz w:val="13"/>
                                <w:u w:val="dotted"/>
                              </w:rPr>
                              <w:t>combined</w:t>
                            </w:r>
                            <w:r>
                              <w:rPr>
                                <w:rFonts w:ascii="Calibri"/>
                                <w:spacing w:val="8"/>
                                <w:w w:val="110"/>
                                <w:sz w:val="13"/>
                                <w:u w:val="dotted"/>
                              </w:rPr>
                              <w:t xml:space="preserve"> </w:t>
                            </w:r>
                            <w:r>
                              <w:rPr>
                                <w:rFonts w:ascii="Calibri"/>
                                <w:w w:val="110"/>
                                <w:sz w:val="13"/>
                                <w:u w:val="dotted"/>
                              </w:rPr>
                              <w:t>oral</w:t>
                            </w:r>
                            <w:r>
                              <w:rPr>
                                <w:rFonts w:ascii="Calibri"/>
                                <w:spacing w:val="7"/>
                                <w:w w:val="110"/>
                                <w:sz w:val="13"/>
                                <w:u w:val="dotted"/>
                              </w:rPr>
                              <w:t xml:space="preserve"> </w:t>
                            </w:r>
                            <w:r>
                              <w:rPr>
                                <w:rFonts w:ascii="Calibri"/>
                                <w:w w:val="110"/>
                                <w:sz w:val="13"/>
                                <w:u w:val="dotted"/>
                              </w:rPr>
                              <w:t>contraceptive</w:t>
                            </w:r>
                            <w:r>
                              <w:rPr>
                                <w:rFonts w:ascii="Calibri"/>
                                <w:spacing w:val="8"/>
                                <w:w w:val="110"/>
                                <w:sz w:val="13"/>
                                <w:u w:val="dotted"/>
                              </w:rPr>
                              <w:t xml:space="preserve"> </w:t>
                            </w:r>
                            <w:r>
                              <w:rPr>
                                <w:rFonts w:ascii="Calibri"/>
                                <w:spacing w:val="-4"/>
                                <w:w w:val="110"/>
                                <w:sz w:val="13"/>
                                <w:u w:val="dotted"/>
                              </w:rPr>
                              <w:t>pill.</w:t>
                            </w:r>
                            <w:r>
                              <w:rPr>
                                <w:rFonts w:ascii="Calibri"/>
                                <w:sz w:val="13"/>
                                <w:u w:val="dotted"/>
                              </w:rPr>
                              <w:tab/>
                            </w:r>
                          </w:ins>
                        </w:p>
                        <w:p w14:paraId="6DA37EB1" w14:textId="77777777" w:rsidR="00A40DB8" w:rsidRDefault="00096600">
                          <w:pPr>
                            <w:numPr>
                              <w:ilvl w:val="0"/>
                              <w:numId w:val="4"/>
                            </w:numPr>
                            <w:tabs>
                              <w:tab w:val="left" w:pos="199"/>
                            </w:tabs>
                            <w:spacing w:before="28" w:line="280" w:lineRule="auto"/>
                            <w:ind w:right="116" w:firstLine="31"/>
                            <w:rPr>
                              <w:ins w:id="902" w:author="Saleh Kalantari" w:date="2026-04-28T12:46:00Z" w16du:dateUtc="2026-04-28T10:46:00Z"/>
                              <w:rFonts w:ascii="Calibri"/>
                              <w:sz w:val="13"/>
                            </w:rPr>
                          </w:pPr>
                          <w:ins w:id="903" w:author="Saleh Kalantari" w:date="2026-04-28T12:46:00Z" w16du:dateUtc="2026-04-28T10:46:00Z">
                            <w:r>
                              <w:rPr>
                                <w:rFonts w:ascii="Calibri"/>
                                <w:w w:val="115"/>
                                <w:sz w:val="13"/>
                              </w:rPr>
                              <w:t>She</w:t>
                            </w:r>
                            <w:r>
                              <w:rPr>
                                <w:rFonts w:ascii="Calibri"/>
                                <w:spacing w:val="-4"/>
                                <w:w w:val="115"/>
                                <w:sz w:val="13"/>
                              </w:rPr>
                              <w:t xml:space="preserve"> </w:t>
                            </w:r>
                            <w:r>
                              <w:rPr>
                                <w:rFonts w:ascii="Calibri"/>
                                <w:w w:val="115"/>
                                <w:sz w:val="13"/>
                              </w:rPr>
                              <w:t>works</w:t>
                            </w:r>
                            <w:r>
                              <w:rPr>
                                <w:rFonts w:ascii="Calibri"/>
                                <w:spacing w:val="-4"/>
                                <w:w w:val="115"/>
                                <w:sz w:val="13"/>
                              </w:rPr>
                              <w:t xml:space="preserve"> </w:t>
                            </w:r>
                            <w:r>
                              <w:rPr>
                                <w:rFonts w:ascii="Calibri"/>
                                <w:w w:val="115"/>
                                <w:sz w:val="13"/>
                              </w:rPr>
                              <w:t>as</w:t>
                            </w:r>
                            <w:r>
                              <w:rPr>
                                <w:rFonts w:ascii="Calibri"/>
                                <w:spacing w:val="-4"/>
                                <w:w w:val="115"/>
                                <w:sz w:val="13"/>
                              </w:rPr>
                              <w:t xml:space="preserve"> </w:t>
                            </w:r>
                            <w:r>
                              <w:rPr>
                                <w:rFonts w:ascii="Calibri"/>
                                <w:w w:val="115"/>
                                <w:sz w:val="13"/>
                              </w:rPr>
                              <w:t>a</w:t>
                            </w:r>
                            <w:r>
                              <w:rPr>
                                <w:rFonts w:ascii="Calibri"/>
                                <w:spacing w:val="-4"/>
                                <w:w w:val="115"/>
                                <w:sz w:val="13"/>
                              </w:rPr>
                              <w:t xml:space="preserve"> </w:t>
                            </w:r>
                            <w:r>
                              <w:rPr>
                                <w:rFonts w:ascii="Calibri"/>
                                <w:w w:val="115"/>
                                <w:sz w:val="13"/>
                              </w:rPr>
                              <w:t>waitress</w:t>
                            </w:r>
                            <w:r>
                              <w:rPr>
                                <w:rFonts w:ascii="Calibri"/>
                                <w:spacing w:val="-4"/>
                                <w:w w:val="115"/>
                                <w:sz w:val="13"/>
                              </w:rPr>
                              <w:t xml:space="preserve"> </w:t>
                            </w:r>
                            <w:r>
                              <w:rPr>
                                <w:rFonts w:ascii="Calibri"/>
                                <w:w w:val="115"/>
                                <w:sz w:val="13"/>
                              </w:rPr>
                              <w:t>at</w:t>
                            </w:r>
                            <w:r>
                              <w:rPr>
                                <w:rFonts w:ascii="Calibri"/>
                                <w:spacing w:val="-4"/>
                                <w:w w:val="115"/>
                                <w:sz w:val="13"/>
                              </w:rPr>
                              <w:t xml:space="preserve"> </w:t>
                            </w:r>
                            <w:r>
                              <w:rPr>
                                <w:rFonts w:ascii="Calibri"/>
                                <w:w w:val="115"/>
                                <w:sz w:val="13"/>
                              </w:rPr>
                              <w:t>a</w:t>
                            </w:r>
                            <w:r>
                              <w:rPr>
                                <w:rFonts w:ascii="Calibri"/>
                                <w:spacing w:val="-4"/>
                                <w:w w:val="115"/>
                                <w:sz w:val="13"/>
                              </w:rPr>
                              <w:t xml:space="preserve"> </w:t>
                            </w:r>
                            <w:r>
                              <w:rPr>
                                <w:rFonts w:ascii="Calibri"/>
                                <w:w w:val="115"/>
                                <w:sz w:val="13"/>
                              </w:rPr>
                              <w:t>local</w:t>
                            </w:r>
                            <w:r>
                              <w:rPr>
                                <w:rFonts w:ascii="Calibri"/>
                                <w:spacing w:val="-4"/>
                                <w:w w:val="115"/>
                                <w:sz w:val="13"/>
                              </w:rPr>
                              <w:t xml:space="preserve"> </w:t>
                            </w:r>
                            <w:r>
                              <w:rPr>
                                <w:rFonts w:ascii="Calibri"/>
                                <w:w w:val="115"/>
                                <w:sz w:val="13"/>
                              </w:rPr>
                              <w:t>diner</w:t>
                            </w:r>
                            <w:r>
                              <w:rPr>
                                <w:rFonts w:ascii="Calibri"/>
                                <w:spacing w:val="-4"/>
                                <w:w w:val="115"/>
                                <w:sz w:val="13"/>
                              </w:rPr>
                              <w:t xml:space="preserve"> </w:t>
                            </w:r>
                            <w:r>
                              <w:rPr>
                                <w:rFonts w:ascii="Calibri"/>
                                <w:w w:val="115"/>
                                <w:sz w:val="13"/>
                              </w:rPr>
                              <w:t>and</w:t>
                            </w:r>
                            <w:r>
                              <w:rPr>
                                <w:rFonts w:ascii="Calibri"/>
                                <w:spacing w:val="-4"/>
                                <w:w w:val="115"/>
                                <w:sz w:val="13"/>
                              </w:rPr>
                              <w:t xml:space="preserve"> </w:t>
                            </w:r>
                            <w:r>
                              <w:rPr>
                                <w:rFonts w:ascii="Calibri"/>
                                <w:w w:val="115"/>
                                <w:sz w:val="13"/>
                              </w:rPr>
                              <w:t>mentions</w:t>
                            </w:r>
                            <w:r>
                              <w:rPr>
                                <w:rFonts w:ascii="Calibri"/>
                                <w:spacing w:val="-4"/>
                                <w:w w:val="115"/>
                                <w:sz w:val="13"/>
                              </w:rPr>
                              <w:t xml:space="preserve"> </w:t>
                            </w:r>
                            <w:r>
                              <w:rPr>
                                <w:rFonts w:ascii="Calibri"/>
                                <w:w w:val="115"/>
                                <w:sz w:val="13"/>
                              </w:rPr>
                              <w:t>exposure</w:t>
                            </w:r>
                            <w:r>
                              <w:rPr>
                                <w:rFonts w:ascii="Calibri"/>
                                <w:spacing w:val="-4"/>
                                <w:w w:val="115"/>
                                <w:sz w:val="13"/>
                              </w:rPr>
                              <w:t xml:space="preserve"> </w:t>
                            </w:r>
                            <w:r>
                              <w:rPr>
                                <w:rFonts w:ascii="Calibri"/>
                                <w:w w:val="115"/>
                                <w:sz w:val="13"/>
                              </w:rPr>
                              <w:t>to</w:t>
                            </w:r>
                            <w:r>
                              <w:rPr>
                                <w:rFonts w:ascii="Calibri"/>
                                <w:spacing w:val="-4"/>
                                <w:w w:val="115"/>
                                <w:sz w:val="13"/>
                              </w:rPr>
                              <w:t xml:space="preserve"> </w:t>
                            </w:r>
                            <w:r>
                              <w:rPr>
                                <w:rFonts w:ascii="Calibri"/>
                                <w:w w:val="115"/>
                                <w:sz w:val="13"/>
                              </w:rPr>
                              <w:t>sick</w:t>
                            </w:r>
                            <w:r>
                              <w:rPr>
                                <w:rFonts w:ascii="Calibri"/>
                                <w:spacing w:val="40"/>
                                <w:w w:val="115"/>
                                <w:sz w:val="13"/>
                              </w:rPr>
                              <w:t xml:space="preserve"> </w:t>
                            </w:r>
                            <w:r>
                              <w:rPr>
                                <w:rFonts w:ascii="Calibri"/>
                                <w:spacing w:val="-2"/>
                                <w:w w:val="115"/>
                                <w:sz w:val="13"/>
                              </w:rPr>
                              <w:t>patrons.</w:t>
                            </w:r>
                          </w:ins>
                        </w:p>
                        <w:p w14:paraId="344037D3" w14:textId="77777777" w:rsidR="00A40DB8" w:rsidRDefault="00096600">
                          <w:pPr>
                            <w:numPr>
                              <w:ilvl w:val="0"/>
                              <w:numId w:val="4"/>
                            </w:numPr>
                            <w:tabs>
                              <w:tab w:val="left" w:pos="200"/>
                            </w:tabs>
                            <w:spacing w:line="182" w:lineRule="exact"/>
                            <w:ind w:left="200" w:hanging="148"/>
                            <w:rPr>
                              <w:ins w:id="904" w:author="Saleh Kalantari" w:date="2026-04-28T12:46:00Z" w16du:dateUtc="2026-04-28T10:46:00Z"/>
                              <w:rFonts w:ascii="Calibri" w:hAnsi="Calibri"/>
                              <w:sz w:val="13"/>
                            </w:rPr>
                          </w:pPr>
                          <w:ins w:id="905" w:author="Saleh Kalantari" w:date="2026-04-28T12:46:00Z" w16du:dateUtc="2026-04-28T10:46:00Z">
                            <w:r>
                              <w:rPr>
                                <w:rFonts w:ascii="Calibri" w:hAnsi="Calibri"/>
                                <w:spacing w:val="-2"/>
                                <w:w w:val="115"/>
                                <w:sz w:val="13"/>
                              </w:rPr>
                              <w:t>On</w:t>
                            </w:r>
                            <w:r>
                              <w:rPr>
                                <w:rFonts w:ascii="Calibri" w:hAnsi="Calibri"/>
                                <w:spacing w:val="2"/>
                                <w:w w:val="115"/>
                                <w:sz w:val="13"/>
                              </w:rPr>
                              <w:t xml:space="preserve"> </w:t>
                            </w:r>
                            <w:r>
                              <w:rPr>
                                <w:rFonts w:ascii="Calibri" w:hAnsi="Calibri"/>
                                <w:spacing w:val="-2"/>
                                <w:w w:val="115"/>
                                <w:sz w:val="13"/>
                              </w:rPr>
                              <w:t>examination,</w:t>
                            </w:r>
                            <w:r>
                              <w:rPr>
                                <w:rFonts w:ascii="Calibri" w:hAnsi="Calibri"/>
                                <w:spacing w:val="3"/>
                                <w:w w:val="115"/>
                                <w:sz w:val="13"/>
                              </w:rPr>
                              <w:t xml:space="preserve"> </w:t>
                            </w:r>
                            <w:r>
                              <w:rPr>
                                <w:rFonts w:ascii="Calibri" w:hAnsi="Calibri"/>
                                <w:spacing w:val="-2"/>
                                <w:w w:val="115"/>
                                <w:sz w:val="13"/>
                              </w:rPr>
                              <w:t>her</w:t>
                            </w:r>
                            <w:r>
                              <w:rPr>
                                <w:rFonts w:ascii="Calibri" w:hAnsi="Calibri"/>
                                <w:spacing w:val="3"/>
                                <w:w w:val="115"/>
                                <w:sz w:val="13"/>
                              </w:rPr>
                              <w:t xml:space="preserve"> </w:t>
                            </w:r>
                            <w:r>
                              <w:rPr>
                                <w:rFonts w:ascii="Calibri" w:hAnsi="Calibri"/>
                                <w:spacing w:val="-2"/>
                                <w:w w:val="115"/>
                                <w:sz w:val="13"/>
                              </w:rPr>
                              <w:t>temperature</w:t>
                            </w:r>
                            <w:r>
                              <w:rPr>
                                <w:rFonts w:ascii="Calibri" w:hAnsi="Calibri"/>
                                <w:spacing w:val="3"/>
                                <w:w w:val="115"/>
                                <w:sz w:val="13"/>
                              </w:rPr>
                              <w:t xml:space="preserve"> </w:t>
                            </w:r>
                            <w:r>
                              <w:rPr>
                                <w:rFonts w:ascii="Calibri" w:hAnsi="Calibri"/>
                                <w:spacing w:val="-2"/>
                                <w:w w:val="115"/>
                                <w:sz w:val="13"/>
                              </w:rPr>
                              <w:t>is</w:t>
                            </w:r>
                            <w:r>
                              <w:rPr>
                                <w:rFonts w:ascii="Calibri" w:hAnsi="Calibri"/>
                                <w:spacing w:val="3"/>
                                <w:w w:val="115"/>
                                <w:sz w:val="13"/>
                              </w:rPr>
                              <w:t xml:space="preserve"> </w:t>
                            </w:r>
                            <w:r>
                              <w:rPr>
                                <w:rFonts w:ascii="Calibri" w:hAnsi="Calibri"/>
                                <w:spacing w:val="-2"/>
                                <w:w w:val="115"/>
                                <w:sz w:val="13"/>
                              </w:rPr>
                              <w:t>101.5</w:t>
                            </w:r>
                            <w:r>
                              <w:rPr>
                                <w:rFonts w:ascii="Lucida Sans Unicode" w:hAnsi="Lucida Sans Unicode"/>
                                <w:spacing w:val="-2"/>
                                <w:w w:val="115"/>
                                <w:sz w:val="13"/>
                              </w:rPr>
                              <w:t>℉</w:t>
                            </w:r>
                            <w:r>
                              <w:rPr>
                                <w:rFonts w:ascii="Calibri" w:hAnsi="Calibri"/>
                                <w:spacing w:val="-2"/>
                                <w:w w:val="115"/>
                                <w:sz w:val="13"/>
                              </w:rPr>
                              <w:t>,</w:t>
                            </w:r>
                            <w:r>
                              <w:rPr>
                                <w:rFonts w:ascii="Calibri" w:hAnsi="Calibri"/>
                                <w:spacing w:val="3"/>
                                <w:w w:val="115"/>
                                <w:sz w:val="13"/>
                              </w:rPr>
                              <w:t xml:space="preserve"> </w:t>
                            </w:r>
                            <w:r>
                              <w:rPr>
                                <w:rFonts w:ascii="Calibri" w:hAnsi="Calibri"/>
                                <w:spacing w:val="-2"/>
                                <w:w w:val="115"/>
                                <w:sz w:val="13"/>
                              </w:rPr>
                              <w:t>blood</w:t>
                            </w:r>
                            <w:r>
                              <w:rPr>
                                <w:rFonts w:ascii="Calibri" w:hAnsi="Calibri"/>
                                <w:spacing w:val="3"/>
                                <w:w w:val="115"/>
                                <w:sz w:val="13"/>
                              </w:rPr>
                              <w:t xml:space="preserve"> </w:t>
                            </w:r>
                            <w:r>
                              <w:rPr>
                                <w:rFonts w:ascii="Calibri" w:hAnsi="Calibri"/>
                                <w:spacing w:val="-2"/>
                                <w:w w:val="115"/>
                                <w:sz w:val="13"/>
                              </w:rPr>
                              <w:t>pressure</w:t>
                            </w:r>
                            <w:r>
                              <w:rPr>
                                <w:rFonts w:ascii="Calibri" w:hAnsi="Calibri"/>
                                <w:spacing w:val="3"/>
                                <w:w w:val="115"/>
                                <w:sz w:val="13"/>
                              </w:rPr>
                              <w:t xml:space="preserve"> </w:t>
                            </w:r>
                            <w:r>
                              <w:rPr>
                                <w:rFonts w:ascii="Calibri" w:hAnsi="Calibri"/>
                                <w:spacing w:val="-2"/>
                                <w:w w:val="115"/>
                                <w:sz w:val="13"/>
                              </w:rPr>
                              <w:t>is</w:t>
                            </w:r>
                            <w:r>
                              <w:rPr>
                                <w:rFonts w:ascii="Calibri" w:hAnsi="Calibri"/>
                                <w:spacing w:val="3"/>
                                <w:w w:val="115"/>
                                <w:sz w:val="13"/>
                              </w:rPr>
                              <w:t xml:space="preserve"> </w:t>
                            </w:r>
                            <w:r>
                              <w:rPr>
                                <w:rFonts w:ascii="Calibri" w:hAnsi="Calibri"/>
                                <w:spacing w:val="-2"/>
                                <w:w w:val="115"/>
                                <w:sz w:val="13"/>
                              </w:rPr>
                              <w:t>118/76</w:t>
                            </w:r>
                          </w:ins>
                        </w:p>
                        <w:p w14:paraId="1EAA664E" w14:textId="77777777" w:rsidR="00A40DB8" w:rsidRDefault="00096600">
                          <w:pPr>
                            <w:spacing w:before="5"/>
                            <w:ind w:left="20"/>
                            <w:rPr>
                              <w:ins w:id="906" w:author="Saleh Kalantari" w:date="2026-04-28T12:46:00Z" w16du:dateUtc="2026-04-28T10:46:00Z"/>
                              <w:rFonts w:ascii="Calibri"/>
                              <w:sz w:val="13"/>
                            </w:rPr>
                          </w:pPr>
                          <w:ins w:id="907" w:author="Saleh Kalantari" w:date="2026-04-28T12:46:00Z" w16du:dateUtc="2026-04-28T10:46:00Z">
                            <w:r>
                              <w:rPr>
                                <w:rFonts w:ascii="Calibri"/>
                                <w:w w:val="115"/>
                                <w:sz w:val="13"/>
                              </w:rPr>
                              <w:t>mmHg,</w:t>
                            </w:r>
                            <w:r>
                              <w:rPr>
                                <w:rFonts w:ascii="Calibri"/>
                                <w:spacing w:val="-7"/>
                                <w:w w:val="115"/>
                                <w:sz w:val="13"/>
                              </w:rPr>
                              <w:t xml:space="preserve"> </w:t>
                            </w:r>
                            <w:r>
                              <w:rPr>
                                <w:rFonts w:ascii="Calibri"/>
                                <w:w w:val="115"/>
                                <w:sz w:val="13"/>
                              </w:rPr>
                              <w:t>pulse</w:t>
                            </w:r>
                            <w:r>
                              <w:rPr>
                                <w:rFonts w:ascii="Calibri"/>
                                <w:spacing w:val="-6"/>
                                <w:w w:val="115"/>
                                <w:sz w:val="13"/>
                              </w:rPr>
                              <w:t xml:space="preserve"> </w:t>
                            </w:r>
                            <w:r>
                              <w:rPr>
                                <w:rFonts w:ascii="Calibri"/>
                                <w:w w:val="115"/>
                                <w:sz w:val="13"/>
                              </w:rPr>
                              <w:t>is</w:t>
                            </w:r>
                            <w:r>
                              <w:rPr>
                                <w:rFonts w:ascii="Calibri"/>
                                <w:spacing w:val="-7"/>
                                <w:w w:val="115"/>
                                <w:sz w:val="13"/>
                              </w:rPr>
                              <w:t xml:space="preserve"> </w:t>
                            </w:r>
                            <w:r>
                              <w:rPr>
                                <w:rFonts w:ascii="Calibri"/>
                                <w:w w:val="115"/>
                                <w:sz w:val="13"/>
                              </w:rPr>
                              <w:t>78/min,</w:t>
                            </w:r>
                            <w:r>
                              <w:rPr>
                                <w:rFonts w:ascii="Calibri"/>
                                <w:spacing w:val="-6"/>
                                <w:w w:val="115"/>
                                <w:sz w:val="13"/>
                              </w:rPr>
                              <w:t xml:space="preserve"> </w:t>
                            </w:r>
                            <w:r>
                              <w:rPr>
                                <w:rFonts w:ascii="Calibri"/>
                                <w:w w:val="115"/>
                                <w:sz w:val="13"/>
                              </w:rPr>
                              <w:t>and</w:t>
                            </w:r>
                            <w:r>
                              <w:rPr>
                                <w:rFonts w:ascii="Calibri"/>
                                <w:spacing w:val="-7"/>
                                <w:w w:val="115"/>
                                <w:sz w:val="13"/>
                              </w:rPr>
                              <w:t xml:space="preserve"> </w:t>
                            </w:r>
                            <w:r>
                              <w:rPr>
                                <w:rFonts w:ascii="Calibri"/>
                                <w:w w:val="115"/>
                                <w:sz w:val="13"/>
                              </w:rPr>
                              <w:t>respiratory</w:t>
                            </w:r>
                            <w:r>
                              <w:rPr>
                                <w:rFonts w:ascii="Calibri"/>
                                <w:spacing w:val="-6"/>
                                <w:w w:val="115"/>
                                <w:sz w:val="13"/>
                              </w:rPr>
                              <w:t xml:space="preserve"> </w:t>
                            </w:r>
                            <w:r>
                              <w:rPr>
                                <w:rFonts w:ascii="Calibri"/>
                                <w:w w:val="115"/>
                                <w:sz w:val="13"/>
                              </w:rPr>
                              <w:t>rate</w:t>
                            </w:r>
                            <w:r>
                              <w:rPr>
                                <w:rFonts w:ascii="Calibri"/>
                                <w:spacing w:val="-7"/>
                                <w:w w:val="115"/>
                                <w:sz w:val="13"/>
                              </w:rPr>
                              <w:t xml:space="preserve"> </w:t>
                            </w:r>
                            <w:r>
                              <w:rPr>
                                <w:rFonts w:ascii="Calibri"/>
                                <w:w w:val="115"/>
                                <w:sz w:val="13"/>
                              </w:rPr>
                              <w:t>is</w:t>
                            </w:r>
                            <w:r>
                              <w:rPr>
                                <w:rFonts w:ascii="Calibri"/>
                                <w:spacing w:val="-6"/>
                                <w:w w:val="115"/>
                                <w:sz w:val="13"/>
                              </w:rPr>
                              <w:t xml:space="preserve"> </w:t>
                            </w:r>
                            <w:r>
                              <w:rPr>
                                <w:rFonts w:ascii="Calibri"/>
                                <w:spacing w:val="-2"/>
                                <w:w w:val="115"/>
                                <w:sz w:val="13"/>
                              </w:rPr>
                              <w:t>14/min.</w:t>
                            </w:r>
                          </w:ins>
                        </w:p>
                        <w:p w14:paraId="0A239136" w14:textId="77777777" w:rsidR="00A40DB8" w:rsidRDefault="00096600">
                          <w:pPr>
                            <w:numPr>
                              <w:ilvl w:val="0"/>
                              <w:numId w:val="4"/>
                            </w:numPr>
                            <w:tabs>
                              <w:tab w:val="left" w:pos="200"/>
                            </w:tabs>
                            <w:spacing w:before="27"/>
                            <w:ind w:left="200" w:hanging="148"/>
                            <w:rPr>
                              <w:ins w:id="908" w:author="Saleh Kalantari" w:date="2026-04-28T12:46:00Z" w16du:dateUtc="2026-04-28T10:46:00Z"/>
                              <w:rFonts w:ascii="Calibri"/>
                              <w:sz w:val="13"/>
                            </w:rPr>
                          </w:pPr>
                          <w:ins w:id="909" w:author="Saleh Kalantari" w:date="2026-04-28T12:46:00Z" w16du:dateUtc="2026-04-28T10:46:00Z">
                            <w:r>
                              <w:rPr>
                                <w:rFonts w:ascii="Calibri"/>
                                <w:w w:val="115"/>
                                <w:sz w:val="13"/>
                              </w:rPr>
                              <w:t>Chest</w:t>
                            </w:r>
                            <w:r>
                              <w:rPr>
                                <w:rFonts w:ascii="Calibri"/>
                                <w:spacing w:val="-7"/>
                                <w:w w:val="115"/>
                                <w:sz w:val="13"/>
                              </w:rPr>
                              <w:t xml:space="preserve"> </w:t>
                            </w:r>
                            <w:r>
                              <w:rPr>
                                <w:rFonts w:ascii="Calibri"/>
                                <w:w w:val="115"/>
                                <w:sz w:val="13"/>
                              </w:rPr>
                              <w:t>auscultation</w:t>
                            </w:r>
                            <w:r>
                              <w:rPr>
                                <w:rFonts w:ascii="Calibri"/>
                                <w:spacing w:val="-7"/>
                                <w:w w:val="115"/>
                                <w:sz w:val="13"/>
                              </w:rPr>
                              <w:t xml:space="preserve"> </w:t>
                            </w:r>
                            <w:r>
                              <w:rPr>
                                <w:rFonts w:ascii="Calibri"/>
                                <w:w w:val="115"/>
                                <w:sz w:val="13"/>
                              </w:rPr>
                              <w:t>is</w:t>
                            </w:r>
                            <w:r>
                              <w:rPr>
                                <w:rFonts w:ascii="Calibri"/>
                                <w:spacing w:val="-7"/>
                                <w:w w:val="115"/>
                                <w:sz w:val="13"/>
                              </w:rPr>
                              <w:t xml:space="preserve"> </w:t>
                            </w:r>
                            <w:r>
                              <w:rPr>
                                <w:rFonts w:ascii="Calibri"/>
                                <w:w w:val="115"/>
                                <w:sz w:val="13"/>
                              </w:rPr>
                              <w:t>unremarkable,</w:t>
                            </w:r>
                            <w:r>
                              <w:rPr>
                                <w:rFonts w:ascii="Calibri"/>
                                <w:spacing w:val="-7"/>
                                <w:w w:val="115"/>
                                <w:sz w:val="13"/>
                              </w:rPr>
                              <w:t xml:space="preserve"> </w:t>
                            </w:r>
                            <w:r>
                              <w:rPr>
                                <w:rFonts w:ascii="Calibri"/>
                                <w:w w:val="115"/>
                                <w:sz w:val="13"/>
                              </w:rPr>
                              <w:t>but</w:t>
                            </w:r>
                            <w:r>
                              <w:rPr>
                                <w:rFonts w:ascii="Calibri"/>
                                <w:spacing w:val="-6"/>
                                <w:w w:val="115"/>
                                <w:sz w:val="13"/>
                              </w:rPr>
                              <w:t xml:space="preserve"> </w:t>
                            </w:r>
                            <w:r>
                              <w:rPr>
                                <w:rFonts w:ascii="Calibri"/>
                                <w:w w:val="115"/>
                                <w:sz w:val="13"/>
                              </w:rPr>
                              <w:t>a</w:t>
                            </w:r>
                            <w:r>
                              <w:rPr>
                                <w:rFonts w:ascii="Calibri"/>
                                <w:spacing w:val="-7"/>
                                <w:w w:val="115"/>
                                <w:sz w:val="13"/>
                              </w:rPr>
                              <w:t xml:space="preserve"> </w:t>
                            </w:r>
                            <w:r>
                              <w:rPr>
                                <w:rFonts w:ascii="Calibri"/>
                                <w:w w:val="115"/>
                                <w:sz w:val="13"/>
                              </w:rPr>
                              <w:t>chest</w:t>
                            </w:r>
                            <w:r>
                              <w:rPr>
                                <w:rFonts w:ascii="Calibri"/>
                                <w:spacing w:val="-7"/>
                                <w:w w:val="115"/>
                                <w:sz w:val="13"/>
                              </w:rPr>
                              <w:t xml:space="preserve"> </w:t>
                            </w:r>
                            <w:r>
                              <w:rPr>
                                <w:rFonts w:ascii="Calibri"/>
                                <w:w w:val="115"/>
                                <w:sz w:val="13"/>
                              </w:rPr>
                              <w:t>X-ray</w:t>
                            </w:r>
                            <w:r>
                              <w:rPr>
                                <w:rFonts w:ascii="Calibri"/>
                                <w:spacing w:val="-7"/>
                                <w:w w:val="115"/>
                                <w:sz w:val="13"/>
                              </w:rPr>
                              <w:t xml:space="preserve"> </w:t>
                            </w:r>
                            <w:r>
                              <w:rPr>
                                <w:rFonts w:ascii="Calibri"/>
                                <w:w w:val="115"/>
                                <w:sz w:val="13"/>
                              </w:rPr>
                              <w:t>reveals</w:t>
                            </w:r>
                            <w:r>
                              <w:rPr>
                                <w:rFonts w:ascii="Calibri"/>
                                <w:spacing w:val="-6"/>
                                <w:w w:val="115"/>
                                <w:sz w:val="13"/>
                              </w:rPr>
                              <w:t xml:space="preserve"> </w:t>
                            </w:r>
                            <w:r>
                              <w:rPr>
                                <w:rFonts w:ascii="Calibri"/>
                                <w:spacing w:val="-2"/>
                                <w:w w:val="115"/>
                                <w:sz w:val="13"/>
                              </w:rPr>
                              <w:t>bilateral</w:t>
                            </w:r>
                          </w:ins>
                        </w:p>
                        <w:p w14:paraId="1186740D" w14:textId="77777777" w:rsidR="00A40DB8" w:rsidRDefault="00096600">
                          <w:pPr>
                            <w:tabs>
                              <w:tab w:val="left" w:pos="4534"/>
                            </w:tabs>
                            <w:spacing w:before="28"/>
                            <w:rPr>
                              <w:ins w:id="910" w:author="Saleh Kalantari" w:date="2026-04-28T12:46:00Z" w16du:dateUtc="2026-04-28T10:46:00Z"/>
                              <w:rFonts w:ascii="Calibri"/>
                              <w:sz w:val="13"/>
                            </w:rPr>
                          </w:pPr>
                          <w:ins w:id="911" w:author="Saleh Kalantari" w:date="2026-04-28T12:46:00Z" w16du:dateUtc="2026-04-28T10:46:00Z">
                            <w:r>
                              <w:rPr>
                                <w:rFonts w:ascii="Calibri"/>
                                <w:spacing w:val="-13"/>
                                <w:w w:val="115"/>
                                <w:sz w:val="13"/>
                                <w:u w:val="dotted"/>
                              </w:rPr>
                              <w:t xml:space="preserve"> </w:t>
                            </w:r>
                            <w:r>
                              <w:rPr>
                                <w:rFonts w:ascii="Calibri"/>
                                <w:spacing w:val="-2"/>
                                <w:w w:val="115"/>
                                <w:sz w:val="13"/>
                                <w:u w:val="dotted"/>
                              </w:rPr>
                              <w:t>multifocal</w:t>
                            </w:r>
                            <w:r>
                              <w:rPr>
                                <w:rFonts w:ascii="Calibri"/>
                                <w:spacing w:val="2"/>
                                <w:w w:val="115"/>
                                <w:sz w:val="13"/>
                                <w:u w:val="dotted"/>
                              </w:rPr>
                              <w:t xml:space="preserve"> </w:t>
                            </w:r>
                            <w:r>
                              <w:rPr>
                                <w:rFonts w:ascii="Calibri"/>
                                <w:spacing w:val="-2"/>
                                <w:w w:val="115"/>
                                <w:sz w:val="13"/>
                                <w:u w:val="dotted"/>
                              </w:rPr>
                              <w:t>opacities</w:t>
                            </w:r>
                            <w:r>
                              <w:rPr>
                                <w:rFonts w:ascii="Calibri"/>
                                <w:spacing w:val="1"/>
                                <w:w w:val="115"/>
                                <w:sz w:val="13"/>
                                <w:u w:val="dotted"/>
                              </w:rPr>
                              <w:t xml:space="preserve"> </w:t>
                            </w:r>
                            <w:r>
                              <w:rPr>
                                <w:rFonts w:ascii="Calibri"/>
                                <w:spacing w:val="-2"/>
                                <w:w w:val="115"/>
                                <w:sz w:val="13"/>
                                <w:u w:val="dotted"/>
                              </w:rPr>
                              <w:t>in</w:t>
                            </w:r>
                            <w:r>
                              <w:rPr>
                                <w:rFonts w:ascii="Calibri"/>
                                <w:spacing w:val="2"/>
                                <w:w w:val="115"/>
                                <w:sz w:val="13"/>
                                <w:u w:val="dotted"/>
                              </w:rPr>
                              <w:t xml:space="preserve"> </w:t>
                            </w:r>
                            <w:r>
                              <w:rPr>
                                <w:rFonts w:ascii="Calibri"/>
                                <w:spacing w:val="-2"/>
                                <w:w w:val="115"/>
                                <w:sz w:val="13"/>
                                <w:u w:val="dotted"/>
                              </w:rPr>
                              <w:t>the</w:t>
                            </w:r>
                            <w:r>
                              <w:rPr>
                                <w:rFonts w:ascii="Calibri"/>
                                <w:spacing w:val="1"/>
                                <w:w w:val="115"/>
                                <w:sz w:val="13"/>
                                <w:u w:val="dotted"/>
                              </w:rPr>
                              <w:t xml:space="preserve"> </w:t>
                            </w:r>
                            <w:r>
                              <w:rPr>
                                <w:rFonts w:ascii="Calibri"/>
                                <w:spacing w:val="-2"/>
                                <w:w w:val="115"/>
                                <w:sz w:val="13"/>
                                <w:u w:val="dotted"/>
                              </w:rPr>
                              <w:t>lungs.</w:t>
                            </w:r>
                            <w:r>
                              <w:rPr>
                                <w:rFonts w:ascii="Calibri"/>
                                <w:sz w:val="13"/>
                                <w:u w:val="dotted"/>
                              </w:rPr>
                              <w:tab/>
                            </w:r>
                          </w:ins>
                        </w:p>
                        <w:p w14:paraId="6E1EC95F" w14:textId="77777777" w:rsidR="00A40DB8" w:rsidRDefault="00096600">
                          <w:pPr>
                            <w:numPr>
                              <w:ilvl w:val="0"/>
                              <w:numId w:val="4"/>
                            </w:numPr>
                            <w:tabs>
                              <w:tab w:val="left" w:pos="200"/>
                            </w:tabs>
                            <w:spacing w:before="27"/>
                            <w:ind w:left="200" w:hanging="148"/>
                            <w:rPr>
                              <w:ins w:id="912" w:author="Saleh Kalantari" w:date="2026-04-28T12:46:00Z" w16du:dateUtc="2026-04-28T10:46:00Z"/>
                              <w:rFonts w:ascii="Calibri"/>
                              <w:sz w:val="13"/>
                            </w:rPr>
                          </w:pPr>
                          <w:ins w:id="913" w:author="Saleh Kalantari" w:date="2026-04-28T12:46:00Z" w16du:dateUtc="2026-04-28T10:46:00Z">
                            <w:r>
                              <w:rPr>
                                <w:rFonts w:ascii="Calibri"/>
                                <w:spacing w:val="-2"/>
                                <w:w w:val="115"/>
                                <w:sz w:val="13"/>
                              </w:rPr>
                              <w:t>Sputum</w:t>
                            </w:r>
                            <w:r>
                              <w:rPr>
                                <w:rFonts w:ascii="Calibri"/>
                                <w:w w:val="115"/>
                                <w:sz w:val="13"/>
                              </w:rPr>
                              <w:t xml:space="preserve"> </w:t>
                            </w:r>
                            <w:r>
                              <w:rPr>
                                <w:rFonts w:ascii="Calibri"/>
                                <w:spacing w:val="-2"/>
                                <w:w w:val="115"/>
                                <w:sz w:val="13"/>
                              </w:rPr>
                              <w:t>culture</w:t>
                            </w:r>
                            <w:r>
                              <w:rPr>
                                <w:rFonts w:ascii="Calibri"/>
                                <w:spacing w:val="1"/>
                                <w:w w:val="115"/>
                                <w:sz w:val="13"/>
                              </w:rPr>
                              <w:t xml:space="preserve"> </w:t>
                            </w:r>
                            <w:r>
                              <w:rPr>
                                <w:rFonts w:ascii="Calibri"/>
                                <w:spacing w:val="-2"/>
                                <w:w w:val="115"/>
                                <w:sz w:val="13"/>
                              </w:rPr>
                              <w:t>and</w:t>
                            </w:r>
                            <w:r>
                              <w:rPr>
                                <w:rFonts w:ascii="Calibri"/>
                                <w:spacing w:val="1"/>
                                <w:w w:val="115"/>
                                <w:sz w:val="13"/>
                              </w:rPr>
                              <w:t xml:space="preserve"> </w:t>
                            </w:r>
                            <w:r>
                              <w:rPr>
                                <w:rFonts w:ascii="Calibri"/>
                                <w:spacing w:val="-2"/>
                                <w:w w:val="115"/>
                                <w:sz w:val="13"/>
                              </w:rPr>
                              <w:t>Gram</w:t>
                            </w:r>
                            <w:r>
                              <w:rPr>
                                <w:rFonts w:ascii="Calibri"/>
                                <w:spacing w:val="1"/>
                                <w:w w:val="115"/>
                                <w:sz w:val="13"/>
                              </w:rPr>
                              <w:t xml:space="preserve"> </w:t>
                            </w:r>
                            <w:r>
                              <w:rPr>
                                <w:rFonts w:ascii="Calibri"/>
                                <w:spacing w:val="-2"/>
                                <w:w w:val="115"/>
                                <w:sz w:val="13"/>
                              </w:rPr>
                              <w:t>stain</w:t>
                            </w:r>
                            <w:r>
                              <w:rPr>
                                <w:rFonts w:ascii="Calibri"/>
                                <w:spacing w:val="1"/>
                                <w:w w:val="115"/>
                                <w:sz w:val="13"/>
                              </w:rPr>
                              <w:t xml:space="preserve"> </w:t>
                            </w:r>
                            <w:r>
                              <w:rPr>
                                <w:rFonts w:ascii="Calibri"/>
                                <w:spacing w:val="-2"/>
                                <w:w w:val="115"/>
                                <w:sz w:val="13"/>
                              </w:rPr>
                              <w:t>are</w:t>
                            </w:r>
                            <w:r>
                              <w:rPr>
                                <w:rFonts w:ascii="Calibri"/>
                                <w:spacing w:val="1"/>
                                <w:w w:val="115"/>
                                <w:sz w:val="13"/>
                              </w:rPr>
                              <w:t xml:space="preserve"> </w:t>
                            </w:r>
                            <w:r>
                              <w:rPr>
                                <w:rFonts w:ascii="Calibri"/>
                                <w:spacing w:val="-2"/>
                                <w:w w:val="115"/>
                                <w:sz w:val="13"/>
                              </w:rPr>
                              <w:t>negative.</w:t>
                            </w:r>
                          </w:ins>
                        </w:p>
                      </w:txbxContent>
                    </v:textbox>
                  </v:shape>
                  <v:shape id="Textbox 61" o:spid="_x0000_s1100" type="#_x0000_t202" style="position:absolute;left:47239;top:627;width:14618;height:4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254F6932" w14:textId="77777777" w:rsidR="00A40DB8" w:rsidRDefault="00096600">
                          <w:pPr>
                            <w:spacing w:line="271" w:lineRule="auto"/>
                            <w:ind w:right="18"/>
                            <w:rPr>
                              <w:ins w:id="914" w:author="Saleh Kalantari" w:date="2026-04-28T12:46:00Z" w16du:dateUtc="2026-04-28T10:46:00Z"/>
                              <w:rFonts w:ascii="Calibri"/>
                              <w:b/>
                              <w:sz w:val="14"/>
                            </w:rPr>
                          </w:pPr>
                          <w:ins w:id="915" w:author="Saleh Kalantari" w:date="2026-04-28T12:46:00Z" w16du:dateUtc="2026-04-28T10:46:00Z">
                            <w:r>
                              <w:rPr>
                                <w:rFonts w:ascii="Calibri"/>
                                <w:b/>
                                <w:w w:val="115"/>
                                <w:sz w:val="14"/>
                              </w:rPr>
                              <w:t>Which of the following</w:t>
                            </w:r>
                            <w:r>
                              <w:rPr>
                                <w:rFonts w:ascii="Calibri"/>
                                <w:b/>
                                <w:spacing w:val="40"/>
                                <w:w w:val="115"/>
                                <w:sz w:val="14"/>
                              </w:rPr>
                              <w:t xml:space="preserve"> </w:t>
                            </w:r>
                            <w:r>
                              <w:rPr>
                                <w:rFonts w:ascii="Calibri"/>
                                <w:b/>
                                <w:w w:val="115"/>
                                <w:sz w:val="14"/>
                              </w:rPr>
                              <w:t>components is essential for</w:t>
                            </w:r>
                            <w:r>
                              <w:rPr>
                                <w:rFonts w:ascii="Calibri"/>
                                <w:b/>
                                <w:spacing w:val="40"/>
                                <w:w w:val="115"/>
                                <w:sz w:val="14"/>
                              </w:rPr>
                              <w:t xml:space="preserve"> </w:t>
                            </w:r>
                            <w:r>
                              <w:rPr>
                                <w:rFonts w:ascii="Calibri"/>
                                <w:b/>
                                <w:w w:val="115"/>
                                <w:sz w:val="14"/>
                              </w:rPr>
                              <w:t>culturing</w:t>
                            </w:r>
                            <w:r>
                              <w:rPr>
                                <w:rFonts w:ascii="Calibri"/>
                                <w:b/>
                                <w:spacing w:val="-10"/>
                                <w:w w:val="115"/>
                                <w:sz w:val="14"/>
                              </w:rPr>
                              <w:t xml:space="preserve"> </w:t>
                            </w:r>
                            <w:r>
                              <w:rPr>
                                <w:rFonts w:ascii="Calibri"/>
                                <w:b/>
                                <w:w w:val="115"/>
                                <w:sz w:val="14"/>
                              </w:rPr>
                              <w:t>the</w:t>
                            </w:r>
                            <w:r>
                              <w:rPr>
                                <w:rFonts w:ascii="Calibri"/>
                                <w:b/>
                                <w:spacing w:val="-9"/>
                                <w:w w:val="115"/>
                                <w:sz w:val="14"/>
                              </w:rPr>
                              <w:t xml:space="preserve"> </w:t>
                            </w:r>
                            <w:r>
                              <w:rPr>
                                <w:rFonts w:ascii="Calibri"/>
                                <w:b/>
                                <w:w w:val="115"/>
                                <w:sz w:val="14"/>
                              </w:rPr>
                              <w:t>most</w:t>
                            </w:r>
                            <w:r>
                              <w:rPr>
                                <w:rFonts w:ascii="Calibri"/>
                                <w:b/>
                                <w:spacing w:val="-9"/>
                                <w:w w:val="115"/>
                                <w:sz w:val="14"/>
                              </w:rPr>
                              <w:t xml:space="preserve"> </w:t>
                            </w:r>
                            <w:r>
                              <w:rPr>
                                <w:rFonts w:ascii="Calibri"/>
                                <w:b/>
                                <w:w w:val="115"/>
                                <w:sz w:val="14"/>
                              </w:rPr>
                              <w:t>likely</w:t>
                            </w:r>
                            <w:r>
                              <w:rPr>
                                <w:rFonts w:ascii="Calibri"/>
                                <w:b/>
                                <w:spacing w:val="-9"/>
                                <w:w w:val="115"/>
                                <w:sz w:val="14"/>
                              </w:rPr>
                              <w:t xml:space="preserve"> </w:t>
                            </w:r>
                            <w:r>
                              <w:rPr>
                                <w:rFonts w:ascii="Calibri"/>
                                <w:b/>
                                <w:w w:val="115"/>
                                <w:sz w:val="14"/>
                              </w:rPr>
                              <w:t>causative</w:t>
                            </w:r>
                            <w:r>
                              <w:rPr>
                                <w:rFonts w:ascii="Calibri"/>
                                <w:b/>
                                <w:spacing w:val="40"/>
                                <w:w w:val="115"/>
                                <w:sz w:val="14"/>
                              </w:rPr>
                              <w:t xml:space="preserve"> </w:t>
                            </w:r>
                            <w:r>
                              <w:rPr>
                                <w:rFonts w:ascii="Calibri"/>
                                <w:b/>
                                <w:spacing w:val="-2"/>
                                <w:w w:val="115"/>
                                <w:sz w:val="14"/>
                              </w:rPr>
                              <w:t>organism?</w:t>
                            </w:r>
                          </w:ins>
                        </w:p>
                      </w:txbxContent>
                    </v:textbox>
                  </v:shape>
                  <v:shape id="Textbox 62" o:spid="_x0000_s1101" type="#_x0000_t202" style="position:absolute;left:47239;top:6610;width:11824;height:10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mg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" filled="f" stroked="f">
                    <v:textbox inset="0,0,0,0">
                      <w:txbxContent>
                        <w:p w14:paraId="380F102B" w14:textId="77777777" w:rsidR="00A40DB8" w:rsidRDefault="00096600">
                          <w:pPr>
                            <w:numPr>
                              <w:ilvl w:val="0"/>
                              <w:numId w:val="3"/>
                            </w:numPr>
                            <w:tabs>
                              <w:tab w:val="left" w:pos="172"/>
                            </w:tabs>
                            <w:spacing w:before="13"/>
                            <w:ind w:left="172" w:hanging="143"/>
                            <w:rPr>
                              <w:ins w:id="916" w:author="Saleh Kalantari" w:date="2026-04-28T12:46:00Z" w16du:dateUtc="2026-04-28T10:46:00Z"/>
                              <w:rFonts w:ascii="Calibri"/>
                              <w:sz w:val="12"/>
                            </w:rPr>
                          </w:pPr>
                          <w:ins w:id="917" w:author="Saleh Kalantari" w:date="2026-04-28T12:46:00Z" w16du:dateUtc="2026-04-28T10:46:00Z">
                            <w:r>
                              <w:rPr>
                                <w:rFonts w:ascii="Calibri"/>
                                <w:spacing w:val="-4"/>
                                <w:w w:val="125"/>
                                <w:sz w:val="12"/>
                              </w:rPr>
                              <w:t>Iron</w:t>
                            </w:r>
                          </w:ins>
                        </w:p>
                        <w:p w14:paraId="34EC0A87" w14:textId="77777777" w:rsidR="00A40DB8" w:rsidRDefault="00096600">
                          <w:pPr>
                            <w:numPr>
                              <w:ilvl w:val="0"/>
                              <w:numId w:val="3"/>
                            </w:numPr>
                            <w:tabs>
                              <w:tab w:val="left" w:pos="141"/>
                            </w:tabs>
                            <w:spacing w:before="26"/>
                            <w:ind w:left="141" w:hanging="141"/>
                            <w:rPr>
                              <w:ins w:id="918" w:author="Saleh Kalantari" w:date="2026-04-28T12:46:00Z" w16du:dateUtc="2026-04-28T10:46:00Z"/>
                              <w:rFonts w:ascii="Calibri"/>
                              <w:sz w:val="12"/>
                            </w:rPr>
                          </w:pPr>
                          <w:ins w:id="919" w:author="Saleh Kalantari" w:date="2026-04-28T12:46:00Z" w16du:dateUtc="2026-04-28T10:46:00Z">
                            <w:r>
                              <w:rPr>
                                <w:rFonts w:ascii="Calibri"/>
                                <w:spacing w:val="-4"/>
                                <w:w w:val="110"/>
                                <w:sz w:val="12"/>
                              </w:rPr>
                              <w:t>Urea</w:t>
                            </w:r>
                          </w:ins>
                        </w:p>
                        <w:p w14:paraId="5E5CACC4" w14:textId="77777777" w:rsidR="00A40DB8" w:rsidRDefault="00096600">
                          <w:pPr>
                            <w:numPr>
                              <w:ilvl w:val="0"/>
                              <w:numId w:val="3"/>
                            </w:numPr>
                            <w:tabs>
                              <w:tab w:val="left" w:pos="138"/>
                            </w:tabs>
                            <w:spacing w:before="26"/>
                            <w:ind w:left="138" w:hanging="138"/>
                            <w:rPr>
                              <w:ins w:id="920" w:author="Saleh Kalantari" w:date="2026-04-28T12:46:00Z" w16du:dateUtc="2026-04-28T10:46:00Z"/>
                              <w:rFonts w:ascii="Calibri"/>
                              <w:sz w:val="12"/>
                            </w:rPr>
                          </w:pPr>
                          <w:ins w:id="921" w:author="Saleh Kalantari" w:date="2026-04-28T12:46:00Z" w16du:dateUtc="2026-04-28T10:46:00Z">
                            <w:r>
                              <w:rPr>
                                <w:rFonts w:ascii="Calibri"/>
                                <w:spacing w:val="-2"/>
                                <w:w w:val="115"/>
                                <w:sz w:val="12"/>
                              </w:rPr>
                              <w:t>Magnesium</w:t>
                            </w:r>
                          </w:ins>
                        </w:p>
                        <w:p w14:paraId="245CBF3C" w14:textId="77777777" w:rsidR="00A40DB8" w:rsidRDefault="00096600">
                          <w:pPr>
                            <w:numPr>
                              <w:ilvl w:val="0"/>
                              <w:numId w:val="3"/>
                            </w:numPr>
                            <w:tabs>
                              <w:tab w:val="left" w:pos="142"/>
                            </w:tabs>
                            <w:spacing w:before="27"/>
                            <w:ind w:left="142" w:hanging="142"/>
                            <w:rPr>
                              <w:ins w:id="922" w:author="Saleh Kalantari" w:date="2026-04-28T12:46:00Z" w16du:dateUtc="2026-04-28T10:46:00Z"/>
                              <w:rFonts w:ascii="Calibri"/>
                              <w:sz w:val="12"/>
                            </w:rPr>
                          </w:pPr>
                          <w:ins w:id="923" w:author="Saleh Kalantari" w:date="2026-04-28T12:46:00Z" w16du:dateUtc="2026-04-28T10:46:00Z">
                            <w:r>
                              <w:rPr>
                                <w:rFonts w:ascii="Calibri"/>
                                <w:spacing w:val="-2"/>
                                <w:w w:val="115"/>
                                <w:sz w:val="12"/>
                              </w:rPr>
                              <w:t>Cysteine</w:t>
                            </w:r>
                          </w:ins>
                        </w:p>
                        <w:p w14:paraId="15212715" w14:textId="77777777" w:rsidR="00A40DB8" w:rsidRDefault="00096600">
                          <w:pPr>
                            <w:numPr>
                              <w:ilvl w:val="0"/>
                              <w:numId w:val="3"/>
                            </w:numPr>
                            <w:tabs>
                              <w:tab w:val="left" w:pos="134"/>
                            </w:tabs>
                            <w:spacing w:before="26"/>
                            <w:ind w:left="134" w:hanging="134"/>
                            <w:rPr>
                              <w:ins w:id="924" w:author="Saleh Kalantari" w:date="2026-04-28T12:46:00Z" w16du:dateUtc="2026-04-28T10:46:00Z"/>
                              <w:rFonts w:ascii="Calibri"/>
                              <w:sz w:val="12"/>
                            </w:rPr>
                          </w:pPr>
                          <w:ins w:id="925" w:author="Saleh Kalantari" w:date="2026-04-28T12:46:00Z" w16du:dateUtc="2026-04-28T10:46:00Z">
                            <w:r>
                              <w:rPr>
                                <w:rFonts w:ascii="Calibri"/>
                                <w:spacing w:val="-2"/>
                                <w:w w:val="115"/>
                                <w:sz w:val="12"/>
                              </w:rPr>
                              <w:t>Glucose</w:t>
                            </w:r>
                          </w:ins>
                        </w:p>
                        <w:p w14:paraId="33E512A4" w14:textId="77777777" w:rsidR="00A40DB8" w:rsidRDefault="00096600">
                          <w:pPr>
                            <w:numPr>
                              <w:ilvl w:val="0"/>
                              <w:numId w:val="3"/>
                            </w:numPr>
                            <w:tabs>
                              <w:tab w:val="left" w:pos="122"/>
                            </w:tabs>
                            <w:spacing w:before="26"/>
                            <w:ind w:left="122" w:hanging="122"/>
                            <w:rPr>
                              <w:ins w:id="926" w:author="Saleh Kalantari" w:date="2026-04-28T12:46:00Z" w16du:dateUtc="2026-04-28T10:46:00Z"/>
                              <w:rFonts w:ascii="Calibri"/>
                              <w:sz w:val="12"/>
                            </w:rPr>
                          </w:pPr>
                          <w:ins w:id="927" w:author="Saleh Kalantari" w:date="2026-04-28T12:46:00Z" w16du:dateUtc="2026-04-28T10:46:00Z">
                            <w:r>
                              <w:rPr>
                                <w:rFonts w:ascii="Calibri"/>
                                <w:spacing w:val="-2"/>
                                <w:w w:val="115"/>
                                <w:sz w:val="12"/>
                              </w:rPr>
                              <w:t>Nicotinamide</w:t>
                            </w:r>
                          </w:ins>
                        </w:p>
                        <w:p w14:paraId="7608F863" w14:textId="77777777" w:rsidR="00A40DB8" w:rsidRDefault="00096600">
                          <w:pPr>
                            <w:numPr>
                              <w:ilvl w:val="0"/>
                              <w:numId w:val="3"/>
                            </w:numPr>
                            <w:tabs>
                              <w:tab w:val="left" w:pos="155"/>
                            </w:tabs>
                            <w:spacing w:before="27"/>
                            <w:ind w:left="155" w:hanging="155"/>
                            <w:rPr>
                              <w:ins w:id="928" w:author="Saleh Kalantari" w:date="2026-04-28T12:46:00Z" w16du:dateUtc="2026-04-28T10:46:00Z"/>
                              <w:rFonts w:ascii="Calibri"/>
                              <w:b/>
                              <w:sz w:val="12"/>
                            </w:rPr>
                          </w:pPr>
                          <w:ins w:id="929" w:author="Saleh Kalantari" w:date="2026-04-28T12:46:00Z" w16du:dateUtc="2026-04-28T10:46:00Z">
                            <w:r>
                              <w:rPr>
                                <w:rFonts w:ascii="Calibri"/>
                                <w:b/>
                                <w:w w:val="115"/>
                                <w:sz w:val="12"/>
                              </w:rPr>
                              <w:t>Cholesterol</w:t>
                            </w:r>
                            <w:r>
                              <w:rPr>
                                <w:rFonts w:ascii="Calibri"/>
                                <w:b/>
                                <w:spacing w:val="1"/>
                                <w:w w:val="115"/>
                                <w:sz w:val="12"/>
                              </w:rPr>
                              <w:t xml:space="preserve"> </w:t>
                            </w:r>
                            <w:r>
                              <w:rPr>
                                <w:rFonts w:ascii="Calibri"/>
                                <w:b/>
                                <w:w w:val="115"/>
                                <w:sz w:val="12"/>
                              </w:rPr>
                              <w:t>(Correct</w:t>
                            </w:r>
                            <w:r>
                              <w:rPr>
                                <w:rFonts w:ascii="Calibri"/>
                                <w:b/>
                                <w:spacing w:val="1"/>
                                <w:w w:val="115"/>
                                <w:sz w:val="12"/>
                              </w:rPr>
                              <w:t xml:space="preserve"> </w:t>
                            </w:r>
                            <w:r>
                              <w:rPr>
                                <w:rFonts w:ascii="Calibri"/>
                                <w:b/>
                                <w:spacing w:val="-2"/>
                                <w:w w:val="115"/>
                                <w:sz w:val="12"/>
                              </w:rPr>
                              <w:t>Answer)</w:t>
                            </w:r>
                          </w:ins>
                        </w:p>
                        <w:p w14:paraId="512DF3DC" w14:textId="77777777" w:rsidR="00A40DB8" w:rsidRDefault="00096600">
                          <w:pPr>
                            <w:numPr>
                              <w:ilvl w:val="0"/>
                              <w:numId w:val="3"/>
                            </w:numPr>
                            <w:tabs>
                              <w:tab w:val="left" w:pos="149"/>
                            </w:tabs>
                            <w:spacing w:before="26"/>
                            <w:ind w:left="149" w:hanging="149"/>
                            <w:rPr>
                              <w:ins w:id="930" w:author="Saleh Kalantari" w:date="2026-04-28T12:46:00Z" w16du:dateUtc="2026-04-28T10:46:00Z"/>
                              <w:rFonts w:ascii="Calibri"/>
                              <w:sz w:val="12"/>
                            </w:rPr>
                          </w:pPr>
                          <w:ins w:id="931" w:author="Saleh Kalantari" w:date="2026-04-28T12:46:00Z" w16du:dateUtc="2026-04-28T10:46:00Z">
                            <w:r>
                              <w:rPr>
                                <w:rFonts w:ascii="Calibri"/>
                                <w:spacing w:val="-2"/>
                                <w:w w:val="115"/>
                                <w:sz w:val="12"/>
                              </w:rPr>
                              <w:t>Hemin</w:t>
                            </w:r>
                          </w:ins>
                        </w:p>
                        <w:p w14:paraId="6AF12F89" w14:textId="77777777" w:rsidR="00A40DB8" w:rsidRDefault="00096600">
                          <w:pPr>
                            <w:numPr>
                              <w:ilvl w:val="0"/>
                              <w:numId w:val="3"/>
                            </w:numPr>
                            <w:tabs>
                              <w:tab w:val="left" w:pos="112"/>
                            </w:tabs>
                            <w:spacing w:before="27"/>
                            <w:ind w:left="112" w:hanging="112"/>
                            <w:rPr>
                              <w:ins w:id="932" w:author="Saleh Kalantari" w:date="2026-04-28T12:46:00Z" w16du:dateUtc="2026-04-28T10:46:00Z"/>
                              <w:rFonts w:ascii="Calibri"/>
                              <w:sz w:val="12"/>
                            </w:rPr>
                          </w:pPr>
                          <w:ins w:id="933" w:author="Saleh Kalantari" w:date="2026-04-28T12:46:00Z" w16du:dateUtc="2026-04-28T10:46:00Z">
                            <w:r>
                              <w:rPr>
                                <w:rFonts w:ascii="Calibri"/>
                                <w:spacing w:val="-2"/>
                                <w:w w:val="115"/>
                                <w:sz w:val="12"/>
                              </w:rPr>
                              <w:t>Sulfate</w:t>
                            </w:r>
                          </w:ins>
                        </w:p>
                        <w:p w14:paraId="41B99B32" w14:textId="77777777" w:rsidR="00A40DB8" w:rsidRDefault="00096600">
                          <w:pPr>
                            <w:numPr>
                              <w:ilvl w:val="0"/>
                              <w:numId w:val="3"/>
                            </w:numPr>
                            <w:tabs>
                              <w:tab w:val="left" w:pos="123"/>
                            </w:tabs>
                            <w:spacing w:before="26"/>
                            <w:ind w:left="123" w:hanging="123"/>
                            <w:rPr>
                              <w:ins w:id="934" w:author="Saleh Kalantari" w:date="2026-04-28T12:46:00Z" w16du:dateUtc="2026-04-28T10:46:00Z"/>
                              <w:rFonts w:ascii="Calibri"/>
                              <w:sz w:val="12"/>
                            </w:rPr>
                          </w:pPr>
                          <w:ins w:id="935" w:author="Saleh Kalantari" w:date="2026-04-28T12:46:00Z" w16du:dateUtc="2026-04-28T10:46:00Z">
                            <w:r>
                              <w:rPr>
                                <w:rFonts w:ascii="Calibri"/>
                                <w:spacing w:val="-2"/>
                                <w:w w:val="115"/>
                                <w:sz w:val="12"/>
                              </w:rPr>
                              <w:t>Pyridoxine</w:t>
                            </w:r>
                          </w:ins>
                        </w:p>
                      </w:txbxContent>
                    </v:textbox>
                  </v:shape>
                  <w10:wrap anchorx="page"/>
                </v:group>
              </w:pict>
            </mc:Fallback>
          </mc:AlternateContent>
        </w:r>
        <w:r>
          <w:rPr>
            <w:rFonts w:ascii="Microsoft Sans Serif"/>
            <w:w w:val="105"/>
            <w:position w:val="-2"/>
            <w:sz w:val="32"/>
          </w:rPr>
          <w:t>C</w:t>
        </w:r>
        <w:r>
          <w:rPr>
            <w:rFonts w:ascii="Microsoft Sans Serif"/>
            <w:spacing w:val="2"/>
            <w:w w:val="105"/>
            <w:position w:val="-2"/>
            <w:sz w:val="32"/>
          </w:rPr>
          <w:t xml:space="preserve"> </w:t>
        </w:r>
        <w:r>
          <w:rPr>
            <w:rFonts w:ascii="Microsoft Sans Serif"/>
            <w:w w:val="105"/>
            <w:sz w:val="19"/>
          </w:rPr>
          <w:t>Sample</w:t>
        </w:r>
        <w:r>
          <w:rPr>
            <w:rFonts w:ascii="Microsoft Sans Serif"/>
            <w:spacing w:val="-13"/>
            <w:w w:val="105"/>
            <w:sz w:val="19"/>
          </w:rPr>
          <w:t xml:space="preserve"> </w:t>
        </w:r>
        <w:r>
          <w:rPr>
            <w:rFonts w:ascii="Microsoft Sans Serif"/>
            <w:w w:val="105"/>
            <w:sz w:val="19"/>
          </w:rPr>
          <w:t>QA</w:t>
        </w:r>
        <w:r>
          <w:rPr>
            <w:rFonts w:ascii="Microsoft Sans Serif"/>
            <w:spacing w:val="-13"/>
            <w:w w:val="105"/>
            <w:sz w:val="19"/>
          </w:rPr>
          <w:t xml:space="preserve"> </w:t>
        </w:r>
        <w:r>
          <w:rPr>
            <w:rFonts w:ascii="Microsoft Sans Serif"/>
            <w:spacing w:val="-2"/>
            <w:w w:val="105"/>
            <w:sz w:val="19"/>
          </w:rPr>
          <w:t>(MedXpertQA)</w:t>
        </w:r>
      </w:moveTo>
    </w:p>
    <w:p w14:paraId="77E3A71F" w14:textId="77777777" w:rsidR="00A40DB8" w:rsidRDefault="00A40DB8">
      <w:pPr>
        <w:pStyle w:val="BodyText"/>
        <w:spacing w:before="205" w:after="1"/>
        <w:rPr>
          <w:moveTo w:id="790" w:author="Saleh Kalantari" w:date="2026-04-28T12:46:00Z" w16du:dateUtc="2026-04-28T10:46:00Z"/>
          <w:rFonts w:ascii="Microsoft Sans Serif"/>
        </w:rPr>
      </w:pPr>
    </w:p>
    <w:tbl>
      <w:tblPr>
        <w:tblW w:w="0" w:type="auto"/>
        <w:tblInd w:w="411"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801"/>
        <w:gridCol w:w="784"/>
        <w:gridCol w:w="779"/>
      </w:tblGrid>
      <w:tr w:rsidR="00A40DB8" w14:paraId="2E700C71" w14:textId="77777777">
        <w:trPr>
          <w:trHeight w:val="346"/>
        </w:trPr>
        <w:tc>
          <w:tcPr>
            <w:tcW w:w="801" w:type="dxa"/>
            <w:tcBorders>
              <w:left w:val="single" w:sz="18" w:space="0" w:color="FFFFFF"/>
              <w:bottom w:val="single" w:sz="4" w:space="0" w:color="FFFFFF"/>
              <w:right w:val="single" w:sz="4" w:space="0" w:color="FFFFFF"/>
            </w:tcBorders>
            <w:shd w:val="clear" w:color="auto" w:fill="B5D6A7"/>
          </w:tcPr>
          <w:p w14:paraId="738F4F43" w14:textId="77777777" w:rsidR="00A40DB8" w:rsidRDefault="00096600">
            <w:pPr>
              <w:pStyle w:val="TableParagraph"/>
              <w:spacing w:before="103"/>
              <w:ind w:left="43"/>
              <w:rPr>
                <w:moveTo w:id="791" w:author="Saleh Kalantari" w:date="2026-04-28T12:46:00Z" w16du:dateUtc="2026-04-28T10:46:00Z"/>
                <w:rFonts w:ascii="Microsoft Sans Serif"/>
                <w:sz w:val="14"/>
              </w:rPr>
            </w:pPr>
            <w:moveTo w:id="792" w:author="Saleh Kalantari" w:date="2026-04-28T12:46:00Z" w16du:dateUtc="2026-04-28T10:46:00Z">
              <w:r>
                <w:rPr>
                  <w:rFonts w:ascii="Microsoft Sans Serif"/>
                  <w:spacing w:val="-4"/>
                  <w:w w:val="115"/>
                  <w:sz w:val="14"/>
                </w:rPr>
                <w:t>High</w:t>
              </w:r>
            </w:moveTo>
          </w:p>
        </w:tc>
        <w:tc>
          <w:tcPr>
            <w:tcW w:w="784" w:type="dxa"/>
            <w:tcBorders>
              <w:left w:val="single" w:sz="4" w:space="0" w:color="FFFFFF"/>
              <w:bottom w:val="single" w:sz="4" w:space="0" w:color="FFFFFF"/>
              <w:right w:val="single" w:sz="4" w:space="0" w:color="FFFFFF"/>
            </w:tcBorders>
            <w:shd w:val="clear" w:color="auto" w:fill="F1D6D6"/>
          </w:tcPr>
          <w:p w14:paraId="5BE0B90C" w14:textId="77777777" w:rsidR="00A40DB8" w:rsidRDefault="00096600">
            <w:pPr>
              <w:pStyle w:val="TableParagraph"/>
              <w:spacing w:before="103"/>
              <w:ind w:left="42"/>
              <w:rPr>
                <w:moveTo w:id="793" w:author="Saleh Kalantari" w:date="2026-04-28T12:46:00Z" w16du:dateUtc="2026-04-28T10:46:00Z"/>
                <w:rFonts w:ascii="Microsoft Sans Serif"/>
                <w:sz w:val="14"/>
              </w:rPr>
            </w:pPr>
            <w:moveTo w:id="794" w:author="Saleh Kalantari" w:date="2026-04-28T12:46:00Z" w16du:dateUtc="2026-04-28T10:46:00Z">
              <w:r>
                <w:rPr>
                  <w:rFonts w:ascii="Microsoft Sans Serif"/>
                  <w:spacing w:val="-5"/>
                  <w:w w:val="110"/>
                  <w:sz w:val="14"/>
                </w:rPr>
                <w:t>Low</w:t>
              </w:r>
            </w:moveTo>
          </w:p>
        </w:tc>
        <w:tc>
          <w:tcPr>
            <w:tcW w:w="779" w:type="dxa"/>
            <w:tcBorders>
              <w:left w:val="single" w:sz="4" w:space="0" w:color="FFFFFF"/>
              <w:bottom w:val="single" w:sz="4" w:space="0" w:color="FFFFFF"/>
              <w:right w:val="nil"/>
            </w:tcBorders>
            <w:shd w:val="clear" w:color="auto" w:fill="B5D6A7"/>
          </w:tcPr>
          <w:p w14:paraId="5727D700" w14:textId="77777777" w:rsidR="00A40DB8" w:rsidRDefault="00096600">
            <w:pPr>
              <w:pStyle w:val="TableParagraph"/>
              <w:spacing w:before="103"/>
              <w:ind w:left="42" w:right="2"/>
              <w:rPr>
                <w:moveTo w:id="795" w:author="Saleh Kalantari" w:date="2026-04-28T12:46:00Z" w16du:dateUtc="2026-04-28T10:46:00Z"/>
                <w:rFonts w:ascii="Microsoft Sans Serif"/>
                <w:sz w:val="14"/>
              </w:rPr>
            </w:pPr>
            <w:moveTo w:id="796" w:author="Saleh Kalantari" w:date="2026-04-28T12:46:00Z" w16du:dateUtc="2026-04-28T10:46:00Z">
              <w:r>
                <w:rPr>
                  <w:rFonts w:ascii="Microsoft Sans Serif"/>
                  <w:spacing w:val="-4"/>
                  <w:w w:val="115"/>
                  <w:sz w:val="14"/>
                </w:rPr>
                <w:t>High</w:t>
              </w:r>
            </w:moveTo>
          </w:p>
        </w:tc>
      </w:tr>
      <w:tr w:rsidR="00A40DB8" w14:paraId="6B86B475"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F1D6D6"/>
          </w:tcPr>
          <w:p w14:paraId="1B9A250B" w14:textId="77777777" w:rsidR="00A40DB8" w:rsidRDefault="00096600">
            <w:pPr>
              <w:pStyle w:val="TableParagraph"/>
              <w:spacing w:before="103"/>
              <w:ind w:left="43"/>
              <w:rPr>
                <w:moveTo w:id="797" w:author="Saleh Kalantari" w:date="2026-04-28T12:46:00Z" w16du:dateUtc="2026-04-28T10:46:00Z"/>
                <w:rFonts w:ascii="Microsoft Sans Serif"/>
                <w:sz w:val="14"/>
              </w:rPr>
            </w:pPr>
            <w:moveTo w:id="798" w:author="Saleh Kalantari" w:date="2026-04-28T12:46:00Z" w16du:dateUtc="2026-04-28T10:46:00Z">
              <w:r>
                <w:rPr>
                  <w:rFonts w:ascii="Microsoft Sans Serif"/>
                  <w:spacing w:val="-5"/>
                  <w:w w:val="110"/>
                  <w:sz w:val="14"/>
                </w:rPr>
                <w:t>Low</w:t>
              </w:r>
            </w:moveTo>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038BD03F" w14:textId="77777777" w:rsidR="00A40DB8" w:rsidRDefault="00096600">
            <w:pPr>
              <w:pStyle w:val="TableParagraph"/>
              <w:spacing w:before="102"/>
              <w:ind w:left="42"/>
              <w:rPr>
                <w:moveTo w:id="799" w:author="Saleh Kalantari" w:date="2026-04-28T12:46:00Z" w16du:dateUtc="2026-04-28T10:46:00Z"/>
                <w:rFonts w:ascii="Microsoft Sans Serif"/>
                <w:sz w:val="14"/>
              </w:rPr>
            </w:pPr>
            <w:moveTo w:id="800" w:author="Saleh Kalantari" w:date="2026-04-28T12:46:00Z" w16du:dateUtc="2026-04-28T10:46:00Z">
              <w:r>
                <w:rPr>
                  <w:rFonts w:ascii="Microsoft Sans Serif"/>
                  <w:spacing w:val="-5"/>
                  <w:w w:val="110"/>
                  <w:sz w:val="14"/>
                </w:rPr>
                <w:t>Low</w:t>
              </w:r>
            </w:moveTo>
          </w:p>
        </w:tc>
        <w:tc>
          <w:tcPr>
            <w:tcW w:w="779" w:type="dxa"/>
            <w:tcBorders>
              <w:top w:val="single" w:sz="4" w:space="0" w:color="FFFFFF"/>
              <w:left w:val="single" w:sz="4" w:space="0" w:color="FFFFFF"/>
              <w:bottom w:val="single" w:sz="4" w:space="0" w:color="FFFFFF"/>
              <w:right w:val="nil"/>
            </w:tcBorders>
            <w:shd w:val="clear" w:color="auto" w:fill="B3D0A5"/>
          </w:tcPr>
          <w:p w14:paraId="25C0ABAC" w14:textId="77777777" w:rsidR="00A40DB8" w:rsidRDefault="00096600">
            <w:pPr>
              <w:pStyle w:val="TableParagraph"/>
              <w:spacing w:before="102"/>
              <w:ind w:left="42" w:right="2"/>
              <w:rPr>
                <w:moveTo w:id="801" w:author="Saleh Kalantari" w:date="2026-04-28T12:46:00Z" w16du:dateUtc="2026-04-28T10:46:00Z"/>
                <w:rFonts w:ascii="Microsoft Sans Serif"/>
                <w:sz w:val="14"/>
              </w:rPr>
            </w:pPr>
            <w:moveTo w:id="802" w:author="Saleh Kalantari" w:date="2026-04-28T12:46:00Z" w16du:dateUtc="2026-04-28T10:46:00Z">
              <w:r>
                <w:rPr>
                  <w:rFonts w:ascii="Microsoft Sans Serif"/>
                  <w:spacing w:val="-4"/>
                  <w:w w:val="115"/>
                  <w:sz w:val="14"/>
                </w:rPr>
                <w:t>High</w:t>
              </w:r>
            </w:moveTo>
          </w:p>
        </w:tc>
      </w:tr>
      <w:tr w:rsidR="00A40DB8" w14:paraId="295D53D9"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B3D0A5"/>
          </w:tcPr>
          <w:p w14:paraId="29C5D794" w14:textId="77777777" w:rsidR="00A40DB8" w:rsidRDefault="00096600">
            <w:pPr>
              <w:pStyle w:val="TableParagraph"/>
              <w:spacing w:before="104"/>
              <w:ind w:left="43"/>
              <w:rPr>
                <w:moveTo w:id="803" w:author="Saleh Kalantari" w:date="2026-04-28T12:46:00Z" w16du:dateUtc="2026-04-28T10:46:00Z"/>
                <w:rFonts w:ascii="Microsoft Sans Serif"/>
                <w:sz w:val="14"/>
              </w:rPr>
            </w:pPr>
            <w:moveTo w:id="804" w:author="Saleh Kalantari" w:date="2026-04-28T12:46:00Z" w16du:dateUtc="2026-04-28T10:46:00Z">
              <w:r>
                <w:rPr>
                  <w:rFonts w:ascii="Microsoft Sans Serif"/>
                  <w:spacing w:val="-4"/>
                  <w:w w:val="115"/>
                  <w:sz w:val="14"/>
                </w:rPr>
                <w:t>High</w:t>
              </w:r>
            </w:moveTo>
          </w:p>
        </w:tc>
        <w:tc>
          <w:tcPr>
            <w:tcW w:w="784" w:type="dxa"/>
            <w:tcBorders>
              <w:top w:val="single" w:sz="4" w:space="0" w:color="FFFFFF"/>
              <w:left w:val="single" w:sz="4" w:space="0" w:color="FFFFFF"/>
              <w:bottom w:val="single" w:sz="4" w:space="0" w:color="FFFFFF"/>
              <w:right w:val="single" w:sz="4" w:space="0" w:color="FFFFFF"/>
            </w:tcBorders>
            <w:shd w:val="clear" w:color="auto" w:fill="E79999"/>
          </w:tcPr>
          <w:p w14:paraId="25EC11F9" w14:textId="77777777" w:rsidR="00A40DB8" w:rsidRDefault="00096600">
            <w:pPr>
              <w:pStyle w:val="TableParagraph"/>
              <w:spacing w:before="101"/>
              <w:ind w:left="42"/>
              <w:rPr>
                <w:moveTo w:id="805" w:author="Saleh Kalantari" w:date="2026-04-28T12:46:00Z" w16du:dateUtc="2026-04-28T10:46:00Z"/>
                <w:rFonts w:ascii="Microsoft Sans Serif"/>
                <w:sz w:val="14"/>
              </w:rPr>
            </w:pPr>
            <w:moveTo w:id="806" w:author="Saleh Kalantari" w:date="2026-04-28T12:46:00Z" w16du:dateUtc="2026-04-28T10:46:00Z">
              <w:r>
                <w:rPr>
                  <w:rFonts w:ascii="Microsoft Sans Serif"/>
                  <w:spacing w:val="-2"/>
                  <w:w w:val="120"/>
                  <w:sz w:val="14"/>
                </w:rPr>
                <w:t>Irrelevant</w:t>
              </w:r>
            </w:moveTo>
          </w:p>
        </w:tc>
        <w:tc>
          <w:tcPr>
            <w:tcW w:w="779" w:type="dxa"/>
            <w:tcBorders>
              <w:top w:val="single" w:sz="4" w:space="0" w:color="FFFFFF"/>
              <w:left w:val="single" w:sz="4" w:space="0" w:color="FFFFFF"/>
              <w:bottom w:val="single" w:sz="4" w:space="0" w:color="FFFFFF"/>
              <w:right w:val="nil"/>
            </w:tcBorders>
            <w:shd w:val="clear" w:color="auto" w:fill="F1D6D6"/>
          </w:tcPr>
          <w:p w14:paraId="6C7A42B0" w14:textId="77777777" w:rsidR="00A40DB8" w:rsidRDefault="00096600">
            <w:pPr>
              <w:pStyle w:val="TableParagraph"/>
              <w:spacing w:before="101"/>
              <w:ind w:left="42" w:right="3"/>
              <w:rPr>
                <w:moveTo w:id="807" w:author="Saleh Kalantari" w:date="2026-04-28T12:46:00Z" w16du:dateUtc="2026-04-28T10:46:00Z"/>
                <w:rFonts w:ascii="Microsoft Sans Serif"/>
                <w:sz w:val="14"/>
              </w:rPr>
            </w:pPr>
            <w:moveTo w:id="808" w:author="Saleh Kalantari" w:date="2026-04-28T12:46:00Z" w16du:dateUtc="2026-04-28T10:46:00Z">
              <w:r>
                <w:rPr>
                  <w:rFonts w:ascii="Microsoft Sans Serif"/>
                  <w:spacing w:val="-5"/>
                  <w:w w:val="110"/>
                  <w:sz w:val="14"/>
                </w:rPr>
                <w:t>Low</w:t>
              </w:r>
            </w:moveTo>
          </w:p>
        </w:tc>
      </w:tr>
      <w:tr w:rsidR="00A40DB8" w14:paraId="01D5074D"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E79999"/>
          </w:tcPr>
          <w:p w14:paraId="7C6673AF" w14:textId="77777777" w:rsidR="00A40DB8" w:rsidRDefault="00096600">
            <w:pPr>
              <w:pStyle w:val="TableParagraph"/>
              <w:spacing w:before="105"/>
              <w:ind w:left="43"/>
              <w:rPr>
                <w:moveTo w:id="809" w:author="Saleh Kalantari" w:date="2026-04-28T12:46:00Z" w16du:dateUtc="2026-04-28T10:46:00Z"/>
                <w:rFonts w:ascii="Microsoft Sans Serif"/>
                <w:sz w:val="14"/>
              </w:rPr>
            </w:pPr>
            <w:moveTo w:id="810" w:author="Saleh Kalantari" w:date="2026-04-28T12:46:00Z" w16du:dateUtc="2026-04-28T10:46:00Z">
              <w:r>
                <w:rPr>
                  <w:rFonts w:ascii="Microsoft Sans Serif"/>
                  <w:spacing w:val="-2"/>
                  <w:w w:val="120"/>
                  <w:sz w:val="14"/>
                </w:rPr>
                <w:t>Irrelevant</w:t>
              </w:r>
            </w:moveTo>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01710833" w14:textId="77777777" w:rsidR="00A40DB8" w:rsidRDefault="00096600">
            <w:pPr>
              <w:pStyle w:val="TableParagraph"/>
              <w:spacing w:before="101"/>
              <w:ind w:left="42"/>
              <w:rPr>
                <w:moveTo w:id="811" w:author="Saleh Kalantari" w:date="2026-04-28T12:46:00Z" w16du:dateUtc="2026-04-28T10:46:00Z"/>
                <w:rFonts w:ascii="Microsoft Sans Serif"/>
                <w:sz w:val="14"/>
              </w:rPr>
            </w:pPr>
            <w:moveTo w:id="812" w:author="Saleh Kalantari" w:date="2026-04-28T12:46:00Z" w16du:dateUtc="2026-04-28T10:46:00Z">
              <w:r>
                <w:rPr>
                  <w:rFonts w:ascii="Microsoft Sans Serif"/>
                  <w:spacing w:val="-5"/>
                  <w:w w:val="110"/>
                  <w:sz w:val="14"/>
                </w:rPr>
                <w:t>Low</w:t>
              </w:r>
            </w:moveTo>
          </w:p>
        </w:tc>
        <w:tc>
          <w:tcPr>
            <w:tcW w:w="779" w:type="dxa"/>
            <w:tcBorders>
              <w:top w:val="single" w:sz="4" w:space="0" w:color="FFFFFF"/>
              <w:left w:val="single" w:sz="4" w:space="0" w:color="FFFFFF"/>
              <w:bottom w:val="single" w:sz="4" w:space="0" w:color="FFFFFF"/>
              <w:right w:val="nil"/>
            </w:tcBorders>
            <w:shd w:val="clear" w:color="auto" w:fill="B3D0A5"/>
          </w:tcPr>
          <w:p w14:paraId="68543729" w14:textId="77777777" w:rsidR="00A40DB8" w:rsidRDefault="00096600">
            <w:pPr>
              <w:pStyle w:val="TableParagraph"/>
              <w:spacing w:before="101"/>
              <w:ind w:left="42" w:right="2"/>
              <w:rPr>
                <w:moveTo w:id="813" w:author="Saleh Kalantari" w:date="2026-04-28T12:46:00Z" w16du:dateUtc="2026-04-28T10:46:00Z"/>
                <w:rFonts w:ascii="Microsoft Sans Serif"/>
                <w:sz w:val="14"/>
              </w:rPr>
            </w:pPr>
            <w:moveTo w:id="814" w:author="Saleh Kalantari" w:date="2026-04-28T12:46:00Z" w16du:dateUtc="2026-04-28T10:46:00Z">
              <w:r>
                <w:rPr>
                  <w:rFonts w:ascii="Microsoft Sans Serif"/>
                  <w:spacing w:val="-4"/>
                  <w:w w:val="115"/>
                  <w:sz w:val="14"/>
                </w:rPr>
                <w:t>High</w:t>
              </w:r>
            </w:moveTo>
          </w:p>
        </w:tc>
      </w:tr>
      <w:tr w:rsidR="00A40DB8" w14:paraId="30F5825E" w14:textId="77777777">
        <w:trPr>
          <w:trHeight w:val="346"/>
        </w:trPr>
        <w:tc>
          <w:tcPr>
            <w:tcW w:w="801" w:type="dxa"/>
            <w:tcBorders>
              <w:top w:val="single" w:sz="4" w:space="0" w:color="FFFFFF"/>
              <w:left w:val="single" w:sz="18" w:space="0" w:color="FFFFFF"/>
              <w:bottom w:val="single" w:sz="4" w:space="0" w:color="FFFFFF"/>
              <w:right w:val="single" w:sz="4" w:space="0" w:color="FFFFFF"/>
            </w:tcBorders>
            <w:shd w:val="clear" w:color="auto" w:fill="F1D6D6"/>
          </w:tcPr>
          <w:p w14:paraId="6485C706" w14:textId="77777777" w:rsidR="00A40DB8" w:rsidRDefault="00096600">
            <w:pPr>
              <w:pStyle w:val="TableParagraph"/>
              <w:spacing w:before="106"/>
              <w:ind w:left="43"/>
              <w:rPr>
                <w:moveTo w:id="815" w:author="Saleh Kalantari" w:date="2026-04-28T12:46:00Z" w16du:dateUtc="2026-04-28T10:46:00Z"/>
                <w:rFonts w:ascii="Microsoft Sans Serif"/>
                <w:sz w:val="14"/>
              </w:rPr>
            </w:pPr>
            <w:moveTo w:id="816" w:author="Saleh Kalantari" w:date="2026-04-28T12:46:00Z" w16du:dateUtc="2026-04-28T10:46:00Z">
              <w:r>
                <w:rPr>
                  <w:rFonts w:ascii="Microsoft Sans Serif"/>
                  <w:spacing w:val="-5"/>
                  <w:w w:val="110"/>
                  <w:sz w:val="14"/>
                </w:rPr>
                <w:t>Low</w:t>
              </w:r>
            </w:moveTo>
          </w:p>
        </w:tc>
        <w:tc>
          <w:tcPr>
            <w:tcW w:w="784" w:type="dxa"/>
            <w:tcBorders>
              <w:top w:val="single" w:sz="4" w:space="0" w:color="FFFFFF"/>
              <w:left w:val="single" w:sz="4" w:space="0" w:color="FFFFFF"/>
              <w:bottom w:val="single" w:sz="4" w:space="0" w:color="FFFFFF"/>
              <w:right w:val="single" w:sz="4" w:space="0" w:color="FFFFFF"/>
            </w:tcBorders>
            <w:shd w:val="clear" w:color="auto" w:fill="F1D6D6"/>
          </w:tcPr>
          <w:p w14:paraId="7B3117E8" w14:textId="77777777" w:rsidR="00A40DB8" w:rsidRDefault="00096600">
            <w:pPr>
              <w:pStyle w:val="TableParagraph"/>
              <w:spacing w:before="100"/>
              <w:ind w:left="42"/>
              <w:rPr>
                <w:moveTo w:id="817" w:author="Saleh Kalantari" w:date="2026-04-28T12:46:00Z" w16du:dateUtc="2026-04-28T10:46:00Z"/>
                <w:rFonts w:ascii="Microsoft Sans Serif"/>
                <w:sz w:val="14"/>
              </w:rPr>
            </w:pPr>
            <w:moveTo w:id="818" w:author="Saleh Kalantari" w:date="2026-04-28T12:46:00Z" w16du:dateUtc="2026-04-28T10:46:00Z">
              <w:r>
                <w:rPr>
                  <w:rFonts w:ascii="Microsoft Sans Serif"/>
                  <w:spacing w:val="-5"/>
                  <w:w w:val="110"/>
                  <w:sz w:val="14"/>
                </w:rPr>
                <w:t>Low</w:t>
              </w:r>
            </w:moveTo>
          </w:p>
        </w:tc>
        <w:tc>
          <w:tcPr>
            <w:tcW w:w="779" w:type="dxa"/>
            <w:tcBorders>
              <w:top w:val="single" w:sz="4" w:space="0" w:color="FFFFFF"/>
              <w:left w:val="single" w:sz="4" w:space="0" w:color="FFFFFF"/>
              <w:bottom w:val="single" w:sz="4" w:space="0" w:color="FFFFFF"/>
              <w:right w:val="nil"/>
            </w:tcBorders>
            <w:shd w:val="clear" w:color="auto" w:fill="F1D6D6"/>
          </w:tcPr>
          <w:p w14:paraId="256F1140" w14:textId="77777777" w:rsidR="00A40DB8" w:rsidRDefault="00096600">
            <w:pPr>
              <w:pStyle w:val="TableParagraph"/>
              <w:spacing w:before="100"/>
              <w:ind w:left="42" w:right="3"/>
              <w:rPr>
                <w:moveTo w:id="819" w:author="Saleh Kalantari" w:date="2026-04-28T12:46:00Z" w16du:dateUtc="2026-04-28T10:46:00Z"/>
                <w:rFonts w:ascii="Microsoft Sans Serif"/>
                <w:sz w:val="14"/>
              </w:rPr>
            </w:pPr>
            <w:moveTo w:id="820" w:author="Saleh Kalantari" w:date="2026-04-28T12:46:00Z" w16du:dateUtc="2026-04-28T10:46:00Z">
              <w:r>
                <w:rPr>
                  <w:rFonts w:ascii="Microsoft Sans Serif"/>
                  <w:spacing w:val="-5"/>
                  <w:w w:val="110"/>
                  <w:sz w:val="14"/>
                </w:rPr>
                <w:t>Low</w:t>
              </w:r>
            </w:moveTo>
          </w:p>
        </w:tc>
      </w:tr>
      <w:tr w:rsidR="00A40DB8" w14:paraId="4D5E59F2" w14:textId="77777777">
        <w:trPr>
          <w:trHeight w:val="342"/>
        </w:trPr>
        <w:tc>
          <w:tcPr>
            <w:tcW w:w="801" w:type="dxa"/>
            <w:tcBorders>
              <w:top w:val="single" w:sz="4" w:space="0" w:color="FFFFFF"/>
              <w:left w:val="single" w:sz="18" w:space="0" w:color="FFFFFF"/>
              <w:bottom w:val="nil"/>
              <w:right w:val="single" w:sz="4" w:space="0" w:color="FFFFFF"/>
            </w:tcBorders>
            <w:shd w:val="clear" w:color="auto" w:fill="B3D0A5"/>
          </w:tcPr>
          <w:p w14:paraId="559719E0" w14:textId="77777777" w:rsidR="00A40DB8" w:rsidRDefault="00096600">
            <w:pPr>
              <w:pStyle w:val="TableParagraph"/>
              <w:spacing w:before="106"/>
              <w:ind w:left="43"/>
              <w:rPr>
                <w:moveTo w:id="821" w:author="Saleh Kalantari" w:date="2026-04-28T12:46:00Z" w16du:dateUtc="2026-04-28T10:46:00Z"/>
                <w:rFonts w:ascii="Microsoft Sans Serif"/>
                <w:sz w:val="14"/>
              </w:rPr>
            </w:pPr>
            <w:moveTo w:id="822" w:author="Saleh Kalantari" w:date="2026-04-28T12:46:00Z" w16du:dateUtc="2026-04-28T10:46:00Z">
              <w:r>
                <w:rPr>
                  <w:rFonts w:ascii="Microsoft Sans Serif"/>
                  <w:spacing w:val="-4"/>
                  <w:w w:val="115"/>
                  <w:sz w:val="14"/>
                </w:rPr>
                <w:t>High</w:t>
              </w:r>
            </w:moveTo>
          </w:p>
        </w:tc>
        <w:tc>
          <w:tcPr>
            <w:tcW w:w="784" w:type="dxa"/>
            <w:tcBorders>
              <w:top w:val="single" w:sz="4" w:space="0" w:color="FFFFFF"/>
              <w:left w:val="single" w:sz="4" w:space="0" w:color="FFFFFF"/>
              <w:bottom w:val="single" w:sz="4" w:space="0" w:color="FFFFFF"/>
              <w:right w:val="single" w:sz="4" w:space="0" w:color="FFFFFF"/>
            </w:tcBorders>
            <w:shd w:val="clear" w:color="auto" w:fill="B3D0A5"/>
          </w:tcPr>
          <w:p w14:paraId="20C89C64" w14:textId="77777777" w:rsidR="00A40DB8" w:rsidRDefault="00096600">
            <w:pPr>
              <w:pStyle w:val="TableParagraph"/>
              <w:spacing w:before="99"/>
              <w:ind w:left="42"/>
              <w:rPr>
                <w:moveTo w:id="823" w:author="Saleh Kalantari" w:date="2026-04-28T12:46:00Z" w16du:dateUtc="2026-04-28T10:46:00Z"/>
                <w:rFonts w:ascii="Microsoft Sans Serif"/>
                <w:sz w:val="14"/>
              </w:rPr>
            </w:pPr>
            <w:moveTo w:id="824" w:author="Saleh Kalantari" w:date="2026-04-28T12:46:00Z" w16du:dateUtc="2026-04-28T10:46:00Z">
              <w:r>
                <w:rPr>
                  <w:rFonts w:ascii="Microsoft Sans Serif"/>
                  <w:spacing w:val="-4"/>
                  <w:w w:val="115"/>
                  <w:sz w:val="14"/>
                </w:rPr>
                <w:t>High</w:t>
              </w:r>
            </w:moveTo>
          </w:p>
        </w:tc>
        <w:tc>
          <w:tcPr>
            <w:tcW w:w="779" w:type="dxa"/>
            <w:tcBorders>
              <w:top w:val="single" w:sz="4" w:space="0" w:color="FFFFFF"/>
              <w:left w:val="single" w:sz="4" w:space="0" w:color="FFFFFF"/>
              <w:bottom w:val="single" w:sz="4" w:space="0" w:color="FFFFFF"/>
              <w:right w:val="nil"/>
            </w:tcBorders>
            <w:shd w:val="clear" w:color="auto" w:fill="B3D0A5"/>
          </w:tcPr>
          <w:p w14:paraId="4B245F07" w14:textId="77777777" w:rsidR="00A40DB8" w:rsidRDefault="00096600">
            <w:pPr>
              <w:pStyle w:val="TableParagraph"/>
              <w:spacing w:before="99"/>
              <w:ind w:left="42" w:right="2"/>
              <w:rPr>
                <w:moveTo w:id="825" w:author="Saleh Kalantari" w:date="2026-04-28T12:46:00Z" w16du:dateUtc="2026-04-28T10:46:00Z"/>
                <w:rFonts w:ascii="Microsoft Sans Serif"/>
                <w:sz w:val="14"/>
              </w:rPr>
            </w:pPr>
            <w:moveTo w:id="826" w:author="Saleh Kalantari" w:date="2026-04-28T12:46:00Z" w16du:dateUtc="2026-04-28T10:46:00Z">
              <w:r>
                <w:rPr>
                  <w:rFonts w:ascii="Microsoft Sans Serif"/>
                  <w:spacing w:val="-4"/>
                  <w:w w:val="115"/>
                  <w:sz w:val="14"/>
                </w:rPr>
                <w:t>High</w:t>
              </w:r>
            </w:moveTo>
          </w:p>
        </w:tc>
      </w:tr>
      <w:tr w:rsidR="00A40DB8" w14:paraId="7EA177B0" w14:textId="77777777">
        <w:trPr>
          <w:trHeight w:val="350"/>
        </w:trPr>
        <w:tc>
          <w:tcPr>
            <w:tcW w:w="801" w:type="dxa"/>
            <w:tcBorders>
              <w:top w:val="nil"/>
              <w:left w:val="single" w:sz="18" w:space="0" w:color="FFFFFF"/>
              <w:bottom w:val="nil"/>
              <w:right w:val="single" w:sz="4" w:space="0" w:color="FFFFFF"/>
            </w:tcBorders>
            <w:shd w:val="clear" w:color="auto" w:fill="E99999"/>
          </w:tcPr>
          <w:p w14:paraId="37AD80EA" w14:textId="77777777" w:rsidR="00A40DB8" w:rsidRDefault="00096600">
            <w:pPr>
              <w:pStyle w:val="TableParagraph"/>
              <w:spacing w:before="111"/>
              <w:ind w:left="43"/>
              <w:rPr>
                <w:moveTo w:id="827" w:author="Saleh Kalantari" w:date="2026-04-28T12:46:00Z" w16du:dateUtc="2026-04-28T10:46:00Z"/>
                <w:rFonts w:ascii="Microsoft Sans Serif"/>
                <w:sz w:val="14"/>
              </w:rPr>
            </w:pPr>
            <w:moveTo w:id="828" w:author="Saleh Kalantari" w:date="2026-04-28T12:46:00Z" w16du:dateUtc="2026-04-28T10:46:00Z">
              <w:r>
                <w:rPr>
                  <w:rFonts w:ascii="Microsoft Sans Serif"/>
                  <w:spacing w:val="-2"/>
                  <w:w w:val="120"/>
                  <w:sz w:val="14"/>
                </w:rPr>
                <w:t>Irrelevant</w:t>
              </w:r>
            </w:moveTo>
          </w:p>
        </w:tc>
        <w:tc>
          <w:tcPr>
            <w:tcW w:w="784" w:type="dxa"/>
            <w:tcBorders>
              <w:top w:val="single" w:sz="4" w:space="0" w:color="FFFFFF"/>
              <w:left w:val="single" w:sz="4" w:space="0" w:color="FFFFFF"/>
              <w:bottom w:val="nil"/>
              <w:right w:val="single" w:sz="4" w:space="0" w:color="FFFFFF"/>
            </w:tcBorders>
            <w:shd w:val="clear" w:color="auto" w:fill="B3D0A5"/>
          </w:tcPr>
          <w:p w14:paraId="16376F58" w14:textId="77777777" w:rsidR="00A40DB8" w:rsidRDefault="00096600">
            <w:pPr>
              <w:pStyle w:val="TableParagraph"/>
              <w:spacing w:before="103"/>
              <w:ind w:left="42"/>
              <w:rPr>
                <w:moveTo w:id="829" w:author="Saleh Kalantari" w:date="2026-04-28T12:46:00Z" w16du:dateUtc="2026-04-28T10:46:00Z"/>
                <w:rFonts w:ascii="Microsoft Sans Serif"/>
                <w:sz w:val="14"/>
              </w:rPr>
            </w:pPr>
            <w:moveTo w:id="830" w:author="Saleh Kalantari" w:date="2026-04-28T12:46:00Z" w16du:dateUtc="2026-04-28T10:46:00Z">
              <w:r>
                <w:rPr>
                  <w:rFonts w:ascii="Microsoft Sans Serif"/>
                  <w:spacing w:val="-4"/>
                  <w:w w:val="115"/>
                  <w:sz w:val="14"/>
                </w:rPr>
                <w:t>High</w:t>
              </w:r>
            </w:moveTo>
          </w:p>
        </w:tc>
        <w:tc>
          <w:tcPr>
            <w:tcW w:w="779" w:type="dxa"/>
            <w:tcBorders>
              <w:top w:val="single" w:sz="4" w:space="0" w:color="FFFFFF"/>
              <w:left w:val="single" w:sz="4" w:space="0" w:color="FFFFFF"/>
              <w:bottom w:val="nil"/>
              <w:right w:val="nil"/>
            </w:tcBorders>
            <w:shd w:val="clear" w:color="auto" w:fill="B3D0A5"/>
          </w:tcPr>
          <w:p w14:paraId="67B750BE" w14:textId="77777777" w:rsidR="00A40DB8" w:rsidRDefault="00096600">
            <w:pPr>
              <w:pStyle w:val="TableParagraph"/>
              <w:spacing w:before="103"/>
              <w:ind w:left="42" w:right="2"/>
              <w:rPr>
                <w:moveTo w:id="831" w:author="Saleh Kalantari" w:date="2026-04-28T12:46:00Z" w16du:dateUtc="2026-04-28T10:46:00Z"/>
                <w:rFonts w:ascii="Microsoft Sans Serif"/>
                <w:sz w:val="14"/>
              </w:rPr>
            </w:pPr>
            <w:moveTo w:id="832" w:author="Saleh Kalantari" w:date="2026-04-28T12:46:00Z" w16du:dateUtc="2026-04-28T10:46:00Z">
              <w:r>
                <w:rPr>
                  <w:rFonts w:ascii="Microsoft Sans Serif"/>
                  <w:spacing w:val="-4"/>
                  <w:w w:val="115"/>
                  <w:sz w:val="14"/>
                </w:rPr>
                <w:t>High</w:t>
              </w:r>
            </w:moveTo>
          </w:p>
        </w:tc>
      </w:tr>
    </w:tbl>
    <w:moveToRangeEnd w:id="691"/>
    <w:p w14:paraId="1379A602" w14:textId="4F59E15C" w:rsidR="00A40DB8" w:rsidRDefault="00096600">
      <w:pPr>
        <w:pStyle w:val="BodyText"/>
        <w:spacing w:before="216" w:line="249" w:lineRule="auto"/>
        <w:ind w:left="53" w:right="377"/>
        <w:rPr>
          <w:ins w:id="833" w:author="Saleh Kalantari" w:date="2026-04-28T12:46:00Z" w16du:dateUtc="2026-04-28T10:46:00Z"/>
        </w:rPr>
      </w:pPr>
      <w:ins w:id="834" w:author="Saleh Kalantari" w:date="2026-04-28T12:46:00Z" w16du:dateUtc="2026-04-28T10:46:00Z">
        <w:r>
          <w:rPr>
            <w:rFonts w:ascii="Arial" w:hAnsi="Arial"/>
            <w:b/>
          </w:rPr>
          <w:t xml:space="preserve">Figure 2. </w:t>
        </w:r>
        <w:r>
          <w:rPr>
            <w:b/>
          </w:rPr>
          <w:t>Average Sentence-Level Label Concordance</w:t>
        </w:r>
        <w:r>
          <w:t>. Panel A shows the sentence-level concordance between physician</w:t>
        </w:r>
        <w:r w:rsidR="008963B1">
          <w:t xml:space="preserve"> trainees</w:t>
        </w:r>
        <w:r>
          <w:t xml:space="preserve"> and LLMs</w:t>
        </w:r>
        <w:r w:rsidR="008963B1">
          <w:t>, as well as between the various LLMs studied. This concordance was</w:t>
        </w:r>
        <w:r>
          <w:t xml:space="preserve"> highly variable across</w:t>
        </w:r>
        <w:r w:rsidR="004C6DDF">
          <w:t xml:space="preserve"> different LLMs.</w:t>
        </w:r>
        <w:r>
          <w:rPr>
            <w:spacing w:val="-12"/>
          </w:rPr>
          <w:t xml:space="preserve"> </w:t>
        </w:r>
        <w:r>
          <w:t>“CC”</w:t>
        </w:r>
        <w:r>
          <w:rPr>
            <w:spacing w:val="-13"/>
          </w:rPr>
          <w:t xml:space="preserve"> </w:t>
        </w:r>
        <w:r>
          <w:t>denotes</w:t>
        </w:r>
        <w:r>
          <w:rPr>
            <w:spacing w:val="-12"/>
          </w:rPr>
          <w:t xml:space="preserve"> </w:t>
        </w:r>
        <w:r>
          <w:t>th</w:t>
        </w:r>
        <w:r w:rsidR="004C6DDF">
          <w:t>at the comparison used</w:t>
        </w:r>
        <w:r>
          <w:t xml:space="preserve"> ContextCite score</w:t>
        </w:r>
        <w:r w:rsidR="008963B1">
          <w:t xml:space="preserve"> and</w:t>
        </w:r>
        <w:r>
          <w:t xml:space="preserve"> “SR” denotes </w:t>
        </w:r>
        <w:r w:rsidR="004C6DDF">
          <w:t xml:space="preserve">that it used </w:t>
        </w:r>
        <w:r w:rsidR="008963B1">
          <w:t>s</w:t>
        </w:r>
        <w:r>
          <w:t>elf-</w:t>
        </w:r>
        <w:r w:rsidR="008963B1">
          <w:t>r</w:t>
        </w:r>
        <w:r>
          <w:t xml:space="preserve">eported labels. </w:t>
        </w:r>
        <w:commentRangeStart w:id="835"/>
        <w:r>
          <w:t>Panel B shows a sample</w:t>
        </w:r>
        <w:r w:rsidR="00B942EF">
          <w:t xml:space="preserve"> item from</w:t>
        </w:r>
        <w:r>
          <w:t xml:space="preserve"> MedXpertQ</w:t>
        </w:r>
        <w:commentRangeEnd w:id="835"/>
        <w:r w:rsidR="00B942EF">
          <w:rPr>
            <w:rStyle w:val="CommentReference"/>
            <w:sz w:val="20"/>
            <w:szCs w:val="20"/>
          </w:rPr>
          <w:commentReference w:id="835"/>
        </w:r>
        <w:r>
          <w:t>A.</w:t>
        </w:r>
        <w:r w:rsidR="00B942EF">
          <w:t xml:space="preserve"> Pa</w:t>
        </w:r>
        <w:commentRangeStart w:id="836"/>
        <w:r w:rsidR="00B942EF">
          <w:t>nel C shows ....</w:t>
        </w:r>
        <w:commentRangeEnd w:id="836"/>
        <w:r w:rsidR="00B942EF">
          <w:rPr>
            <w:rStyle w:val="CommentReference"/>
            <w:sz w:val="20"/>
            <w:szCs w:val="20"/>
          </w:rPr>
          <w:commentReference w:id="836"/>
        </w:r>
      </w:ins>
    </w:p>
    <w:p w14:paraId="3CE25300" w14:textId="77777777" w:rsidR="00A40DB8" w:rsidRDefault="00A40DB8">
      <w:pPr>
        <w:pStyle w:val="BodyText"/>
        <w:rPr>
          <w:ins w:id="837" w:author="Saleh Kalantari" w:date="2026-04-28T12:46:00Z" w16du:dateUtc="2026-04-28T10:46:00Z"/>
        </w:rPr>
      </w:pPr>
    </w:p>
    <w:p w14:paraId="5196EA49" w14:textId="77777777" w:rsidR="00A40DB8" w:rsidRDefault="00A40DB8">
      <w:pPr>
        <w:pStyle w:val="BodyText"/>
        <w:rPr>
          <w:ins w:id="838" w:author="Saleh Kalantari" w:date="2026-04-28T12:46:00Z" w16du:dateUtc="2026-04-28T10:46:00Z"/>
        </w:rPr>
      </w:pPr>
    </w:p>
    <w:p w14:paraId="25A6D0B5" w14:textId="77777777" w:rsidR="00A40DB8" w:rsidRDefault="00A40DB8">
      <w:pPr>
        <w:pStyle w:val="BodyText"/>
        <w:rPr>
          <w:ins w:id="839" w:author="Saleh Kalantari" w:date="2026-04-28T12:46:00Z" w16du:dateUtc="2026-04-28T10:46:00Z"/>
        </w:rPr>
      </w:pPr>
    </w:p>
    <w:p w14:paraId="61354528" w14:textId="77777777" w:rsidR="00A40DB8" w:rsidRDefault="00A40DB8">
      <w:pPr>
        <w:pStyle w:val="BodyText"/>
        <w:spacing w:before="17"/>
        <w:pPrChange w:id="840" w:author="Saleh Kalantari" w:date="2026-04-28T12:46:00Z" w16du:dateUtc="2026-04-28T10:46:00Z">
          <w:pPr>
            <w:pStyle w:val="BodyText"/>
            <w:spacing w:line="249" w:lineRule="auto"/>
            <w:ind w:left="53" w:right="411" w:firstLine="298"/>
            <w:jc w:val="both"/>
          </w:pPr>
        </w:pPrChange>
      </w:pPr>
    </w:p>
    <w:p w14:paraId="608DDEC0" w14:textId="77777777" w:rsidR="00A40DB8" w:rsidRDefault="00A40DB8">
      <w:pPr>
        <w:pStyle w:val="BodyText"/>
        <w:spacing w:line="249" w:lineRule="auto"/>
        <w:jc w:val="both"/>
        <w:sectPr w:rsidR="00A40DB8">
          <w:pgSz w:w="12240" w:h="15840"/>
          <w:pgMar w:top="1220" w:right="720" w:bottom="840" w:left="1080" w:header="0" w:footer="648" w:gutter="0"/>
          <w:cols w:space="720"/>
        </w:sectPr>
      </w:pPr>
    </w:p>
    <w:p w14:paraId="3DA74630" w14:textId="77777777" w:rsidR="00A40DB8" w:rsidRDefault="00096600">
      <w:pPr>
        <w:pStyle w:val="Heading2"/>
        <w:spacing w:before="24"/>
        <w:ind w:left="0" w:right="2027" w:firstLine="0"/>
        <w:jc w:val="center"/>
      </w:pPr>
      <w:bookmarkStart w:id="841" w:name="_bookmark2"/>
      <w:bookmarkEnd w:id="841"/>
      <w:r>
        <w:rPr>
          <w:spacing w:val="-2"/>
        </w:rPr>
        <w:lastRenderedPageBreak/>
        <w:t>Total</w:t>
      </w:r>
    </w:p>
    <w:p w14:paraId="553C827E" w14:textId="77777777" w:rsidR="00A40DB8" w:rsidRDefault="00A40DB8">
      <w:pPr>
        <w:pStyle w:val="BodyText"/>
        <w:rPr>
          <w:rFonts w:ascii="Arial"/>
          <w:b/>
          <w:sz w:val="13"/>
        </w:rPr>
      </w:pPr>
    </w:p>
    <w:p w14:paraId="0D66FA90" w14:textId="77777777" w:rsidR="00A40DB8" w:rsidRDefault="00A40DB8">
      <w:pPr>
        <w:pStyle w:val="BodyText"/>
        <w:spacing w:before="83"/>
        <w:rPr>
          <w:rFonts w:ascii="Arial"/>
          <w:b/>
          <w:sz w:val="13"/>
        </w:rPr>
      </w:pPr>
    </w:p>
    <w:p w14:paraId="42A7112C" w14:textId="77777777" w:rsidR="00A40DB8" w:rsidRDefault="00096600">
      <w:pPr>
        <w:ind w:left="521"/>
        <w:rPr>
          <w:rFonts w:ascii="Arial"/>
          <w:sz w:val="15"/>
        </w:rPr>
      </w:pPr>
      <w:r>
        <w:rPr>
          <w:rFonts w:ascii="Arial"/>
          <w:noProof/>
          <w:sz w:val="15"/>
        </w:rPr>
        <mc:AlternateContent>
          <mc:Choice Requires="wpg">
            <w:drawing>
              <wp:anchor distT="0" distB="0" distL="0" distR="0" simplePos="0" relativeHeight="15732224" behindDoc="0" locked="0" layoutInCell="1" allowOverlap="1" wp14:anchorId="20136DE5" wp14:editId="246B9CFF">
                <wp:simplePos x="0" y="0"/>
                <wp:positionH relativeFrom="page">
                  <wp:posOffset>1166097</wp:posOffset>
                </wp:positionH>
                <wp:positionV relativeFrom="paragraph">
                  <wp:posOffset>-178602</wp:posOffset>
                </wp:positionV>
                <wp:extent cx="4366895" cy="138620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6895" cy="1386205"/>
                          <a:chOff x="0" y="0"/>
                          <a:chExt cx="4366895" cy="1386205"/>
                        </a:xfrm>
                      </wpg:grpSpPr>
                      <pic:pic xmlns:pic="http://schemas.openxmlformats.org/drawingml/2006/picture">
                        <pic:nvPicPr>
                          <pic:cNvPr id="64" name="Image 64"/>
                          <pic:cNvPicPr/>
                        </pic:nvPicPr>
                        <pic:blipFill>
                          <a:blip r:embed="rId39" cstate="print"/>
                          <a:stretch>
                            <a:fillRect/>
                          </a:stretch>
                        </pic:blipFill>
                        <pic:spPr>
                          <a:xfrm>
                            <a:off x="0" y="0"/>
                            <a:ext cx="4366695" cy="1385832"/>
                          </a:xfrm>
                          <a:prstGeom prst="rect">
                            <a:avLst/>
                          </a:prstGeom>
                        </pic:spPr>
                      </pic:pic>
                      <wps:wsp>
                        <wps:cNvPr id="65" name="Textbox 65"/>
                        <wps:cNvSpPr txBox="1"/>
                        <wps:spPr>
                          <a:xfrm>
                            <a:off x="3363834" y="248690"/>
                            <a:ext cx="226060" cy="71120"/>
                          </a:xfrm>
                          <a:prstGeom prst="rect">
                            <a:avLst/>
                          </a:prstGeom>
                        </wps:spPr>
                        <wps:txbx>
                          <w:txbxContent>
                            <w:p w14:paraId="3F934D0D" w14:textId="77777777" w:rsidR="00A40DB8" w:rsidRDefault="00096600">
                              <w:pPr>
                                <w:spacing w:line="111" w:lineRule="exact"/>
                                <w:rPr>
                                  <w:rFonts w:ascii="Arial"/>
                                  <w:b/>
                                  <w:sz w:val="12"/>
                                </w:rPr>
                              </w:pPr>
                              <w:r>
                                <w:rPr>
                                  <w:rFonts w:ascii="Arial"/>
                                  <w:b/>
                                  <w:color w:val="00A000"/>
                                  <w:spacing w:val="-2"/>
                                  <w:sz w:val="12"/>
                                </w:rPr>
                                <w:t>+0.0%</w:t>
                              </w:r>
                            </w:p>
                          </w:txbxContent>
                        </wps:txbx>
                        <wps:bodyPr wrap="square" lIns="0" tIns="0" rIns="0" bIns="0" rtlCol="0">
                          <a:noAutofit/>
                        </wps:bodyPr>
                      </wps:wsp>
                      <wps:wsp>
                        <wps:cNvPr id="66" name="Textbox 66"/>
                        <wps:cNvSpPr txBox="1"/>
                        <wps:spPr>
                          <a:xfrm>
                            <a:off x="162760" y="365369"/>
                            <a:ext cx="226060" cy="71120"/>
                          </a:xfrm>
                          <a:prstGeom prst="rect">
                            <a:avLst/>
                          </a:prstGeom>
                        </wps:spPr>
                        <wps:txbx>
                          <w:txbxContent>
                            <w:p w14:paraId="3DB88917" w14:textId="77777777" w:rsidR="00A40DB8" w:rsidRDefault="00096600">
                              <w:pPr>
                                <w:spacing w:line="111" w:lineRule="exact"/>
                                <w:rPr>
                                  <w:rFonts w:ascii="Arial"/>
                                  <w:b/>
                                  <w:sz w:val="12"/>
                                </w:rPr>
                              </w:pPr>
                              <w:r>
                                <w:rPr>
                                  <w:rFonts w:ascii="Arial"/>
                                  <w:b/>
                                  <w:color w:val="00A000"/>
                                  <w:spacing w:val="-2"/>
                                  <w:sz w:val="12"/>
                                </w:rPr>
                                <w:t>+7.5%</w:t>
                              </w:r>
                            </w:p>
                          </w:txbxContent>
                        </wps:txbx>
                        <wps:bodyPr wrap="square" lIns="0" tIns="0" rIns="0" bIns="0" rtlCol="0">
                          <a:noAutofit/>
                        </wps:bodyPr>
                      </wps:wsp>
                      <wps:wsp>
                        <wps:cNvPr id="67" name="Textbox 67"/>
                        <wps:cNvSpPr txBox="1"/>
                        <wps:spPr>
                          <a:xfrm>
                            <a:off x="3983357" y="395806"/>
                            <a:ext cx="267335" cy="71120"/>
                          </a:xfrm>
                          <a:prstGeom prst="rect">
                            <a:avLst/>
                          </a:prstGeom>
                        </wps:spPr>
                        <wps:txbx>
                          <w:txbxContent>
                            <w:p w14:paraId="4578BB06" w14:textId="77777777" w:rsidR="00A40DB8" w:rsidRDefault="00096600">
                              <w:pPr>
                                <w:spacing w:line="111" w:lineRule="exact"/>
                                <w:rPr>
                                  <w:rFonts w:ascii="Arial"/>
                                  <w:b/>
                                  <w:sz w:val="12"/>
                                </w:rPr>
                              </w:pPr>
                              <w:r>
                                <w:rPr>
                                  <w:rFonts w:ascii="Arial"/>
                                  <w:b/>
                                  <w:color w:val="00A000"/>
                                  <w:spacing w:val="-2"/>
                                  <w:sz w:val="12"/>
                                </w:rPr>
                                <w:t>+35.2%</w:t>
                              </w:r>
                            </w:p>
                          </w:txbxContent>
                        </wps:txbx>
                        <wps:bodyPr wrap="square" lIns="0" tIns="0" rIns="0" bIns="0" rtlCol="0">
                          <a:noAutofit/>
                        </wps:bodyPr>
                      </wps:wsp>
                      <wps:wsp>
                        <wps:cNvPr id="68" name="Textbox 68"/>
                        <wps:cNvSpPr txBox="1"/>
                        <wps:spPr>
                          <a:xfrm>
                            <a:off x="802974" y="506398"/>
                            <a:ext cx="226060" cy="71120"/>
                          </a:xfrm>
                          <a:prstGeom prst="rect">
                            <a:avLst/>
                          </a:prstGeom>
                        </wps:spPr>
                        <wps:txbx>
                          <w:txbxContent>
                            <w:p w14:paraId="2F2F046B" w14:textId="77777777" w:rsidR="00A40DB8" w:rsidRDefault="00096600">
                              <w:pPr>
                                <w:spacing w:line="111" w:lineRule="exact"/>
                                <w:rPr>
                                  <w:rFonts w:ascii="Arial"/>
                                  <w:b/>
                                  <w:sz w:val="12"/>
                                </w:rPr>
                              </w:pPr>
                              <w:r>
                                <w:rPr>
                                  <w:rFonts w:ascii="Arial"/>
                                  <w:b/>
                                  <w:color w:val="00A000"/>
                                  <w:spacing w:val="-2"/>
                                  <w:sz w:val="12"/>
                                </w:rPr>
                                <w:t>+3.2%</w:t>
                              </w:r>
                            </w:p>
                          </w:txbxContent>
                        </wps:txbx>
                        <wps:bodyPr wrap="square" lIns="0" tIns="0" rIns="0" bIns="0" rtlCol="0">
                          <a:noAutofit/>
                        </wps:bodyPr>
                      </wps:wsp>
                      <wps:wsp>
                        <wps:cNvPr id="69" name="Textbox 69"/>
                        <wps:cNvSpPr txBox="1"/>
                        <wps:spPr>
                          <a:xfrm>
                            <a:off x="1422498" y="472916"/>
                            <a:ext cx="267335" cy="71120"/>
                          </a:xfrm>
                          <a:prstGeom prst="rect">
                            <a:avLst/>
                          </a:prstGeom>
                        </wps:spPr>
                        <wps:txbx>
                          <w:txbxContent>
                            <w:p w14:paraId="785040FB" w14:textId="77777777" w:rsidR="00A40DB8" w:rsidRDefault="00096600">
                              <w:pPr>
                                <w:spacing w:line="111" w:lineRule="exact"/>
                                <w:rPr>
                                  <w:rFonts w:ascii="Arial"/>
                                  <w:b/>
                                  <w:sz w:val="12"/>
                                </w:rPr>
                              </w:pPr>
                              <w:r>
                                <w:rPr>
                                  <w:rFonts w:ascii="Arial"/>
                                  <w:b/>
                                  <w:color w:val="00A000"/>
                                  <w:spacing w:val="-2"/>
                                  <w:sz w:val="12"/>
                                </w:rPr>
                                <w:t>+10.6%</w:t>
                              </w:r>
                            </w:p>
                          </w:txbxContent>
                        </wps:txbx>
                        <wps:bodyPr wrap="square" lIns="0" tIns="0" rIns="0" bIns="0" rtlCol="0">
                          <a:noAutofit/>
                        </wps:bodyPr>
                      </wps:wsp>
                      <wps:wsp>
                        <wps:cNvPr id="70" name="Textbox 70"/>
                        <wps:cNvSpPr txBox="1"/>
                        <wps:spPr>
                          <a:xfrm>
                            <a:off x="2062713" y="433347"/>
                            <a:ext cx="267335" cy="71120"/>
                          </a:xfrm>
                          <a:prstGeom prst="rect">
                            <a:avLst/>
                          </a:prstGeom>
                        </wps:spPr>
                        <wps:txbx>
                          <w:txbxContent>
                            <w:p w14:paraId="754B7981" w14:textId="77777777" w:rsidR="00A40DB8" w:rsidRDefault="00096600">
                              <w:pPr>
                                <w:spacing w:line="111" w:lineRule="exact"/>
                                <w:rPr>
                                  <w:rFonts w:ascii="Arial"/>
                                  <w:b/>
                                  <w:sz w:val="12"/>
                                </w:rPr>
                              </w:pPr>
                              <w:r>
                                <w:rPr>
                                  <w:rFonts w:ascii="Arial"/>
                                  <w:b/>
                                  <w:color w:val="00A000"/>
                                  <w:spacing w:val="-2"/>
                                  <w:sz w:val="12"/>
                                </w:rPr>
                                <w:t>+22.9%</w:t>
                              </w:r>
                            </w:p>
                          </w:txbxContent>
                        </wps:txbx>
                        <wps:bodyPr wrap="square" lIns="0" tIns="0" rIns="0" bIns="0" rtlCol="0">
                          <a:noAutofit/>
                        </wps:bodyPr>
                      </wps:wsp>
                      <wps:wsp>
                        <wps:cNvPr id="71" name="Textbox 71"/>
                        <wps:cNvSpPr txBox="1"/>
                        <wps:spPr>
                          <a:xfrm>
                            <a:off x="2702927" y="573444"/>
                            <a:ext cx="267335" cy="71120"/>
                          </a:xfrm>
                          <a:prstGeom prst="rect">
                            <a:avLst/>
                          </a:prstGeom>
                        </wps:spPr>
                        <wps:txbx>
                          <w:txbxContent>
                            <w:p w14:paraId="56FE02A3" w14:textId="77777777" w:rsidR="00A40DB8" w:rsidRDefault="00096600">
                              <w:pPr>
                                <w:spacing w:line="111" w:lineRule="exact"/>
                                <w:rPr>
                                  <w:rFonts w:ascii="Arial"/>
                                  <w:b/>
                                  <w:sz w:val="12"/>
                                </w:rPr>
                              </w:pPr>
                              <w:r>
                                <w:rPr>
                                  <w:rFonts w:ascii="Arial"/>
                                  <w:b/>
                                  <w:color w:val="00A000"/>
                                  <w:spacing w:val="-2"/>
                                  <w:sz w:val="12"/>
                                </w:rPr>
                                <w:t>+94.0%</w:t>
                              </w:r>
                            </w:p>
                          </w:txbxContent>
                        </wps:txbx>
                        <wps:bodyPr wrap="square" lIns="0" tIns="0" rIns="0" bIns="0" rtlCol="0">
                          <a:noAutofit/>
                        </wps:bodyPr>
                      </wps:wsp>
                    </wpg:wgp>
                  </a:graphicData>
                </a:graphic>
              </wp:anchor>
            </w:drawing>
          </mc:Choice>
          <mc:Fallback>
            <w:pict>
              <v:group w14:anchorId="20136DE5" id="Group 63" o:spid="_x0000_s1102" style="position:absolute;left:0;text-align:left;margin-left:91.8pt;margin-top:-14.05pt;width:343.85pt;height:109.15pt;z-index:15732224;mso-wrap-distance-left:0;mso-wrap-distance-right:0;mso-position-horizontal-relative:page" coordsize="43668,138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">
                <v:shape id="Image 64" o:spid="_x0000_s1103" type="#_x0000_t75" style="position:absolute;width:43666;height:13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">
                  <v:imagedata r:id="rId40" o:title=""/>
                </v:shape>
                <v:shape id="Textbox 65" o:spid="_x0000_s1104" type="#_x0000_t202" style="position:absolute;left:33638;top:2486;width:2260;height:7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3F934D0D" w14:textId="77777777" w:rsidR="00A40DB8" w:rsidRDefault="00096600">
                        <w:pPr>
                          <w:spacing w:line="111" w:lineRule="exact"/>
                          <w:rPr>
                            <w:rFonts w:ascii="Arial"/>
                            <w:b/>
                            <w:sz w:val="12"/>
                          </w:rPr>
                        </w:pPr>
                        <w:r>
                          <w:rPr>
                            <w:rFonts w:ascii="Arial"/>
                            <w:b/>
                            <w:color w:val="00A000"/>
                            <w:spacing w:val="-2"/>
                            <w:sz w:val="12"/>
                          </w:rPr>
                          <w:t>+0.0%</w:t>
                        </w:r>
                      </w:p>
                    </w:txbxContent>
                  </v:textbox>
                </v:shape>
                <v:shape id="Textbox 66" o:spid="_x0000_s1105" type="#_x0000_t202" style="position:absolute;left:1627;top:3653;width:2261;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3DB88917" w14:textId="77777777" w:rsidR="00A40DB8" w:rsidRDefault="00096600">
                        <w:pPr>
                          <w:spacing w:line="111" w:lineRule="exact"/>
                          <w:rPr>
                            <w:rFonts w:ascii="Arial"/>
                            <w:b/>
                            <w:sz w:val="12"/>
                          </w:rPr>
                        </w:pPr>
                        <w:r>
                          <w:rPr>
                            <w:rFonts w:ascii="Arial"/>
                            <w:b/>
                            <w:color w:val="00A000"/>
                            <w:spacing w:val="-2"/>
                            <w:sz w:val="12"/>
                          </w:rPr>
                          <w:t>+7.5%</w:t>
                        </w:r>
                      </w:p>
                    </w:txbxContent>
                  </v:textbox>
                </v:shape>
                <v:shape id="Textbox 67" o:spid="_x0000_s1106" type="#_x0000_t202" style="position:absolute;left:39833;top:3958;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4578BB06" w14:textId="77777777" w:rsidR="00A40DB8" w:rsidRDefault="00096600">
                        <w:pPr>
                          <w:spacing w:line="111" w:lineRule="exact"/>
                          <w:rPr>
                            <w:rFonts w:ascii="Arial"/>
                            <w:b/>
                            <w:sz w:val="12"/>
                          </w:rPr>
                        </w:pPr>
                        <w:r>
                          <w:rPr>
                            <w:rFonts w:ascii="Arial"/>
                            <w:b/>
                            <w:color w:val="00A000"/>
                            <w:spacing w:val="-2"/>
                            <w:sz w:val="12"/>
                          </w:rPr>
                          <w:t>+35.2%</w:t>
                        </w:r>
                      </w:p>
                    </w:txbxContent>
                  </v:textbox>
                </v:shape>
                <v:shape id="Textbox 68" o:spid="_x0000_s1107" type="#_x0000_t202" style="position:absolute;left:8029;top:5063;width:2261;height:7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2F2F046B" w14:textId="77777777" w:rsidR="00A40DB8" w:rsidRDefault="00096600">
                        <w:pPr>
                          <w:spacing w:line="111" w:lineRule="exact"/>
                          <w:rPr>
                            <w:rFonts w:ascii="Arial"/>
                            <w:b/>
                            <w:sz w:val="12"/>
                          </w:rPr>
                        </w:pPr>
                        <w:r>
                          <w:rPr>
                            <w:rFonts w:ascii="Arial"/>
                            <w:b/>
                            <w:color w:val="00A000"/>
                            <w:spacing w:val="-2"/>
                            <w:sz w:val="12"/>
                          </w:rPr>
                          <w:t>+3.2%</w:t>
                        </w:r>
                      </w:p>
                    </w:txbxContent>
                  </v:textbox>
                </v:shape>
                <v:shape id="Textbox 69" o:spid="_x0000_s1108" type="#_x0000_t202" style="position:absolute;left:14224;top:4729;width:2674;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785040FB" w14:textId="77777777" w:rsidR="00A40DB8" w:rsidRDefault="00096600">
                        <w:pPr>
                          <w:spacing w:line="111" w:lineRule="exact"/>
                          <w:rPr>
                            <w:rFonts w:ascii="Arial"/>
                            <w:b/>
                            <w:sz w:val="12"/>
                          </w:rPr>
                        </w:pPr>
                        <w:r>
                          <w:rPr>
                            <w:rFonts w:ascii="Arial"/>
                            <w:b/>
                            <w:color w:val="00A000"/>
                            <w:spacing w:val="-2"/>
                            <w:sz w:val="12"/>
                          </w:rPr>
                          <w:t>+10.6%</w:t>
                        </w:r>
                      </w:p>
                    </w:txbxContent>
                  </v:textbox>
                </v:shape>
                <v:shape id="Textbox 70" o:spid="_x0000_s1109" type="#_x0000_t202" style="position:absolute;left:20627;top:4333;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754B7981" w14:textId="77777777" w:rsidR="00A40DB8" w:rsidRDefault="00096600">
                        <w:pPr>
                          <w:spacing w:line="111" w:lineRule="exact"/>
                          <w:rPr>
                            <w:rFonts w:ascii="Arial"/>
                            <w:b/>
                            <w:sz w:val="12"/>
                          </w:rPr>
                        </w:pPr>
                        <w:r>
                          <w:rPr>
                            <w:rFonts w:ascii="Arial"/>
                            <w:b/>
                            <w:color w:val="00A000"/>
                            <w:spacing w:val="-2"/>
                            <w:sz w:val="12"/>
                          </w:rPr>
                          <w:t>+22.9%</w:t>
                        </w:r>
                      </w:p>
                    </w:txbxContent>
                  </v:textbox>
                </v:shape>
                <v:shape id="Textbox 71" o:spid="_x0000_s1110" type="#_x0000_t202" style="position:absolute;left:27029;top:5734;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56FE02A3" w14:textId="77777777" w:rsidR="00A40DB8" w:rsidRDefault="00096600">
                        <w:pPr>
                          <w:spacing w:line="111" w:lineRule="exact"/>
                          <w:rPr>
                            <w:rFonts w:ascii="Arial"/>
                            <w:b/>
                            <w:sz w:val="12"/>
                          </w:rPr>
                        </w:pPr>
                        <w:r>
                          <w:rPr>
                            <w:rFonts w:ascii="Arial"/>
                            <w:b/>
                            <w:color w:val="00A000"/>
                            <w:spacing w:val="-2"/>
                            <w:sz w:val="12"/>
                          </w:rPr>
                          <w:t>+94.0%</w:t>
                        </w:r>
                      </w:p>
                    </w:txbxContent>
                  </v:textbox>
                </v:shape>
                <w10:wrap anchorx="page"/>
              </v:group>
            </w:pict>
          </mc:Fallback>
        </mc:AlternateContent>
      </w:r>
      <w:r>
        <w:rPr>
          <w:rFonts w:ascii="Arial"/>
          <w:spacing w:val="-5"/>
          <w:sz w:val="15"/>
        </w:rPr>
        <w:t>100</w:t>
      </w:r>
    </w:p>
    <w:p w14:paraId="1E4A9AEE" w14:textId="77777777" w:rsidR="00A40DB8" w:rsidRDefault="00096600">
      <w:pPr>
        <w:spacing w:before="125"/>
        <w:ind w:left="596"/>
        <w:rPr>
          <w:rFonts w:ascii="Arial"/>
          <w:sz w:val="15"/>
        </w:rPr>
      </w:pPr>
      <w:r>
        <w:rPr>
          <w:rFonts w:ascii="Arial"/>
          <w:noProof/>
          <w:sz w:val="15"/>
        </w:rPr>
        <mc:AlternateContent>
          <mc:Choice Requires="wps">
            <w:drawing>
              <wp:anchor distT="0" distB="0" distL="0" distR="0" simplePos="0" relativeHeight="15736320" behindDoc="0" locked="0" layoutInCell="1" allowOverlap="1" wp14:anchorId="4F729BF5" wp14:editId="7AD5DE1E">
                <wp:simplePos x="0" y="0"/>
                <wp:positionH relativeFrom="page">
                  <wp:posOffset>904050</wp:posOffset>
                </wp:positionH>
                <wp:positionV relativeFrom="paragraph">
                  <wp:posOffset>133946</wp:posOffset>
                </wp:positionV>
                <wp:extent cx="100965" cy="52895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528955"/>
                        </a:xfrm>
                        <a:prstGeom prst="rect">
                          <a:avLst/>
                        </a:prstGeom>
                      </wps:spPr>
                      <wps:txbx>
                        <w:txbxContent>
                          <w:p w14:paraId="52668F42"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wps:txbx>
                      <wps:bodyPr vert="vert270" wrap="square" lIns="0" tIns="0" rIns="0" bIns="0" rtlCol="0">
                        <a:noAutofit/>
                      </wps:bodyPr>
                    </wps:wsp>
                  </a:graphicData>
                </a:graphic>
              </wp:anchor>
            </w:drawing>
          </mc:Choice>
          <mc:Fallback>
            <w:pict>
              <v:shape w14:anchorId="4F729BF5" id="Textbox 72" o:spid="_x0000_s1111" type="#_x0000_t202" style="position:absolute;left:0;text-align:left;margin-left:71.2pt;margin-top:10.55pt;width:7.95pt;height:41.6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" filled="f" stroked="f">
                <v:textbox style="layout-flow:vertical;mso-layout-flow-alt:bottom-to-top" inset="0,0,0,0">
                  <w:txbxContent>
                    <w:p w14:paraId="52668F42"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v:textbox>
                <w10:wrap anchorx="page"/>
              </v:shape>
            </w:pict>
          </mc:Fallback>
        </mc:AlternateContent>
      </w:r>
      <w:r>
        <w:rPr>
          <w:rFonts w:ascii="Arial"/>
          <w:spacing w:val="-5"/>
          <w:sz w:val="15"/>
        </w:rPr>
        <w:t>80</w:t>
      </w:r>
    </w:p>
    <w:p w14:paraId="2F265D0D" w14:textId="77777777" w:rsidR="00A40DB8" w:rsidRDefault="00096600">
      <w:pPr>
        <w:spacing w:before="126"/>
        <w:ind w:left="596"/>
        <w:rPr>
          <w:rFonts w:ascii="Arial"/>
          <w:sz w:val="15"/>
        </w:rPr>
      </w:pPr>
      <w:r>
        <w:rPr>
          <w:rFonts w:ascii="Arial"/>
          <w:spacing w:val="-5"/>
          <w:sz w:val="15"/>
        </w:rPr>
        <w:t>60</w:t>
      </w:r>
    </w:p>
    <w:p w14:paraId="6DCC853A" w14:textId="77777777" w:rsidR="00A40DB8" w:rsidRDefault="00096600">
      <w:pPr>
        <w:spacing w:before="126"/>
        <w:ind w:left="596"/>
        <w:rPr>
          <w:rFonts w:ascii="Arial"/>
          <w:sz w:val="15"/>
        </w:rPr>
      </w:pPr>
      <w:r>
        <w:rPr>
          <w:rFonts w:ascii="Arial"/>
          <w:spacing w:val="-5"/>
          <w:sz w:val="15"/>
        </w:rPr>
        <w:t>40</w:t>
      </w:r>
    </w:p>
    <w:p w14:paraId="5A1FE32D" w14:textId="77777777" w:rsidR="00A40DB8" w:rsidRDefault="00096600">
      <w:pPr>
        <w:spacing w:before="125"/>
        <w:ind w:left="596"/>
        <w:rPr>
          <w:rFonts w:ascii="Arial"/>
          <w:sz w:val="15"/>
        </w:rPr>
      </w:pPr>
      <w:r>
        <w:rPr>
          <w:rFonts w:ascii="Arial"/>
          <w:spacing w:val="-5"/>
          <w:sz w:val="15"/>
        </w:rPr>
        <w:t>20</w:t>
      </w:r>
    </w:p>
    <w:p w14:paraId="145B1EC6" w14:textId="77777777" w:rsidR="00A40DB8" w:rsidRDefault="00096600">
      <w:pPr>
        <w:spacing w:before="126"/>
        <w:ind w:left="671"/>
        <w:rPr>
          <w:rFonts w:ascii="Arial"/>
          <w:sz w:val="15"/>
        </w:rPr>
      </w:pPr>
      <w:r>
        <w:rPr>
          <w:rFonts w:ascii="Arial"/>
          <w:noProof/>
          <w:sz w:val="15"/>
        </w:rPr>
        <mc:AlternateContent>
          <mc:Choice Requires="wps">
            <w:drawing>
              <wp:anchor distT="0" distB="0" distL="0" distR="0" simplePos="0" relativeHeight="15736832" behindDoc="0" locked="0" layoutInCell="1" allowOverlap="1" wp14:anchorId="79B7161D" wp14:editId="7FD8420E">
                <wp:simplePos x="0" y="0"/>
                <wp:positionH relativeFrom="page">
                  <wp:posOffset>1172979</wp:posOffset>
                </wp:positionH>
                <wp:positionV relativeFrom="paragraph">
                  <wp:posOffset>427693</wp:posOffset>
                </wp:positionV>
                <wp:extent cx="273050" cy="8636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73050" cy="86360"/>
                        </a:xfrm>
                        <a:prstGeom prst="rect">
                          <a:avLst/>
                        </a:prstGeom>
                      </wps:spPr>
                      <wps:txbx>
                        <w:txbxContent>
                          <w:p w14:paraId="6ED8051C" w14:textId="77777777" w:rsidR="00A40DB8" w:rsidRDefault="00096600">
                            <w:pPr>
                              <w:spacing w:line="135" w:lineRule="exact"/>
                              <w:rPr>
                                <w:rFonts w:ascii="Arial"/>
                                <w:sz w:val="15"/>
                              </w:rPr>
                            </w:pPr>
                            <w:r>
                              <w:rPr>
                                <w:rFonts w:ascii="Arial"/>
                                <w:spacing w:val="-2"/>
                                <w:w w:val="90"/>
                                <w:sz w:val="15"/>
                              </w:rPr>
                              <w:t>GPT4o</w:t>
                            </w:r>
                          </w:p>
                        </w:txbxContent>
                      </wps:txbx>
                      <wps:bodyPr wrap="square" lIns="0" tIns="0" rIns="0" bIns="0" rtlCol="0">
                        <a:noAutofit/>
                      </wps:bodyPr>
                    </wps:wsp>
                  </a:graphicData>
                </a:graphic>
              </wp:anchor>
            </w:drawing>
          </mc:Choice>
          <mc:Fallback>
            <w:pict>
              <v:shape w14:anchorId="79B7161D" id="Textbox 73" o:spid="_x0000_s1112" type="#_x0000_t202" style="position:absolute;left:0;text-align:left;margin-left:92.35pt;margin-top:33.7pt;width:21.5pt;height:6.8pt;rotation:-45;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" filled="f" stroked="f">
                <v:textbox inset="0,0,0,0">
                  <w:txbxContent>
                    <w:p w14:paraId="6ED8051C" w14:textId="77777777" w:rsidR="00A40DB8" w:rsidRDefault="00096600">
                      <w:pPr>
                        <w:spacing w:line="135" w:lineRule="exact"/>
                        <w:rPr>
                          <w:rFonts w:ascii="Arial"/>
                          <w:sz w:val="15"/>
                        </w:rPr>
                      </w:pPr>
                      <w:r>
                        <w:rPr>
                          <w:rFonts w:ascii="Arial"/>
                          <w:spacing w:val="-2"/>
                          <w:w w:val="90"/>
                          <w:sz w:val="15"/>
                        </w:rPr>
                        <w:t>GPT4o</w:t>
                      </w:r>
                    </w:p>
                  </w:txbxContent>
                </v:textbox>
                <w10:wrap anchorx="page"/>
              </v:shape>
            </w:pict>
          </mc:Fallback>
        </mc:AlternateContent>
      </w:r>
      <w:r>
        <w:rPr>
          <w:rFonts w:ascii="Arial"/>
          <w:noProof/>
          <w:sz w:val="15"/>
        </w:rPr>
        <mc:AlternateContent>
          <mc:Choice Requires="wps">
            <w:drawing>
              <wp:anchor distT="0" distB="0" distL="0" distR="0" simplePos="0" relativeHeight="15737344" behindDoc="0" locked="0" layoutInCell="1" allowOverlap="1" wp14:anchorId="266B061A" wp14:editId="72D5E663">
                <wp:simplePos x="0" y="0"/>
                <wp:positionH relativeFrom="page">
                  <wp:posOffset>1698950</wp:posOffset>
                </wp:positionH>
                <wp:positionV relativeFrom="paragraph">
                  <wp:posOffset>475010</wp:posOffset>
                </wp:positionV>
                <wp:extent cx="406400" cy="8636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6400" cy="86360"/>
                        </a:xfrm>
                        <a:prstGeom prst="rect">
                          <a:avLst/>
                        </a:prstGeom>
                      </wps:spPr>
                      <wps:txbx>
                        <w:txbxContent>
                          <w:p w14:paraId="3BD40E78"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wps:txbx>
                      <wps:bodyPr wrap="square" lIns="0" tIns="0" rIns="0" bIns="0" rtlCol="0">
                        <a:noAutofit/>
                      </wps:bodyPr>
                    </wps:wsp>
                  </a:graphicData>
                </a:graphic>
              </wp:anchor>
            </w:drawing>
          </mc:Choice>
          <mc:Fallback>
            <w:pict>
              <v:shape w14:anchorId="266B061A" id="Textbox 74" o:spid="_x0000_s1113" type="#_x0000_t202" style="position:absolute;left:0;text-align:left;margin-left:133.8pt;margin-top:37.4pt;width:32pt;height:6.8pt;rotation:-45;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" filled="f" stroked="f">
                <v:textbox inset="0,0,0,0">
                  <w:txbxContent>
                    <w:p w14:paraId="3BD40E78"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v:textbox>
                <w10:wrap anchorx="page"/>
              </v:shape>
            </w:pict>
          </mc:Fallback>
        </mc:AlternateContent>
      </w:r>
      <w:r>
        <w:rPr>
          <w:rFonts w:ascii="Arial"/>
          <w:noProof/>
          <w:sz w:val="15"/>
        </w:rPr>
        <mc:AlternateContent>
          <mc:Choice Requires="wps">
            <w:drawing>
              <wp:anchor distT="0" distB="0" distL="0" distR="0" simplePos="0" relativeHeight="15737856" behindDoc="0" locked="0" layoutInCell="1" allowOverlap="1" wp14:anchorId="12F46718" wp14:editId="4523B240">
                <wp:simplePos x="0" y="0"/>
                <wp:positionH relativeFrom="page">
                  <wp:posOffset>2343202</wp:posOffset>
                </wp:positionH>
                <wp:positionV relativeFrom="paragraph">
                  <wp:posOffset>473338</wp:posOffset>
                </wp:positionV>
                <wp:extent cx="401955" cy="8636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1955" cy="86360"/>
                        </a:xfrm>
                        <a:prstGeom prst="rect">
                          <a:avLst/>
                        </a:prstGeom>
                      </wps:spPr>
                      <wps:txbx>
                        <w:txbxContent>
                          <w:p w14:paraId="0017B1C8"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wps:txbx>
                      <wps:bodyPr wrap="square" lIns="0" tIns="0" rIns="0" bIns="0" rtlCol="0">
                        <a:noAutofit/>
                      </wps:bodyPr>
                    </wps:wsp>
                  </a:graphicData>
                </a:graphic>
              </wp:anchor>
            </w:drawing>
          </mc:Choice>
          <mc:Fallback>
            <w:pict>
              <v:shape w14:anchorId="12F46718" id="Textbox 75" o:spid="_x0000_s1114" type="#_x0000_t202" style="position:absolute;left:0;text-align:left;margin-left:184.5pt;margin-top:37.25pt;width:31.65pt;height:6.8pt;rotation:-45;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" filled="f" stroked="f">
                <v:textbox inset="0,0,0,0">
                  <w:txbxContent>
                    <w:p w14:paraId="0017B1C8"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v:textbox>
                <w10:wrap anchorx="page"/>
              </v:shape>
            </w:pict>
          </mc:Fallback>
        </mc:AlternateContent>
      </w:r>
      <w:r>
        <w:rPr>
          <w:rFonts w:ascii="Arial"/>
          <w:noProof/>
          <w:sz w:val="15"/>
        </w:rPr>
        <mc:AlternateContent>
          <mc:Choice Requires="wps">
            <w:drawing>
              <wp:anchor distT="0" distB="0" distL="0" distR="0" simplePos="0" relativeHeight="15738368" behindDoc="0" locked="0" layoutInCell="1" allowOverlap="1" wp14:anchorId="057A1360" wp14:editId="37460059">
                <wp:simplePos x="0" y="0"/>
                <wp:positionH relativeFrom="page">
                  <wp:posOffset>2971237</wp:posOffset>
                </wp:positionH>
                <wp:positionV relativeFrom="paragraph">
                  <wp:posOffset>478379</wp:posOffset>
                </wp:positionV>
                <wp:extent cx="415925" cy="863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15925" cy="86360"/>
                        </a:xfrm>
                        <a:prstGeom prst="rect">
                          <a:avLst/>
                        </a:prstGeom>
                      </wps:spPr>
                      <wps:txbx>
                        <w:txbxContent>
                          <w:p w14:paraId="6BD1FC82"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wps:txbx>
                      <wps:bodyPr wrap="square" lIns="0" tIns="0" rIns="0" bIns="0" rtlCol="0">
                        <a:noAutofit/>
                      </wps:bodyPr>
                    </wps:wsp>
                  </a:graphicData>
                </a:graphic>
              </wp:anchor>
            </w:drawing>
          </mc:Choice>
          <mc:Fallback>
            <w:pict>
              <v:shape w14:anchorId="057A1360" id="Textbox 76" o:spid="_x0000_s1115" type="#_x0000_t202" style="position:absolute;left:0;text-align:left;margin-left:233.95pt;margin-top:37.65pt;width:32.75pt;height:6.8pt;rotation:-45;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" filled="f" stroked="f">
                <v:textbox inset="0,0,0,0">
                  <w:txbxContent>
                    <w:p w14:paraId="6BD1FC82"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v:textbox>
                <w10:wrap anchorx="page"/>
              </v:shape>
            </w:pict>
          </mc:Fallback>
        </mc:AlternateContent>
      </w:r>
      <w:r>
        <w:rPr>
          <w:rFonts w:ascii="Arial"/>
          <w:noProof/>
          <w:sz w:val="15"/>
        </w:rPr>
        <mc:AlternateContent>
          <mc:Choice Requires="wps">
            <w:drawing>
              <wp:anchor distT="0" distB="0" distL="0" distR="0" simplePos="0" relativeHeight="15741440" behindDoc="0" locked="0" layoutInCell="1" allowOverlap="1" wp14:anchorId="13883232" wp14:editId="6AFA762A">
                <wp:simplePos x="0" y="0"/>
                <wp:positionH relativeFrom="page">
                  <wp:posOffset>4394462</wp:posOffset>
                </wp:positionH>
                <wp:positionV relativeFrom="paragraph">
                  <wp:posOffset>419241</wp:posOffset>
                </wp:positionV>
                <wp:extent cx="248920" cy="8636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86360"/>
                        </a:xfrm>
                        <a:prstGeom prst="rect">
                          <a:avLst/>
                        </a:prstGeom>
                      </wps:spPr>
                      <wps:txbx>
                        <w:txbxContent>
                          <w:p w14:paraId="7A256391"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wps:txbx>
                      <wps:bodyPr wrap="square" lIns="0" tIns="0" rIns="0" bIns="0" rtlCol="0">
                        <a:noAutofit/>
                      </wps:bodyPr>
                    </wps:wsp>
                  </a:graphicData>
                </a:graphic>
              </wp:anchor>
            </w:drawing>
          </mc:Choice>
          <mc:Fallback>
            <w:pict>
              <v:shape w14:anchorId="13883232" id="Textbox 77" o:spid="_x0000_s1116" type="#_x0000_t202" style="position:absolute;left:0;text-align:left;margin-left:346pt;margin-top:33pt;width:19.6pt;height:6.8pt;rotation:-45;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" filled="f" stroked="f">
                <v:textbox inset="0,0,0,0">
                  <w:txbxContent>
                    <w:p w14:paraId="7A256391"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v:textbox>
                <w10:wrap anchorx="page"/>
              </v:shape>
            </w:pict>
          </mc:Fallback>
        </mc:AlternateContent>
      </w:r>
      <w:r>
        <w:rPr>
          <w:rFonts w:ascii="Arial"/>
          <w:spacing w:val="-10"/>
          <w:sz w:val="15"/>
        </w:rPr>
        <w:t>0</w:t>
      </w:r>
    </w:p>
    <w:p w14:paraId="06B85B37" w14:textId="77777777" w:rsidR="00A40DB8" w:rsidRDefault="00A40DB8">
      <w:pPr>
        <w:pStyle w:val="BodyText"/>
        <w:rPr>
          <w:rFonts w:ascii="Arial"/>
          <w:sz w:val="18"/>
        </w:rPr>
      </w:pPr>
    </w:p>
    <w:p w14:paraId="698FF2D1" w14:textId="77777777" w:rsidR="00A40DB8" w:rsidRDefault="00A40DB8">
      <w:pPr>
        <w:pStyle w:val="BodyText"/>
        <w:rPr>
          <w:rFonts w:ascii="Arial"/>
          <w:sz w:val="18"/>
        </w:rPr>
      </w:pPr>
    </w:p>
    <w:p w14:paraId="526331B6" w14:textId="77777777" w:rsidR="00A40DB8" w:rsidRDefault="00A40DB8">
      <w:pPr>
        <w:pStyle w:val="BodyText"/>
        <w:rPr>
          <w:rFonts w:ascii="Arial"/>
          <w:sz w:val="18"/>
        </w:rPr>
      </w:pPr>
    </w:p>
    <w:p w14:paraId="427701A3" w14:textId="77777777" w:rsidR="00A40DB8" w:rsidRDefault="00A40DB8">
      <w:pPr>
        <w:pStyle w:val="BodyText"/>
        <w:rPr>
          <w:rFonts w:ascii="Arial"/>
          <w:sz w:val="18"/>
        </w:rPr>
      </w:pPr>
    </w:p>
    <w:p w14:paraId="6A86A0FB" w14:textId="77777777" w:rsidR="00A40DB8" w:rsidRDefault="00A40DB8">
      <w:pPr>
        <w:pStyle w:val="BodyText"/>
        <w:spacing w:before="148"/>
        <w:rPr>
          <w:rFonts w:ascii="Arial"/>
          <w:sz w:val="18"/>
        </w:rPr>
      </w:pPr>
    </w:p>
    <w:p w14:paraId="49DAA40F" w14:textId="77777777" w:rsidR="00A40DB8" w:rsidRDefault="00096600">
      <w:pPr>
        <w:pStyle w:val="Heading2"/>
        <w:tabs>
          <w:tab w:val="left" w:pos="5809"/>
        </w:tabs>
        <w:ind w:left="2054" w:firstLine="0"/>
      </w:pPr>
      <w:r>
        <w:rPr>
          <w:noProof/>
        </w:rPr>
        <mc:AlternateContent>
          <mc:Choice Requires="wpg">
            <w:drawing>
              <wp:anchor distT="0" distB="0" distL="0" distR="0" simplePos="0" relativeHeight="15734784" behindDoc="0" locked="0" layoutInCell="1" allowOverlap="1" wp14:anchorId="25940678" wp14:editId="3AC901EF">
                <wp:simplePos x="0" y="0"/>
                <wp:positionH relativeFrom="page">
                  <wp:posOffset>5671621</wp:posOffset>
                </wp:positionH>
                <wp:positionV relativeFrom="paragraph">
                  <wp:posOffset>53779</wp:posOffset>
                </wp:positionV>
                <wp:extent cx="1372870" cy="195135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2870" cy="1951355"/>
                          <a:chOff x="0" y="0"/>
                          <a:chExt cx="1372870" cy="1951355"/>
                        </a:xfrm>
                      </wpg:grpSpPr>
                      <pic:pic xmlns:pic="http://schemas.openxmlformats.org/drawingml/2006/picture">
                        <pic:nvPicPr>
                          <pic:cNvPr id="79" name="Image 79"/>
                          <pic:cNvPicPr/>
                        </pic:nvPicPr>
                        <pic:blipFill>
                          <a:blip r:embed="rId41" cstate="print"/>
                          <a:stretch>
                            <a:fillRect/>
                          </a:stretch>
                        </pic:blipFill>
                        <pic:spPr>
                          <a:xfrm>
                            <a:off x="0" y="0"/>
                            <a:ext cx="1372424" cy="1951300"/>
                          </a:xfrm>
                          <a:prstGeom prst="rect">
                            <a:avLst/>
                          </a:prstGeom>
                        </pic:spPr>
                      </pic:pic>
                      <wps:wsp>
                        <wps:cNvPr id="80" name="Textbox 80"/>
                        <wps:cNvSpPr txBox="1"/>
                        <wps:spPr>
                          <a:xfrm>
                            <a:off x="0" y="0"/>
                            <a:ext cx="1372870" cy="1951355"/>
                          </a:xfrm>
                          <a:prstGeom prst="rect">
                            <a:avLst/>
                          </a:prstGeom>
                        </wps:spPr>
                        <wps:txbx>
                          <w:txbxContent>
                            <w:p w14:paraId="7DF9498D" w14:textId="77777777" w:rsidR="00A40DB8" w:rsidRDefault="00A40DB8">
                              <w:pPr>
                                <w:spacing w:before="10"/>
                                <w:rPr>
                                  <w:sz w:val="11"/>
                                </w:rPr>
                              </w:pPr>
                            </w:p>
                            <w:p w14:paraId="5F879078" w14:textId="77777777" w:rsidR="00A40DB8" w:rsidRDefault="00096600">
                              <w:pPr>
                                <w:spacing w:line="456" w:lineRule="auto"/>
                                <w:ind w:left="552" w:right="433" w:hanging="122"/>
                                <w:rPr>
                                  <w:rFonts w:ascii="Arial"/>
                                  <w:sz w:val="13"/>
                                </w:rPr>
                              </w:pPr>
                              <w:r>
                                <w:rPr>
                                  <w:rFonts w:ascii="Arial"/>
                                  <w:w w:val="90"/>
                                  <w:sz w:val="15"/>
                                </w:rPr>
                                <w:t>Labeler</w:t>
                              </w:r>
                              <w:r>
                                <w:rPr>
                                  <w:rFonts w:ascii="Arial"/>
                                  <w:spacing w:val="-7"/>
                                  <w:w w:val="90"/>
                                  <w:sz w:val="15"/>
                                </w:rPr>
                                <w:t xml:space="preserve"> </w:t>
                              </w:r>
                              <w:r>
                                <w:rPr>
                                  <w:rFonts w:ascii="Arial"/>
                                  <w:w w:val="90"/>
                                  <w:sz w:val="15"/>
                                </w:rPr>
                                <w:t>Configuration</w:t>
                              </w:r>
                              <w:r>
                                <w:rPr>
                                  <w:rFonts w:ascii="Arial"/>
                                  <w:sz w:val="15"/>
                                </w:rPr>
                                <w:t xml:space="preserve"> </w:t>
                              </w:r>
                              <w:r>
                                <w:rPr>
                                  <w:rFonts w:ascii="Arial"/>
                                  <w:sz w:val="13"/>
                                </w:rPr>
                                <w:t>Original</w:t>
                              </w:r>
                              <w:r>
                                <w:rPr>
                                  <w:rFonts w:ascii="Arial"/>
                                  <w:spacing w:val="-10"/>
                                  <w:sz w:val="13"/>
                                </w:rPr>
                                <w:t xml:space="preserve"> </w:t>
                              </w:r>
                              <w:r>
                                <w:rPr>
                                  <w:rFonts w:ascii="Arial"/>
                                  <w:sz w:val="13"/>
                                </w:rPr>
                                <w:t>Accuracy</w:t>
                              </w:r>
                              <w:r>
                                <w:rPr>
                                  <w:rFonts w:ascii="Arial"/>
                                  <w:spacing w:val="40"/>
                                  <w:sz w:val="13"/>
                                </w:rPr>
                                <w:t xml:space="preserve"> </w:t>
                              </w:r>
                              <w:r>
                                <w:rPr>
                                  <w:rFonts w:ascii="Arial"/>
                                  <w:sz w:val="13"/>
                                </w:rPr>
                                <w:t>Best</w:t>
                              </w:r>
                              <w:r>
                                <w:rPr>
                                  <w:rFonts w:ascii="Arial"/>
                                  <w:spacing w:val="-10"/>
                                  <w:sz w:val="13"/>
                                </w:rPr>
                                <w:t xml:space="preserve"> </w:t>
                              </w:r>
                              <w:r>
                                <w:rPr>
                                  <w:rFonts w:ascii="Arial"/>
                                  <w:sz w:val="13"/>
                                </w:rPr>
                                <w:t>Performance</w:t>
                              </w:r>
                              <w:r>
                                <w:rPr>
                                  <w:rFonts w:ascii="Arial"/>
                                  <w:spacing w:val="40"/>
                                  <w:sz w:val="13"/>
                                </w:rPr>
                                <w:t xml:space="preserve"> </w:t>
                              </w:r>
                              <w:r>
                                <w:rPr>
                                  <w:rFonts w:ascii="Arial"/>
                                  <w:sz w:val="13"/>
                                </w:rPr>
                                <w:t>Trainee</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GPT-4o</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GPT5</w:t>
                              </w:r>
                              <w:r>
                                <w:rPr>
                                  <w:rFonts w:ascii="Arial"/>
                                  <w:spacing w:val="-10"/>
                                  <w:sz w:val="13"/>
                                </w:rPr>
                                <w:t xml:space="preserve"> </w:t>
                              </w:r>
                              <w:r>
                                <w:rPr>
                                  <w:rFonts w:ascii="Arial"/>
                                  <w:sz w:val="13"/>
                                </w:rPr>
                                <w:t>Removed</w:t>
                              </w:r>
                              <w:r>
                                <w:rPr>
                                  <w:rFonts w:ascii="Arial"/>
                                  <w:spacing w:val="40"/>
                                  <w:sz w:val="13"/>
                                </w:rPr>
                                <w:t xml:space="preserve"> </w:t>
                              </w:r>
                              <w:r>
                                <w:rPr>
                                  <w:rFonts w:ascii="Arial"/>
                                  <w:spacing w:val="-4"/>
                                  <w:sz w:val="13"/>
                                </w:rPr>
                                <w:t>Qwen-72B</w:t>
                              </w:r>
                              <w:r>
                                <w:rPr>
                                  <w:rFonts w:ascii="Arial"/>
                                  <w:spacing w:val="-6"/>
                                  <w:sz w:val="13"/>
                                </w:rPr>
                                <w:t xml:space="preserve"> </w:t>
                              </w:r>
                              <w:r>
                                <w:rPr>
                                  <w:rFonts w:ascii="Arial"/>
                                  <w:spacing w:val="-4"/>
                                  <w:sz w:val="13"/>
                                </w:rPr>
                                <w:t>Removed</w:t>
                              </w:r>
                            </w:p>
                            <w:p w14:paraId="6EBE3B29" w14:textId="77777777" w:rsidR="00A40DB8" w:rsidRDefault="00096600">
                              <w:pPr>
                                <w:spacing w:before="1" w:line="460" w:lineRule="auto"/>
                                <w:ind w:left="552" w:right="180"/>
                                <w:rPr>
                                  <w:rFonts w:ascii="Arial"/>
                                  <w:sz w:val="13"/>
                                </w:rPr>
                              </w:pPr>
                              <w:r>
                                <w:rPr>
                                  <w:rFonts w:ascii="Arial"/>
                                  <w:sz w:val="13"/>
                                </w:rPr>
                                <w:t>Qwen-14B</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Llama-70b</w:t>
                              </w:r>
                              <w:r>
                                <w:rPr>
                                  <w:rFonts w:ascii="Arial"/>
                                  <w:spacing w:val="-10"/>
                                  <w:sz w:val="13"/>
                                </w:rPr>
                                <w:t xml:space="preserve"> </w:t>
                              </w:r>
                              <w:r>
                                <w:rPr>
                                  <w:rFonts w:ascii="Arial"/>
                                  <w:sz w:val="13"/>
                                </w:rPr>
                                <w:t>Removed</w:t>
                              </w:r>
                              <w:r>
                                <w:rPr>
                                  <w:rFonts w:ascii="Arial"/>
                                  <w:spacing w:val="40"/>
                                  <w:sz w:val="13"/>
                                </w:rPr>
                                <w:t xml:space="preserve"> </w:t>
                              </w:r>
                              <w:r>
                                <w:rPr>
                                  <w:rFonts w:ascii="Arial"/>
                                  <w:w w:val="90"/>
                                  <w:sz w:val="13"/>
                                </w:rPr>
                                <w:t>MedGemma-27B</w:t>
                              </w:r>
                              <w:r>
                                <w:rPr>
                                  <w:rFonts w:ascii="Arial"/>
                                  <w:spacing w:val="-6"/>
                                  <w:w w:val="90"/>
                                  <w:sz w:val="13"/>
                                </w:rPr>
                                <w:t xml:space="preserve"> </w:t>
                              </w:r>
                              <w:r>
                                <w:rPr>
                                  <w:rFonts w:ascii="Arial"/>
                                  <w:w w:val="90"/>
                                  <w:sz w:val="13"/>
                                </w:rPr>
                                <w:t>Removed</w:t>
                              </w:r>
                            </w:p>
                          </w:txbxContent>
                        </wps:txbx>
                        <wps:bodyPr wrap="square" lIns="0" tIns="0" rIns="0" bIns="0" rtlCol="0">
                          <a:noAutofit/>
                        </wps:bodyPr>
                      </wps:wsp>
                    </wpg:wgp>
                  </a:graphicData>
                </a:graphic>
              </wp:anchor>
            </w:drawing>
          </mc:Choice>
          <mc:Fallback>
            <w:pict>
              <v:group w14:anchorId="25940678" id="Group 78" o:spid="_x0000_s1117" style="position:absolute;left:0;text-align:left;margin-left:446.6pt;margin-top:4.25pt;width:108.1pt;height:153.65pt;z-index:15734784;mso-wrap-distance-left:0;mso-wrap-distance-right:0;mso-position-horizontal-relative:page" coordsize="13728,195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">
                <v:shape id="Image 79" o:spid="_x0000_s1118" type="#_x0000_t75" style="position:absolute;width:13724;height:195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">
                  <v:imagedata r:id="rId42" o:title=""/>
                </v:shape>
                <v:shape id="Textbox 80" o:spid="_x0000_s1119" type="#_x0000_t202" style="position:absolute;width:13728;height:19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" filled="f" stroked="f">
                  <v:textbox inset="0,0,0,0">
                    <w:txbxContent>
                      <w:p w14:paraId="7DF9498D" w14:textId="77777777" w:rsidR="00A40DB8" w:rsidRDefault="00A40DB8">
                        <w:pPr>
                          <w:spacing w:before="10"/>
                          <w:rPr>
                            <w:sz w:val="11"/>
                          </w:rPr>
                        </w:pPr>
                      </w:p>
                      <w:p w14:paraId="5F879078" w14:textId="77777777" w:rsidR="00A40DB8" w:rsidRDefault="00096600">
                        <w:pPr>
                          <w:spacing w:line="456" w:lineRule="auto"/>
                          <w:ind w:left="552" w:right="433" w:hanging="122"/>
                          <w:rPr>
                            <w:rFonts w:ascii="Arial"/>
                            <w:sz w:val="13"/>
                          </w:rPr>
                        </w:pPr>
                        <w:r>
                          <w:rPr>
                            <w:rFonts w:ascii="Arial"/>
                            <w:w w:val="90"/>
                            <w:sz w:val="15"/>
                          </w:rPr>
                          <w:t>Labeler</w:t>
                        </w:r>
                        <w:r>
                          <w:rPr>
                            <w:rFonts w:ascii="Arial"/>
                            <w:spacing w:val="-7"/>
                            <w:w w:val="90"/>
                            <w:sz w:val="15"/>
                          </w:rPr>
                          <w:t xml:space="preserve"> </w:t>
                        </w:r>
                        <w:r>
                          <w:rPr>
                            <w:rFonts w:ascii="Arial"/>
                            <w:w w:val="90"/>
                            <w:sz w:val="15"/>
                          </w:rPr>
                          <w:t>Configuration</w:t>
                        </w:r>
                        <w:r>
                          <w:rPr>
                            <w:rFonts w:ascii="Arial"/>
                            <w:sz w:val="15"/>
                          </w:rPr>
                          <w:t xml:space="preserve"> </w:t>
                        </w:r>
                        <w:r>
                          <w:rPr>
                            <w:rFonts w:ascii="Arial"/>
                            <w:sz w:val="13"/>
                          </w:rPr>
                          <w:t>Original</w:t>
                        </w:r>
                        <w:r>
                          <w:rPr>
                            <w:rFonts w:ascii="Arial"/>
                            <w:spacing w:val="-10"/>
                            <w:sz w:val="13"/>
                          </w:rPr>
                          <w:t xml:space="preserve"> </w:t>
                        </w:r>
                        <w:r>
                          <w:rPr>
                            <w:rFonts w:ascii="Arial"/>
                            <w:sz w:val="13"/>
                          </w:rPr>
                          <w:t>Accuracy</w:t>
                        </w:r>
                        <w:r>
                          <w:rPr>
                            <w:rFonts w:ascii="Arial"/>
                            <w:spacing w:val="40"/>
                            <w:sz w:val="13"/>
                          </w:rPr>
                          <w:t xml:space="preserve"> </w:t>
                        </w:r>
                        <w:r>
                          <w:rPr>
                            <w:rFonts w:ascii="Arial"/>
                            <w:sz w:val="13"/>
                          </w:rPr>
                          <w:t>Best</w:t>
                        </w:r>
                        <w:r>
                          <w:rPr>
                            <w:rFonts w:ascii="Arial"/>
                            <w:spacing w:val="-10"/>
                            <w:sz w:val="13"/>
                          </w:rPr>
                          <w:t xml:space="preserve"> </w:t>
                        </w:r>
                        <w:r>
                          <w:rPr>
                            <w:rFonts w:ascii="Arial"/>
                            <w:sz w:val="13"/>
                          </w:rPr>
                          <w:t>Performance</w:t>
                        </w:r>
                        <w:r>
                          <w:rPr>
                            <w:rFonts w:ascii="Arial"/>
                            <w:spacing w:val="40"/>
                            <w:sz w:val="13"/>
                          </w:rPr>
                          <w:t xml:space="preserve"> </w:t>
                        </w:r>
                        <w:r>
                          <w:rPr>
                            <w:rFonts w:ascii="Arial"/>
                            <w:sz w:val="13"/>
                          </w:rPr>
                          <w:t>Trainee</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GPT-4o</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GPT5</w:t>
                        </w:r>
                        <w:r>
                          <w:rPr>
                            <w:rFonts w:ascii="Arial"/>
                            <w:spacing w:val="-10"/>
                            <w:sz w:val="13"/>
                          </w:rPr>
                          <w:t xml:space="preserve"> </w:t>
                        </w:r>
                        <w:r>
                          <w:rPr>
                            <w:rFonts w:ascii="Arial"/>
                            <w:sz w:val="13"/>
                          </w:rPr>
                          <w:t>Removed</w:t>
                        </w:r>
                        <w:r>
                          <w:rPr>
                            <w:rFonts w:ascii="Arial"/>
                            <w:spacing w:val="40"/>
                            <w:sz w:val="13"/>
                          </w:rPr>
                          <w:t xml:space="preserve"> </w:t>
                        </w:r>
                        <w:r>
                          <w:rPr>
                            <w:rFonts w:ascii="Arial"/>
                            <w:spacing w:val="-4"/>
                            <w:sz w:val="13"/>
                          </w:rPr>
                          <w:t>Qwen-72B</w:t>
                        </w:r>
                        <w:r>
                          <w:rPr>
                            <w:rFonts w:ascii="Arial"/>
                            <w:spacing w:val="-6"/>
                            <w:sz w:val="13"/>
                          </w:rPr>
                          <w:t xml:space="preserve"> </w:t>
                        </w:r>
                        <w:r>
                          <w:rPr>
                            <w:rFonts w:ascii="Arial"/>
                            <w:spacing w:val="-4"/>
                            <w:sz w:val="13"/>
                          </w:rPr>
                          <w:t>Removed</w:t>
                        </w:r>
                      </w:p>
                      <w:p w14:paraId="6EBE3B29" w14:textId="77777777" w:rsidR="00A40DB8" w:rsidRDefault="00096600">
                        <w:pPr>
                          <w:spacing w:before="1" w:line="460" w:lineRule="auto"/>
                          <w:ind w:left="552" w:right="180"/>
                          <w:rPr>
                            <w:rFonts w:ascii="Arial"/>
                            <w:sz w:val="13"/>
                          </w:rPr>
                        </w:pPr>
                        <w:r>
                          <w:rPr>
                            <w:rFonts w:ascii="Arial"/>
                            <w:sz w:val="13"/>
                          </w:rPr>
                          <w:t>Qwen-14B</w:t>
                        </w:r>
                        <w:r>
                          <w:rPr>
                            <w:rFonts w:ascii="Arial"/>
                            <w:spacing w:val="-10"/>
                            <w:sz w:val="13"/>
                          </w:rPr>
                          <w:t xml:space="preserve"> </w:t>
                        </w:r>
                        <w:r>
                          <w:rPr>
                            <w:rFonts w:ascii="Arial"/>
                            <w:sz w:val="13"/>
                          </w:rPr>
                          <w:t>Removed</w:t>
                        </w:r>
                        <w:r>
                          <w:rPr>
                            <w:rFonts w:ascii="Arial"/>
                            <w:spacing w:val="40"/>
                            <w:sz w:val="13"/>
                          </w:rPr>
                          <w:t xml:space="preserve"> </w:t>
                        </w:r>
                        <w:r>
                          <w:rPr>
                            <w:rFonts w:ascii="Arial"/>
                            <w:sz w:val="13"/>
                          </w:rPr>
                          <w:t>Llama-70b</w:t>
                        </w:r>
                        <w:r>
                          <w:rPr>
                            <w:rFonts w:ascii="Arial"/>
                            <w:spacing w:val="-10"/>
                            <w:sz w:val="13"/>
                          </w:rPr>
                          <w:t xml:space="preserve"> </w:t>
                        </w:r>
                        <w:r>
                          <w:rPr>
                            <w:rFonts w:ascii="Arial"/>
                            <w:sz w:val="13"/>
                          </w:rPr>
                          <w:t>Removed</w:t>
                        </w:r>
                        <w:r>
                          <w:rPr>
                            <w:rFonts w:ascii="Arial"/>
                            <w:spacing w:val="40"/>
                            <w:sz w:val="13"/>
                          </w:rPr>
                          <w:t xml:space="preserve"> </w:t>
                        </w:r>
                        <w:r>
                          <w:rPr>
                            <w:rFonts w:ascii="Arial"/>
                            <w:w w:val="90"/>
                            <w:sz w:val="13"/>
                          </w:rPr>
                          <w:t>MedGemma-27B</w:t>
                        </w:r>
                        <w:r>
                          <w:rPr>
                            <w:rFonts w:ascii="Arial"/>
                            <w:spacing w:val="-6"/>
                            <w:w w:val="90"/>
                            <w:sz w:val="13"/>
                          </w:rPr>
                          <w:t xml:space="preserve"> </w:t>
                        </w:r>
                        <w:r>
                          <w:rPr>
                            <w:rFonts w:ascii="Arial"/>
                            <w:w w:val="90"/>
                            <w:sz w:val="13"/>
                          </w:rPr>
                          <w:t>Removed</w:t>
                        </w:r>
                      </w:p>
                    </w:txbxContent>
                  </v:textbox>
                </v:shape>
                <w10:wrap anchorx="page"/>
              </v:group>
            </w:pict>
          </mc:Fallback>
        </mc:AlternateContent>
      </w:r>
      <w:r>
        <w:rPr>
          <w:noProof/>
        </w:rPr>
        <mc:AlternateContent>
          <mc:Choice Requires="wps">
            <w:drawing>
              <wp:anchor distT="0" distB="0" distL="0" distR="0" simplePos="0" relativeHeight="15739904" behindDoc="0" locked="0" layoutInCell="1" allowOverlap="1" wp14:anchorId="4C5C0D95" wp14:editId="0281EC38">
                <wp:simplePos x="0" y="0"/>
                <wp:positionH relativeFrom="page">
                  <wp:posOffset>3407496</wp:posOffset>
                </wp:positionH>
                <wp:positionV relativeFrom="paragraph">
                  <wp:posOffset>-377839</wp:posOffset>
                </wp:positionV>
                <wp:extent cx="655320" cy="8636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320" cy="86360"/>
                        </a:xfrm>
                        <a:prstGeom prst="rect">
                          <a:avLst/>
                        </a:prstGeom>
                      </wps:spPr>
                      <wps:txbx>
                        <w:txbxContent>
                          <w:p w14:paraId="2F57D852"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wps:txbx>
                      <wps:bodyPr wrap="square" lIns="0" tIns="0" rIns="0" bIns="0" rtlCol="0">
                        <a:noAutofit/>
                      </wps:bodyPr>
                    </wps:wsp>
                  </a:graphicData>
                </a:graphic>
              </wp:anchor>
            </w:drawing>
          </mc:Choice>
          <mc:Fallback>
            <w:pict>
              <v:shape w14:anchorId="4C5C0D95" id="Textbox 81" o:spid="_x0000_s1120" type="#_x0000_t202" style="position:absolute;left:0;text-align:left;margin-left:268.3pt;margin-top:-29.75pt;width:51.6pt;height:6.8pt;rotation:-45;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" filled="f" stroked="f">
                <v:textbox inset="0,0,0,0">
                  <w:txbxContent>
                    <w:p w14:paraId="2F57D852"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v:textbox>
                <w10:wrap anchorx="page"/>
              </v:shape>
            </w:pict>
          </mc:Fallback>
        </mc:AlternateContent>
      </w:r>
      <w:r>
        <w:rPr>
          <w:noProof/>
        </w:rPr>
        <mc:AlternateContent>
          <mc:Choice Requires="wps">
            <w:drawing>
              <wp:anchor distT="0" distB="0" distL="0" distR="0" simplePos="0" relativeHeight="15743488" behindDoc="0" locked="0" layoutInCell="1" allowOverlap="1" wp14:anchorId="4D4FC0B6" wp14:editId="07A0F1F2">
                <wp:simplePos x="0" y="0"/>
                <wp:positionH relativeFrom="page">
                  <wp:posOffset>4600096</wp:posOffset>
                </wp:positionH>
                <wp:positionV relativeFrom="paragraph">
                  <wp:posOffset>-341451</wp:posOffset>
                </wp:positionV>
                <wp:extent cx="758190" cy="8636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58190" cy="86360"/>
                        </a:xfrm>
                        <a:prstGeom prst="rect">
                          <a:avLst/>
                        </a:prstGeom>
                      </wps:spPr>
                      <wps:txbx>
                        <w:txbxContent>
                          <w:p w14:paraId="5A348054"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wps:txbx>
                      <wps:bodyPr wrap="square" lIns="0" tIns="0" rIns="0" bIns="0" rtlCol="0">
                        <a:noAutofit/>
                      </wps:bodyPr>
                    </wps:wsp>
                  </a:graphicData>
                </a:graphic>
              </wp:anchor>
            </w:drawing>
          </mc:Choice>
          <mc:Fallback>
            <w:pict>
              <v:shape w14:anchorId="4D4FC0B6" id="Textbox 82" o:spid="_x0000_s1121" type="#_x0000_t202" style="position:absolute;left:0;text-align:left;margin-left:362.2pt;margin-top:-26.9pt;width:59.7pt;height:6.8pt;rotation:-45;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" filled="f" stroked="f">
                <v:textbox inset="0,0,0,0">
                  <w:txbxContent>
                    <w:p w14:paraId="5A348054"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v:textbox>
                <w10:wrap anchorx="page"/>
              </v:shape>
            </w:pict>
          </mc:Fallback>
        </mc:AlternateContent>
      </w:r>
      <w:r>
        <w:rPr>
          <w:spacing w:val="-4"/>
        </w:rPr>
        <w:t>MMLU</w:t>
      </w:r>
      <w:r>
        <w:tab/>
      </w:r>
      <w:r>
        <w:rPr>
          <w:spacing w:val="-4"/>
        </w:rPr>
        <w:t>JAMA</w:t>
      </w:r>
    </w:p>
    <w:p w14:paraId="63D4BC59" w14:textId="77777777" w:rsidR="00A40DB8" w:rsidRDefault="00A40DB8">
      <w:pPr>
        <w:pStyle w:val="Heading2"/>
        <w:sectPr w:rsidR="00A40DB8">
          <w:pgSz w:w="12240" w:h="15840"/>
          <w:pgMar w:top="1220" w:right="720" w:bottom="840" w:left="1080" w:header="0" w:footer="648" w:gutter="0"/>
          <w:cols w:space="720"/>
        </w:sectPr>
      </w:pPr>
    </w:p>
    <w:p w14:paraId="734A878F" w14:textId="77777777" w:rsidR="00A40DB8" w:rsidRDefault="00096600">
      <w:pPr>
        <w:spacing w:before="90"/>
        <w:ind w:left="72"/>
        <w:rPr>
          <w:rFonts w:ascii="Arial"/>
          <w:b/>
          <w:sz w:val="14"/>
        </w:rPr>
      </w:pPr>
      <w:r>
        <w:rPr>
          <w:rFonts w:ascii="Arial"/>
          <w:b/>
          <w:noProof/>
          <w:sz w:val="14"/>
        </w:rPr>
        <w:drawing>
          <wp:anchor distT="0" distB="0" distL="0" distR="0" simplePos="0" relativeHeight="486892544" behindDoc="1" locked="0" layoutInCell="1" allowOverlap="1" wp14:anchorId="446E83A4" wp14:editId="5EBD034B">
            <wp:simplePos x="0" y="0"/>
            <wp:positionH relativeFrom="page">
              <wp:posOffset>1166097</wp:posOffset>
            </wp:positionH>
            <wp:positionV relativeFrom="paragraph">
              <wp:posOffset>64418</wp:posOffset>
            </wp:positionV>
            <wp:extent cx="1992080" cy="1385832"/>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3" cstate="print"/>
                    <a:stretch>
                      <a:fillRect/>
                    </a:stretch>
                  </pic:blipFill>
                  <pic:spPr>
                    <a:xfrm>
                      <a:off x="0" y="0"/>
                      <a:ext cx="1992080" cy="1385832"/>
                    </a:xfrm>
                    <a:prstGeom prst="rect">
                      <a:avLst/>
                    </a:prstGeom>
                  </pic:spPr>
                </pic:pic>
              </a:graphicData>
            </a:graphic>
          </wp:anchor>
        </w:drawing>
      </w: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p w14:paraId="0D3F6201" w14:textId="77777777" w:rsidR="00A40DB8" w:rsidRDefault="00096600">
      <w:pPr>
        <w:spacing w:before="132"/>
        <w:ind w:left="521"/>
        <w:rPr>
          <w:rFonts w:ascii="Arial"/>
          <w:sz w:val="15"/>
        </w:rPr>
      </w:pPr>
      <w:r>
        <w:rPr>
          <w:rFonts w:ascii="Arial"/>
          <w:spacing w:val="-5"/>
          <w:sz w:val="15"/>
        </w:rPr>
        <w:t>100</w:t>
      </w:r>
    </w:p>
    <w:p w14:paraId="539F66CD" w14:textId="77777777" w:rsidR="00A40DB8" w:rsidRDefault="00096600">
      <w:pPr>
        <w:spacing w:before="94"/>
        <w:ind w:left="596"/>
        <w:rPr>
          <w:rFonts w:ascii="Arial"/>
          <w:b/>
          <w:sz w:val="12"/>
        </w:rPr>
      </w:pPr>
      <w:r>
        <w:rPr>
          <w:rFonts w:ascii="Arial"/>
          <w:b/>
          <w:noProof/>
          <w:sz w:val="12"/>
        </w:rPr>
        <mc:AlternateContent>
          <mc:Choice Requires="wps">
            <w:drawing>
              <wp:anchor distT="0" distB="0" distL="0" distR="0" simplePos="0" relativeHeight="15735808" behindDoc="0" locked="0" layoutInCell="1" allowOverlap="1" wp14:anchorId="1434307C" wp14:editId="3134CF87">
                <wp:simplePos x="0" y="0"/>
                <wp:positionH relativeFrom="page">
                  <wp:posOffset>904050</wp:posOffset>
                </wp:positionH>
                <wp:positionV relativeFrom="paragraph">
                  <wp:posOffset>133771</wp:posOffset>
                </wp:positionV>
                <wp:extent cx="100965" cy="52895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528955"/>
                        </a:xfrm>
                        <a:prstGeom prst="rect">
                          <a:avLst/>
                        </a:prstGeom>
                      </wps:spPr>
                      <wps:txbx>
                        <w:txbxContent>
                          <w:p w14:paraId="4EFB8CE1"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wps:txbx>
                      <wps:bodyPr vert="vert270" wrap="square" lIns="0" tIns="0" rIns="0" bIns="0" rtlCol="0">
                        <a:noAutofit/>
                      </wps:bodyPr>
                    </wps:wsp>
                  </a:graphicData>
                </a:graphic>
              </wp:anchor>
            </w:drawing>
          </mc:Choice>
          <mc:Fallback>
            <w:pict>
              <v:shape w14:anchorId="1434307C" id="Textbox 84" o:spid="_x0000_s1122" type="#_x0000_t202" style="position:absolute;left:0;text-align:left;margin-left:71.2pt;margin-top:10.55pt;width:7.95pt;height:41.6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" filled="f" stroked="f">
                <v:textbox style="layout-flow:vertical;mso-layout-flow-alt:bottom-to-top" inset="0,0,0,0">
                  <w:txbxContent>
                    <w:p w14:paraId="4EFB8CE1"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v:textbox>
                <w10:wrap anchorx="page"/>
              </v:shape>
            </w:pict>
          </mc:Fallback>
        </mc:AlternateContent>
      </w:r>
      <w:r>
        <w:rPr>
          <w:rFonts w:ascii="Arial"/>
          <w:spacing w:val="-4"/>
          <w:position w:val="-5"/>
          <w:sz w:val="15"/>
        </w:rPr>
        <w:t>80</w:t>
      </w:r>
      <w:r>
        <w:rPr>
          <w:rFonts w:ascii="Arial"/>
          <w:spacing w:val="-6"/>
          <w:position w:val="-5"/>
          <w:sz w:val="15"/>
        </w:rPr>
        <w:t xml:space="preserve"> </w:t>
      </w:r>
      <w:r>
        <w:rPr>
          <w:rFonts w:ascii="Arial"/>
          <w:b/>
          <w:color w:val="00A000"/>
          <w:spacing w:val="-2"/>
          <w:sz w:val="12"/>
        </w:rPr>
        <w:t>+7.5%</w:t>
      </w:r>
    </w:p>
    <w:p w14:paraId="2537A748" w14:textId="77777777" w:rsidR="00A40DB8" w:rsidRDefault="00096600">
      <w:pPr>
        <w:spacing w:before="18" w:line="123" w:lineRule="exact"/>
        <w:ind w:left="1250"/>
        <w:jc w:val="center"/>
        <w:rPr>
          <w:rFonts w:ascii="Arial"/>
          <w:b/>
          <w:sz w:val="12"/>
        </w:rPr>
      </w:pPr>
      <w:r>
        <w:rPr>
          <w:rFonts w:ascii="Arial"/>
          <w:b/>
          <w:color w:val="00A000"/>
          <w:spacing w:val="-5"/>
          <w:sz w:val="12"/>
        </w:rPr>
        <w:t>+3.2%</w:t>
      </w:r>
    </w:p>
    <w:p w14:paraId="631942B5" w14:textId="77777777" w:rsidR="00A40DB8" w:rsidRDefault="00096600">
      <w:pPr>
        <w:spacing w:line="157" w:lineRule="exact"/>
        <w:ind w:left="596"/>
        <w:rPr>
          <w:rFonts w:ascii="Arial"/>
          <w:sz w:val="15"/>
        </w:rPr>
      </w:pPr>
      <w:r>
        <w:rPr>
          <w:rFonts w:ascii="Arial"/>
          <w:spacing w:val="-5"/>
          <w:sz w:val="15"/>
        </w:rPr>
        <w:t>60</w:t>
      </w:r>
    </w:p>
    <w:p w14:paraId="5B20F384" w14:textId="77777777" w:rsidR="00A40DB8" w:rsidRDefault="00096600">
      <w:pPr>
        <w:pStyle w:val="BodyText"/>
        <w:rPr>
          <w:rFonts w:ascii="Arial"/>
          <w:sz w:val="11"/>
        </w:rPr>
      </w:pPr>
      <w:r>
        <w:br w:type="column"/>
      </w:r>
    </w:p>
    <w:p w14:paraId="1A2B0006" w14:textId="77777777" w:rsidR="00A40DB8" w:rsidRDefault="00A40DB8">
      <w:pPr>
        <w:pStyle w:val="BodyText"/>
        <w:rPr>
          <w:rFonts w:ascii="Arial"/>
          <w:sz w:val="11"/>
        </w:rPr>
      </w:pPr>
    </w:p>
    <w:p w14:paraId="7EAC9D53" w14:textId="77777777" w:rsidR="00A40DB8" w:rsidRDefault="00A40DB8">
      <w:pPr>
        <w:pStyle w:val="BodyText"/>
        <w:rPr>
          <w:rFonts w:ascii="Arial"/>
          <w:sz w:val="11"/>
        </w:rPr>
      </w:pPr>
    </w:p>
    <w:p w14:paraId="3F1C6D5E" w14:textId="77777777" w:rsidR="00A40DB8" w:rsidRDefault="00A40DB8">
      <w:pPr>
        <w:pStyle w:val="BodyText"/>
        <w:rPr>
          <w:rFonts w:ascii="Arial"/>
          <w:sz w:val="11"/>
        </w:rPr>
      </w:pPr>
    </w:p>
    <w:p w14:paraId="409C7E7F" w14:textId="77777777" w:rsidR="00A40DB8" w:rsidRDefault="00A40DB8">
      <w:pPr>
        <w:pStyle w:val="BodyText"/>
        <w:spacing w:before="124"/>
        <w:rPr>
          <w:rFonts w:ascii="Arial"/>
          <w:sz w:val="11"/>
        </w:rPr>
      </w:pPr>
    </w:p>
    <w:p w14:paraId="4EADB5B0" w14:textId="77777777" w:rsidR="00A40DB8" w:rsidRDefault="00096600">
      <w:pPr>
        <w:ind w:left="50"/>
        <w:rPr>
          <w:rFonts w:ascii="Arial"/>
          <w:b/>
          <w:sz w:val="12"/>
        </w:rPr>
      </w:pPr>
      <w:r>
        <w:rPr>
          <w:rFonts w:ascii="Arial"/>
          <w:b/>
          <w:color w:val="00A000"/>
          <w:position w:val="-5"/>
          <w:sz w:val="12"/>
        </w:rPr>
        <w:t>+10.6%</w:t>
      </w:r>
      <w:r>
        <w:rPr>
          <w:rFonts w:ascii="Arial"/>
          <w:b/>
          <w:color w:val="00A000"/>
          <w:spacing w:val="10"/>
          <w:position w:val="-5"/>
          <w:sz w:val="12"/>
        </w:rPr>
        <w:t xml:space="preserve"> </w:t>
      </w:r>
      <w:r>
        <w:rPr>
          <w:rFonts w:ascii="Arial"/>
          <w:b/>
          <w:color w:val="00A000"/>
          <w:spacing w:val="-4"/>
          <w:sz w:val="12"/>
        </w:rPr>
        <w:t>+22.9%</w:t>
      </w:r>
    </w:p>
    <w:p w14:paraId="791FFBD3" w14:textId="77777777" w:rsidR="00A40DB8" w:rsidRDefault="00096600">
      <w:pPr>
        <w:pStyle w:val="BodyText"/>
        <w:rPr>
          <w:rFonts w:ascii="Arial"/>
          <w:b/>
          <w:sz w:val="11"/>
        </w:rPr>
      </w:pPr>
      <w:r>
        <w:br w:type="column"/>
      </w:r>
    </w:p>
    <w:p w14:paraId="5B0CB427" w14:textId="77777777" w:rsidR="00A40DB8" w:rsidRDefault="00A40DB8">
      <w:pPr>
        <w:pStyle w:val="BodyText"/>
        <w:rPr>
          <w:rFonts w:ascii="Arial"/>
          <w:b/>
          <w:sz w:val="11"/>
        </w:rPr>
      </w:pPr>
    </w:p>
    <w:p w14:paraId="11682898" w14:textId="77777777" w:rsidR="00A40DB8" w:rsidRDefault="00A40DB8">
      <w:pPr>
        <w:pStyle w:val="BodyText"/>
        <w:rPr>
          <w:rFonts w:ascii="Arial"/>
          <w:b/>
          <w:sz w:val="11"/>
        </w:rPr>
      </w:pPr>
    </w:p>
    <w:p w14:paraId="63E9FC53" w14:textId="77777777" w:rsidR="00A40DB8" w:rsidRDefault="00A40DB8">
      <w:pPr>
        <w:pStyle w:val="BodyText"/>
        <w:rPr>
          <w:rFonts w:ascii="Arial"/>
          <w:b/>
          <w:sz w:val="11"/>
        </w:rPr>
      </w:pPr>
    </w:p>
    <w:p w14:paraId="2281E355" w14:textId="77777777" w:rsidR="00A40DB8" w:rsidRDefault="00A40DB8">
      <w:pPr>
        <w:pStyle w:val="BodyText"/>
        <w:rPr>
          <w:rFonts w:ascii="Arial"/>
          <w:b/>
          <w:sz w:val="11"/>
        </w:rPr>
      </w:pPr>
    </w:p>
    <w:p w14:paraId="6BFAEBEC" w14:textId="77777777" w:rsidR="00A40DB8" w:rsidRDefault="00A40DB8">
      <w:pPr>
        <w:pStyle w:val="BodyText"/>
        <w:rPr>
          <w:rFonts w:ascii="Arial"/>
          <w:b/>
          <w:sz w:val="11"/>
        </w:rPr>
      </w:pPr>
    </w:p>
    <w:p w14:paraId="1439B7D8" w14:textId="77777777" w:rsidR="00A40DB8" w:rsidRDefault="00A40DB8">
      <w:pPr>
        <w:pStyle w:val="BodyText"/>
        <w:spacing w:before="91"/>
        <w:rPr>
          <w:rFonts w:ascii="Arial"/>
          <w:b/>
          <w:sz w:val="11"/>
        </w:rPr>
      </w:pPr>
    </w:p>
    <w:p w14:paraId="054E9DBB" w14:textId="77777777" w:rsidR="00A40DB8" w:rsidRDefault="00096600">
      <w:pPr>
        <w:spacing w:before="1"/>
        <w:ind w:left="17"/>
        <w:rPr>
          <w:rFonts w:ascii="Arial"/>
          <w:b/>
          <w:sz w:val="12"/>
        </w:rPr>
      </w:pPr>
      <w:r>
        <w:rPr>
          <w:rFonts w:ascii="Arial"/>
          <w:b/>
          <w:color w:val="00A000"/>
          <w:spacing w:val="-5"/>
          <w:sz w:val="12"/>
        </w:rPr>
        <w:t>+94.0%</w:t>
      </w:r>
    </w:p>
    <w:p w14:paraId="3405D49E" w14:textId="77777777" w:rsidR="00A40DB8" w:rsidRDefault="00096600">
      <w:pPr>
        <w:pStyle w:val="BodyText"/>
        <w:rPr>
          <w:rFonts w:ascii="Arial"/>
          <w:b/>
          <w:sz w:val="11"/>
        </w:rPr>
      </w:pPr>
      <w:r>
        <w:br w:type="column"/>
      </w:r>
    </w:p>
    <w:p w14:paraId="5EBA8863" w14:textId="77777777" w:rsidR="00A40DB8" w:rsidRDefault="00A40DB8">
      <w:pPr>
        <w:pStyle w:val="BodyText"/>
        <w:rPr>
          <w:rFonts w:ascii="Arial"/>
          <w:b/>
          <w:sz w:val="11"/>
        </w:rPr>
      </w:pPr>
    </w:p>
    <w:p w14:paraId="350F39BF" w14:textId="77777777" w:rsidR="00A40DB8" w:rsidRDefault="00A40DB8">
      <w:pPr>
        <w:pStyle w:val="BodyText"/>
        <w:spacing w:before="86"/>
        <w:rPr>
          <w:rFonts w:ascii="Arial"/>
          <w:b/>
          <w:sz w:val="11"/>
        </w:rPr>
      </w:pPr>
    </w:p>
    <w:p w14:paraId="242730ED" w14:textId="77777777" w:rsidR="00A40DB8" w:rsidRDefault="00096600">
      <w:pPr>
        <w:ind w:left="50"/>
        <w:rPr>
          <w:rFonts w:ascii="Arial"/>
          <w:b/>
          <w:sz w:val="12"/>
        </w:rPr>
      </w:pPr>
      <w:r>
        <w:rPr>
          <w:rFonts w:ascii="Arial"/>
          <w:b/>
          <w:color w:val="00A000"/>
          <w:spacing w:val="-5"/>
          <w:sz w:val="12"/>
        </w:rPr>
        <w:t>+0.0%</w:t>
      </w:r>
    </w:p>
    <w:p w14:paraId="0E8CB417" w14:textId="77777777" w:rsidR="00A40DB8" w:rsidRDefault="00096600">
      <w:pPr>
        <w:pStyle w:val="BodyText"/>
        <w:rPr>
          <w:rFonts w:ascii="Arial"/>
          <w:b/>
          <w:sz w:val="11"/>
        </w:rPr>
      </w:pPr>
      <w:r>
        <w:br w:type="column"/>
      </w:r>
    </w:p>
    <w:p w14:paraId="46E58E7A" w14:textId="77777777" w:rsidR="00A40DB8" w:rsidRDefault="00A40DB8">
      <w:pPr>
        <w:pStyle w:val="BodyText"/>
        <w:spacing w:before="47"/>
        <w:rPr>
          <w:rFonts w:ascii="Arial"/>
          <w:b/>
          <w:sz w:val="11"/>
        </w:rPr>
      </w:pPr>
    </w:p>
    <w:p w14:paraId="6F97BA08" w14:textId="77777777" w:rsidR="00A40DB8" w:rsidRDefault="00096600">
      <w:pPr>
        <w:ind w:left="50"/>
        <w:rPr>
          <w:rFonts w:ascii="Arial"/>
          <w:b/>
          <w:sz w:val="12"/>
        </w:rPr>
      </w:pPr>
      <w:r>
        <w:rPr>
          <w:rFonts w:ascii="Arial"/>
          <w:b/>
          <w:color w:val="00A000"/>
          <w:spacing w:val="-5"/>
          <w:sz w:val="12"/>
        </w:rPr>
        <w:t>+29.5%</w:t>
      </w:r>
    </w:p>
    <w:p w14:paraId="2AC8AB56" w14:textId="77777777" w:rsidR="00A40DB8" w:rsidRDefault="00096600">
      <w:pPr>
        <w:pStyle w:val="BodyText"/>
        <w:rPr>
          <w:rFonts w:ascii="Arial"/>
          <w:b/>
          <w:sz w:val="13"/>
        </w:rPr>
      </w:pPr>
      <w:r>
        <w:br w:type="column"/>
      </w:r>
    </w:p>
    <w:p w14:paraId="6F61C167" w14:textId="77777777" w:rsidR="00A40DB8" w:rsidRDefault="00A40DB8">
      <w:pPr>
        <w:pStyle w:val="BodyText"/>
        <w:spacing w:before="83"/>
        <w:rPr>
          <w:rFonts w:ascii="Arial"/>
          <w:b/>
          <w:sz w:val="13"/>
        </w:rPr>
      </w:pPr>
    </w:p>
    <w:p w14:paraId="14459158" w14:textId="77777777" w:rsidR="00A40DB8" w:rsidRDefault="00096600">
      <w:pPr>
        <w:spacing w:before="1"/>
        <w:ind w:left="72"/>
        <w:rPr>
          <w:rFonts w:ascii="Arial"/>
          <w:sz w:val="15"/>
        </w:rPr>
      </w:pPr>
      <w:r>
        <w:rPr>
          <w:rFonts w:ascii="Arial"/>
          <w:noProof/>
          <w:sz w:val="15"/>
        </w:rPr>
        <mc:AlternateContent>
          <mc:Choice Requires="wpg">
            <w:drawing>
              <wp:anchor distT="0" distB="0" distL="0" distR="0" simplePos="0" relativeHeight="15733248" behindDoc="0" locked="0" layoutInCell="1" allowOverlap="1" wp14:anchorId="520A36A6" wp14:editId="6CDF5884">
                <wp:simplePos x="0" y="0"/>
                <wp:positionH relativeFrom="page">
                  <wp:posOffset>3540712</wp:posOffset>
                </wp:positionH>
                <wp:positionV relativeFrom="paragraph">
                  <wp:posOffset>-178135</wp:posOffset>
                </wp:positionV>
                <wp:extent cx="2016125" cy="138620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1386205"/>
                          <a:chOff x="0" y="0"/>
                          <a:chExt cx="2016125" cy="1386205"/>
                        </a:xfrm>
                      </wpg:grpSpPr>
                      <pic:pic xmlns:pic="http://schemas.openxmlformats.org/drawingml/2006/picture">
                        <pic:nvPicPr>
                          <pic:cNvPr id="86" name="Image 86"/>
                          <pic:cNvPicPr/>
                        </pic:nvPicPr>
                        <pic:blipFill>
                          <a:blip r:embed="rId44" cstate="print"/>
                          <a:stretch>
                            <a:fillRect/>
                          </a:stretch>
                        </pic:blipFill>
                        <pic:spPr>
                          <a:xfrm>
                            <a:off x="0" y="0"/>
                            <a:ext cx="1992080" cy="1385832"/>
                          </a:xfrm>
                          <a:prstGeom prst="rect">
                            <a:avLst/>
                          </a:prstGeom>
                        </pic:spPr>
                      </pic:pic>
                      <wps:wsp>
                        <wps:cNvPr id="87" name="Textbox 87"/>
                        <wps:cNvSpPr txBox="1"/>
                        <wps:spPr>
                          <a:xfrm>
                            <a:off x="729841" y="16320"/>
                            <a:ext cx="849630" cy="78740"/>
                          </a:xfrm>
                          <a:prstGeom prst="rect">
                            <a:avLst/>
                          </a:prstGeom>
                        </wps:spPr>
                        <wps:txbx>
                          <w:txbxContent>
                            <w:p w14:paraId="1109489B" w14:textId="77777777" w:rsidR="00A40DB8" w:rsidRDefault="00096600">
                              <w:pPr>
                                <w:spacing w:line="123"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txbxContent>
                        </wps:txbx>
                        <wps:bodyPr wrap="square" lIns="0" tIns="0" rIns="0" bIns="0" rtlCol="0">
                          <a:noAutofit/>
                        </wps:bodyPr>
                      </wps:wsp>
                      <wps:wsp>
                        <wps:cNvPr id="88" name="Textbox 88"/>
                        <wps:cNvSpPr txBox="1"/>
                        <wps:spPr>
                          <a:xfrm>
                            <a:off x="1748425" y="391542"/>
                            <a:ext cx="267335" cy="71120"/>
                          </a:xfrm>
                          <a:prstGeom prst="rect">
                            <a:avLst/>
                          </a:prstGeom>
                        </wps:spPr>
                        <wps:txbx>
                          <w:txbxContent>
                            <w:p w14:paraId="413BD625" w14:textId="77777777" w:rsidR="00A40DB8" w:rsidRDefault="00096600">
                              <w:pPr>
                                <w:spacing w:line="111" w:lineRule="exact"/>
                                <w:rPr>
                                  <w:rFonts w:ascii="Arial"/>
                                  <w:b/>
                                  <w:sz w:val="12"/>
                                </w:rPr>
                              </w:pPr>
                              <w:r>
                                <w:rPr>
                                  <w:rFonts w:ascii="Arial"/>
                                  <w:b/>
                                  <w:color w:val="00A000"/>
                                  <w:spacing w:val="-2"/>
                                  <w:sz w:val="12"/>
                                </w:rPr>
                                <w:t>+13.4%</w:t>
                              </w:r>
                            </w:p>
                          </w:txbxContent>
                        </wps:txbx>
                        <wps:bodyPr wrap="square" lIns="0" tIns="0" rIns="0" bIns="0" rtlCol="0">
                          <a:noAutofit/>
                        </wps:bodyPr>
                      </wps:wsp>
                      <wps:wsp>
                        <wps:cNvPr id="89" name="Textbox 89"/>
                        <wps:cNvSpPr txBox="1"/>
                        <wps:spPr>
                          <a:xfrm>
                            <a:off x="1478110" y="721182"/>
                            <a:ext cx="226060" cy="71120"/>
                          </a:xfrm>
                          <a:prstGeom prst="rect">
                            <a:avLst/>
                          </a:prstGeom>
                        </wps:spPr>
                        <wps:txbx>
                          <w:txbxContent>
                            <w:p w14:paraId="3B5B6BB7" w14:textId="77777777" w:rsidR="00A40DB8" w:rsidRDefault="00096600">
                              <w:pPr>
                                <w:spacing w:line="111" w:lineRule="exact"/>
                                <w:rPr>
                                  <w:rFonts w:ascii="Arial"/>
                                  <w:b/>
                                  <w:sz w:val="12"/>
                                </w:rPr>
                              </w:pPr>
                              <w:r>
                                <w:rPr>
                                  <w:rFonts w:ascii="Arial"/>
                                  <w:b/>
                                  <w:color w:val="00A000"/>
                                  <w:spacing w:val="-2"/>
                                  <w:sz w:val="12"/>
                                </w:rPr>
                                <w:t>+9.1%</w:t>
                              </w:r>
                            </w:p>
                          </w:txbxContent>
                        </wps:txbx>
                        <wps:bodyPr wrap="square" lIns="0" tIns="0" rIns="0" bIns="0" rtlCol="0">
                          <a:noAutofit/>
                        </wps:bodyPr>
                      </wps:wsp>
                      <wps:wsp>
                        <wps:cNvPr id="90" name="Textbox 90"/>
                        <wps:cNvSpPr txBox="1"/>
                        <wps:spPr>
                          <a:xfrm>
                            <a:off x="2384" y="864643"/>
                            <a:ext cx="267335" cy="71120"/>
                          </a:xfrm>
                          <a:prstGeom prst="rect">
                            <a:avLst/>
                          </a:prstGeom>
                        </wps:spPr>
                        <wps:txbx>
                          <w:txbxContent>
                            <w:p w14:paraId="615A6728" w14:textId="77777777" w:rsidR="00A40DB8" w:rsidRDefault="00096600">
                              <w:pPr>
                                <w:spacing w:line="111" w:lineRule="exact"/>
                                <w:rPr>
                                  <w:rFonts w:ascii="Arial"/>
                                  <w:b/>
                                  <w:sz w:val="12"/>
                                </w:rPr>
                              </w:pPr>
                              <w:r>
                                <w:rPr>
                                  <w:rFonts w:ascii="Arial"/>
                                  <w:b/>
                                  <w:color w:val="00A000"/>
                                  <w:spacing w:val="-2"/>
                                  <w:sz w:val="12"/>
                                </w:rPr>
                                <w:t>+75.0%</w:t>
                              </w:r>
                            </w:p>
                          </w:txbxContent>
                        </wps:txbx>
                        <wps:bodyPr wrap="square" lIns="0" tIns="0" rIns="0" bIns="0" rtlCol="0">
                          <a:noAutofit/>
                        </wps:bodyPr>
                      </wps:wsp>
                      <wps:wsp>
                        <wps:cNvPr id="91" name="Textbox 91"/>
                        <wps:cNvSpPr txBox="1"/>
                        <wps:spPr>
                          <a:xfrm>
                            <a:off x="314083" y="950666"/>
                            <a:ext cx="226060" cy="71120"/>
                          </a:xfrm>
                          <a:prstGeom prst="rect">
                            <a:avLst/>
                          </a:prstGeom>
                        </wps:spPr>
                        <wps:txbx>
                          <w:txbxContent>
                            <w:p w14:paraId="4764DE84" w14:textId="77777777" w:rsidR="00A40DB8" w:rsidRDefault="00096600">
                              <w:pPr>
                                <w:spacing w:line="111" w:lineRule="exact"/>
                                <w:rPr>
                                  <w:rFonts w:ascii="Arial"/>
                                  <w:b/>
                                  <w:sz w:val="12"/>
                                </w:rPr>
                              </w:pPr>
                              <w:r>
                                <w:rPr>
                                  <w:rFonts w:ascii="Arial"/>
                                  <w:b/>
                                  <w:color w:val="00A000"/>
                                  <w:spacing w:val="-2"/>
                                  <w:sz w:val="12"/>
                                </w:rPr>
                                <w:t>+0.0%</w:t>
                              </w:r>
                            </w:p>
                          </w:txbxContent>
                        </wps:txbx>
                        <wps:bodyPr wrap="square" lIns="0" tIns="0" rIns="0" bIns="0" rtlCol="0">
                          <a:noAutofit/>
                        </wps:bodyPr>
                      </wps:wsp>
                      <wps:wsp>
                        <wps:cNvPr id="92" name="Textbox 92"/>
                        <wps:cNvSpPr txBox="1"/>
                        <wps:spPr>
                          <a:xfrm>
                            <a:off x="896096" y="922013"/>
                            <a:ext cx="226060" cy="71120"/>
                          </a:xfrm>
                          <a:prstGeom prst="rect">
                            <a:avLst/>
                          </a:prstGeom>
                        </wps:spPr>
                        <wps:txbx>
                          <w:txbxContent>
                            <w:p w14:paraId="75437114" w14:textId="77777777" w:rsidR="00A40DB8" w:rsidRDefault="00096600">
                              <w:pPr>
                                <w:spacing w:line="111" w:lineRule="exact"/>
                                <w:rPr>
                                  <w:rFonts w:ascii="Arial"/>
                                  <w:b/>
                                  <w:sz w:val="12"/>
                                </w:rPr>
                              </w:pPr>
                              <w:r>
                                <w:rPr>
                                  <w:rFonts w:ascii="Arial"/>
                                  <w:b/>
                                  <w:color w:val="00A000"/>
                                  <w:spacing w:val="-2"/>
                                  <w:sz w:val="12"/>
                                </w:rPr>
                                <w:t>+0.0%</w:t>
                              </w:r>
                            </w:p>
                          </w:txbxContent>
                        </wps:txbx>
                        <wps:bodyPr wrap="square" lIns="0" tIns="0" rIns="0" bIns="0" rtlCol="0">
                          <a:noAutofit/>
                        </wps:bodyPr>
                      </wps:wsp>
                      <wps:wsp>
                        <wps:cNvPr id="93" name="Textbox 93"/>
                        <wps:cNvSpPr txBox="1"/>
                        <wps:spPr>
                          <a:xfrm>
                            <a:off x="614434" y="1006277"/>
                            <a:ext cx="207645" cy="71120"/>
                          </a:xfrm>
                          <a:prstGeom prst="rect">
                            <a:avLst/>
                          </a:prstGeom>
                        </wps:spPr>
                        <wps:txbx>
                          <w:txbxContent>
                            <w:p w14:paraId="7C3A3CFA" w14:textId="77777777" w:rsidR="00A40DB8" w:rsidRDefault="00096600">
                              <w:pPr>
                                <w:spacing w:line="111" w:lineRule="exact"/>
                                <w:rPr>
                                  <w:rFonts w:ascii="Arial"/>
                                  <w:b/>
                                  <w:sz w:val="12"/>
                                </w:rPr>
                              </w:pPr>
                              <w:r>
                                <w:rPr>
                                  <w:rFonts w:ascii="Arial"/>
                                  <w:b/>
                                  <w:color w:val="D32F2F"/>
                                  <w:spacing w:val="-2"/>
                                  <w:sz w:val="12"/>
                                </w:rPr>
                                <w:t>-</w:t>
                              </w:r>
                              <w:r>
                                <w:rPr>
                                  <w:rFonts w:ascii="Arial"/>
                                  <w:b/>
                                  <w:color w:val="D32F2F"/>
                                  <w:spacing w:val="-4"/>
                                  <w:sz w:val="12"/>
                                </w:rPr>
                                <w:t>3.0%</w:t>
                              </w:r>
                            </w:p>
                          </w:txbxContent>
                        </wps:txbx>
                        <wps:bodyPr wrap="square" lIns="0" tIns="0" rIns="0" bIns="0" rtlCol="0">
                          <a:noAutofit/>
                        </wps:bodyPr>
                      </wps:wsp>
                      <wps:wsp>
                        <wps:cNvPr id="94" name="Textbox 94"/>
                        <wps:cNvSpPr txBox="1"/>
                        <wps:spPr>
                          <a:xfrm>
                            <a:off x="1145720" y="1006277"/>
                            <a:ext cx="308610" cy="71120"/>
                          </a:xfrm>
                          <a:prstGeom prst="rect">
                            <a:avLst/>
                          </a:prstGeom>
                        </wps:spPr>
                        <wps:txbx>
                          <w:txbxContent>
                            <w:p w14:paraId="44D2FD35" w14:textId="77777777" w:rsidR="00A40DB8" w:rsidRDefault="00096600">
                              <w:pPr>
                                <w:spacing w:line="111" w:lineRule="exact"/>
                                <w:rPr>
                                  <w:rFonts w:ascii="Arial"/>
                                  <w:b/>
                                  <w:sz w:val="12"/>
                                </w:rPr>
                              </w:pPr>
                              <w:r>
                                <w:rPr>
                                  <w:rFonts w:ascii="Arial"/>
                                  <w:b/>
                                  <w:color w:val="00A000"/>
                                  <w:spacing w:val="-2"/>
                                  <w:sz w:val="12"/>
                                </w:rPr>
                                <w:t>+106.3%</w:t>
                              </w:r>
                            </w:p>
                          </w:txbxContent>
                        </wps:txbx>
                        <wps:bodyPr wrap="square" lIns="0" tIns="0" rIns="0" bIns="0" rtlCol="0">
                          <a:noAutofit/>
                        </wps:bodyPr>
                      </wps:wsp>
                      <wps:wsp>
                        <wps:cNvPr id="95" name="Textbox 95"/>
                        <wps:cNvSpPr txBox="1"/>
                        <wps:spPr>
                          <a:xfrm>
                            <a:off x="36517" y="1277055"/>
                            <a:ext cx="1654175" cy="71755"/>
                          </a:xfrm>
                          <a:prstGeom prst="rect">
                            <a:avLst/>
                          </a:prstGeom>
                        </wps:spPr>
                        <wps:txbx>
                          <w:txbxContent>
                            <w:p w14:paraId="18B07437" w14:textId="77777777" w:rsidR="00A40DB8" w:rsidRDefault="00096600">
                              <w:pPr>
                                <w:spacing w:line="112" w:lineRule="exact"/>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z w:val="13"/>
                                </w:rPr>
                                <w:t>12/23</w:t>
                              </w:r>
                              <w:r>
                                <w:rPr>
                                  <w:rFonts w:ascii="Arial"/>
                                  <w:color w:val="5F5F5F"/>
                                  <w:spacing w:val="77"/>
                                  <w:w w:val="150"/>
                                  <w:sz w:val="13"/>
                                </w:rPr>
                                <w:t xml:space="preserve"> </w:t>
                              </w:r>
                              <w:r>
                                <w:rPr>
                                  <w:rFonts w:ascii="Arial"/>
                                  <w:color w:val="5F5F5F"/>
                                  <w:sz w:val="13"/>
                                </w:rPr>
                                <w:t>05/25</w:t>
                              </w:r>
                              <w:r>
                                <w:rPr>
                                  <w:rFonts w:ascii="Arial"/>
                                  <w:color w:val="5F5F5F"/>
                                  <w:spacing w:val="78"/>
                                  <w:w w:val="150"/>
                                  <w:sz w:val="13"/>
                                </w:rPr>
                                <w:t xml:space="preserve"> </w:t>
                              </w:r>
                              <w:r>
                                <w:rPr>
                                  <w:rFonts w:ascii="Arial"/>
                                  <w:color w:val="5F5F5F"/>
                                  <w:spacing w:val="-4"/>
                                  <w:sz w:val="13"/>
                                </w:rPr>
                                <w:t>08/25</w:t>
                              </w:r>
                            </w:p>
                          </w:txbxContent>
                        </wps:txbx>
                        <wps:bodyPr wrap="square" lIns="0" tIns="0" rIns="0" bIns="0" rtlCol="0">
                          <a:noAutofit/>
                        </wps:bodyPr>
                      </wps:wsp>
                    </wpg:wgp>
                  </a:graphicData>
                </a:graphic>
              </wp:anchor>
            </w:drawing>
          </mc:Choice>
          <mc:Fallback>
            <w:pict>
              <v:group w14:anchorId="520A36A6" id="Group 85" o:spid="_x0000_s1123" style="position:absolute;left:0;text-align:left;margin-left:278.8pt;margin-top:-14.05pt;width:158.75pt;height:109.15pt;z-index:15733248;mso-wrap-distance-left:0;mso-wrap-distance-right:0;mso-position-horizontal-relative:page" coordsize="20161,138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">
                <v:shape id="Image 86" o:spid="_x0000_s1124" type="#_x0000_t75" style="position:absolute;width:19920;height:13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">
                  <v:imagedata r:id="rId45" o:title=""/>
                </v:shape>
                <v:shape id="Textbox 87" o:spid="_x0000_s1125" type="#_x0000_t202" style="position:absolute;left:7298;top:163;width:8496;height: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" filled="f" stroked="f">
                  <v:textbox inset="0,0,0,0">
                    <w:txbxContent>
                      <w:p w14:paraId="1109489B" w14:textId="77777777" w:rsidR="00A40DB8" w:rsidRDefault="00096600">
                        <w:pPr>
                          <w:spacing w:line="123"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txbxContent>
                  </v:textbox>
                </v:shape>
                <v:shape id="Textbox 88" o:spid="_x0000_s1126" type="#_x0000_t202" style="position:absolute;left:17484;top:3915;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413BD625" w14:textId="77777777" w:rsidR="00A40DB8" w:rsidRDefault="00096600">
                        <w:pPr>
                          <w:spacing w:line="111" w:lineRule="exact"/>
                          <w:rPr>
                            <w:rFonts w:ascii="Arial"/>
                            <w:b/>
                            <w:sz w:val="12"/>
                          </w:rPr>
                        </w:pPr>
                        <w:r>
                          <w:rPr>
                            <w:rFonts w:ascii="Arial"/>
                            <w:b/>
                            <w:color w:val="00A000"/>
                            <w:spacing w:val="-2"/>
                            <w:sz w:val="12"/>
                          </w:rPr>
                          <w:t>+13.4%</w:t>
                        </w:r>
                      </w:p>
                    </w:txbxContent>
                  </v:textbox>
                </v:shape>
                <v:shape id="Textbox 89" o:spid="_x0000_s1127" type="#_x0000_t202" style="position:absolute;left:14781;top:7211;width:2260;height:7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" filled="f" stroked="f">
                  <v:textbox inset="0,0,0,0">
                    <w:txbxContent>
                      <w:p w14:paraId="3B5B6BB7" w14:textId="77777777" w:rsidR="00A40DB8" w:rsidRDefault="00096600">
                        <w:pPr>
                          <w:spacing w:line="111" w:lineRule="exact"/>
                          <w:rPr>
                            <w:rFonts w:ascii="Arial"/>
                            <w:b/>
                            <w:sz w:val="12"/>
                          </w:rPr>
                        </w:pPr>
                        <w:r>
                          <w:rPr>
                            <w:rFonts w:ascii="Arial"/>
                            <w:b/>
                            <w:color w:val="00A000"/>
                            <w:spacing w:val="-2"/>
                            <w:sz w:val="12"/>
                          </w:rPr>
                          <w:t>+9.1%</w:t>
                        </w:r>
                      </w:p>
                    </w:txbxContent>
                  </v:textbox>
                </v:shape>
                <v:shape id="Textbox 90" o:spid="_x0000_s1128" type="#_x0000_t202" style="position:absolute;left:23;top:8646;width:2674;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" filled="f" stroked="f">
                  <v:textbox inset="0,0,0,0">
                    <w:txbxContent>
                      <w:p w14:paraId="615A6728" w14:textId="77777777" w:rsidR="00A40DB8" w:rsidRDefault="00096600">
                        <w:pPr>
                          <w:spacing w:line="111" w:lineRule="exact"/>
                          <w:rPr>
                            <w:rFonts w:ascii="Arial"/>
                            <w:b/>
                            <w:sz w:val="12"/>
                          </w:rPr>
                        </w:pPr>
                        <w:r>
                          <w:rPr>
                            <w:rFonts w:ascii="Arial"/>
                            <w:b/>
                            <w:color w:val="00A000"/>
                            <w:spacing w:val="-2"/>
                            <w:sz w:val="12"/>
                          </w:rPr>
                          <w:t>+75.0%</w:t>
                        </w:r>
                      </w:p>
                    </w:txbxContent>
                  </v:textbox>
                </v:shape>
                <v:shape id="Textbox 91" o:spid="_x0000_s1129" type="#_x0000_t202" style="position:absolute;left:3140;top:9506;width:2261;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4764DE84" w14:textId="77777777" w:rsidR="00A40DB8" w:rsidRDefault="00096600">
                        <w:pPr>
                          <w:spacing w:line="111" w:lineRule="exact"/>
                          <w:rPr>
                            <w:rFonts w:ascii="Arial"/>
                            <w:b/>
                            <w:sz w:val="12"/>
                          </w:rPr>
                        </w:pPr>
                        <w:r>
                          <w:rPr>
                            <w:rFonts w:ascii="Arial"/>
                            <w:b/>
                            <w:color w:val="00A000"/>
                            <w:spacing w:val="-2"/>
                            <w:sz w:val="12"/>
                          </w:rPr>
                          <w:t>+0.0%</w:t>
                        </w:r>
                      </w:p>
                    </w:txbxContent>
                  </v:textbox>
                </v:shape>
                <v:shape id="Textbox 92" o:spid="_x0000_s1130" type="#_x0000_t202" style="position:absolute;left:8960;top:9220;width:2261;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omH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" filled="f" stroked="f">
                  <v:textbox inset="0,0,0,0">
                    <w:txbxContent>
                      <w:p w14:paraId="75437114" w14:textId="77777777" w:rsidR="00A40DB8" w:rsidRDefault="00096600">
                        <w:pPr>
                          <w:spacing w:line="111" w:lineRule="exact"/>
                          <w:rPr>
                            <w:rFonts w:ascii="Arial"/>
                            <w:b/>
                            <w:sz w:val="12"/>
                          </w:rPr>
                        </w:pPr>
                        <w:r>
                          <w:rPr>
                            <w:rFonts w:ascii="Arial"/>
                            <w:b/>
                            <w:color w:val="00A000"/>
                            <w:spacing w:val="-2"/>
                            <w:sz w:val="12"/>
                          </w:rPr>
                          <w:t>+0.0%</w:t>
                        </w:r>
                      </w:p>
                    </w:txbxContent>
                  </v:textbox>
                </v:shape>
                <v:shape id="Textbox 93" o:spid="_x0000_s1131" type="#_x0000_t202" style="position:absolute;left:6144;top:10062;width:2076;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iwc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C6WiwcyAAAAOAA&#13;&#10;AAAPAAAAAAAAAAAAAAAAAAcCAABkcnMvZG93bnJldi54bWxQSwUGAAAAAAMAAwC3AAAA/AIAAAAA&#13;&#10;" filled="f" stroked="f">
                  <v:textbox inset="0,0,0,0">
                    <w:txbxContent>
                      <w:p w14:paraId="7C3A3CFA" w14:textId="77777777" w:rsidR="00A40DB8" w:rsidRDefault="00096600">
                        <w:pPr>
                          <w:spacing w:line="111" w:lineRule="exact"/>
                          <w:rPr>
                            <w:rFonts w:ascii="Arial"/>
                            <w:b/>
                            <w:sz w:val="12"/>
                          </w:rPr>
                        </w:pPr>
                        <w:r>
                          <w:rPr>
                            <w:rFonts w:ascii="Arial"/>
                            <w:b/>
                            <w:color w:val="D32F2F"/>
                            <w:spacing w:val="-2"/>
                            <w:sz w:val="12"/>
                          </w:rPr>
                          <w:t>-</w:t>
                        </w:r>
                        <w:r>
                          <w:rPr>
                            <w:rFonts w:ascii="Arial"/>
                            <w:b/>
                            <w:color w:val="D32F2F"/>
                            <w:spacing w:val="-4"/>
                            <w:sz w:val="12"/>
                          </w:rPr>
                          <w:t>3.0%</w:t>
                        </w:r>
                      </w:p>
                    </w:txbxContent>
                  </v:textbox>
                </v:shape>
                <v:shape id="Textbox 94" o:spid="_x0000_s1132" type="#_x0000_t202" style="position:absolute;left:11457;top:10062;width:3086;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44D2FD35" w14:textId="77777777" w:rsidR="00A40DB8" w:rsidRDefault="00096600">
                        <w:pPr>
                          <w:spacing w:line="111" w:lineRule="exact"/>
                          <w:rPr>
                            <w:rFonts w:ascii="Arial"/>
                            <w:b/>
                            <w:sz w:val="12"/>
                          </w:rPr>
                        </w:pPr>
                        <w:r>
                          <w:rPr>
                            <w:rFonts w:ascii="Arial"/>
                            <w:b/>
                            <w:color w:val="00A000"/>
                            <w:spacing w:val="-2"/>
                            <w:sz w:val="12"/>
                          </w:rPr>
                          <w:t>+106.3%</w:t>
                        </w:r>
                      </w:p>
                    </w:txbxContent>
                  </v:textbox>
                </v:shape>
                <v:shape id="Textbox 95" o:spid="_x0000_s1133" type="#_x0000_t202" style="position:absolute;left:365;top:12770;width:16541;height: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Hz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Ba/xHzyAAAAOAA&#13;&#10;AAAPAAAAAAAAAAAAAAAAAAcCAABkcnMvZG93bnJldi54bWxQSwUGAAAAAAMAAwC3AAAA/AIAAAAA&#13;&#10;" filled="f" stroked="f">
                  <v:textbox inset="0,0,0,0">
                    <w:txbxContent>
                      <w:p w14:paraId="18B07437" w14:textId="77777777" w:rsidR="00A40DB8" w:rsidRDefault="00096600">
                        <w:pPr>
                          <w:spacing w:line="112" w:lineRule="exact"/>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z w:val="13"/>
                          </w:rPr>
                          <w:t>12/23</w:t>
                        </w:r>
                        <w:r>
                          <w:rPr>
                            <w:rFonts w:ascii="Arial"/>
                            <w:color w:val="5F5F5F"/>
                            <w:spacing w:val="77"/>
                            <w:w w:val="150"/>
                            <w:sz w:val="13"/>
                          </w:rPr>
                          <w:t xml:space="preserve"> </w:t>
                        </w:r>
                        <w:r>
                          <w:rPr>
                            <w:rFonts w:ascii="Arial"/>
                            <w:color w:val="5F5F5F"/>
                            <w:sz w:val="13"/>
                          </w:rPr>
                          <w:t>05/25</w:t>
                        </w:r>
                        <w:r>
                          <w:rPr>
                            <w:rFonts w:ascii="Arial"/>
                            <w:color w:val="5F5F5F"/>
                            <w:spacing w:val="78"/>
                            <w:w w:val="150"/>
                            <w:sz w:val="13"/>
                          </w:rPr>
                          <w:t xml:space="preserve"> </w:t>
                        </w:r>
                        <w:r>
                          <w:rPr>
                            <w:rFonts w:ascii="Arial"/>
                            <w:color w:val="5F5F5F"/>
                            <w:spacing w:val="-4"/>
                            <w:sz w:val="13"/>
                          </w:rPr>
                          <w:t>08/25</w:t>
                        </w:r>
                      </w:p>
                    </w:txbxContent>
                  </v:textbox>
                </v:shape>
                <w10:wrap anchorx="page"/>
              </v:group>
            </w:pict>
          </mc:Fallback>
        </mc:AlternateContent>
      </w:r>
      <w:r>
        <w:rPr>
          <w:rFonts w:ascii="Arial"/>
          <w:spacing w:val="-5"/>
          <w:sz w:val="15"/>
        </w:rPr>
        <w:t>100</w:t>
      </w:r>
    </w:p>
    <w:p w14:paraId="4BE59949" w14:textId="77777777" w:rsidR="00A40DB8" w:rsidRDefault="00096600">
      <w:pPr>
        <w:spacing w:before="125"/>
        <w:ind w:left="147"/>
        <w:rPr>
          <w:rFonts w:ascii="Arial"/>
          <w:sz w:val="15"/>
        </w:rPr>
      </w:pPr>
      <w:r>
        <w:rPr>
          <w:rFonts w:ascii="Arial"/>
          <w:spacing w:val="-5"/>
          <w:sz w:val="15"/>
        </w:rPr>
        <w:t>80</w:t>
      </w:r>
    </w:p>
    <w:p w14:paraId="423667D3" w14:textId="77777777" w:rsidR="00A40DB8" w:rsidRDefault="00096600">
      <w:pPr>
        <w:spacing w:before="126"/>
        <w:ind w:left="147"/>
        <w:rPr>
          <w:rFonts w:ascii="Arial"/>
          <w:sz w:val="15"/>
        </w:rPr>
      </w:pPr>
      <w:r>
        <w:rPr>
          <w:rFonts w:ascii="Arial"/>
          <w:spacing w:val="-5"/>
          <w:sz w:val="15"/>
        </w:rPr>
        <w:t>60</w:t>
      </w:r>
    </w:p>
    <w:p w14:paraId="3C39EF7B" w14:textId="77777777" w:rsidR="00A40DB8" w:rsidRDefault="00A40DB8">
      <w:pPr>
        <w:rPr>
          <w:rFonts w:ascii="Arial"/>
          <w:sz w:val="15"/>
        </w:rPr>
        <w:sectPr w:rsidR="00A40DB8">
          <w:type w:val="continuous"/>
          <w:pgSz w:w="12240" w:h="15840"/>
          <w:pgMar w:top="1100" w:right="720" w:bottom="280" w:left="1080" w:header="0" w:footer="648" w:gutter="0"/>
          <w:cols w:num="6" w:space="720" w:equalWidth="0">
            <w:col w:w="1587" w:space="40"/>
            <w:col w:w="910" w:space="39"/>
            <w:col w:w="419" w:space="39"/>
            <w:col w:w="386" w:space="40"/>
            <w:col w:w="451" w:space="277"/>
            <w:col w:w="6252"/>
          </w:cols>
        </w:sectPr>
      </w:pPr>
    </w:p>
    <w:p w14:paraId="15A515C2" w14:textId="77777777" w:rsidR="00A40DB8" w:rsidRDefault="00096600">
      <w:pPr>
        <w:tabs>
          <w:tab w:val="left" w:pos="4336"/>
        </w:tabs>
        <w:spacing w:before="125"/>
        <w:ind w:left="596"/>
        <w:rPr>
          <w:rFonts w:ascii="Arial"/>
          <w:sz w:val="15"/>
        </w:rPr>
      </w:pPr>
      <w:r>
        <w:rPr>
          <w:rFonts w:ascii="Arial"/>
          <w:spacing w:val="-5"/>
          <w:sz w:val="15"/>
        </w:rPr>
        <w:t>40</w:t>
      </w:r>
      <w:r>
        <w:rPr>
          <w:rFonts w:ascii="Arial"/>
          <w:sz w:val="15"/>
        </w:rPr>
        <w:tab/>
      </w:r>
      <w:r>
        <w:rPr>
          <w:rFonts w:ascii="Arial"/>
          <w:spacing w:val="-5"/>
          <w:sz w:val="15"/>
        </w:rPr>
        <w:t>40</w:t>
      </w:r>
    </w:p>
    <w:p w14:paraId="79405F4E" w14:textId="77777777" w:rsidR="00A40DB8" w:rsidRDefault="00096600">
      <w:pPr>
        <w:tabs>
          <w:tab w:val="left" w:pos="4336"/>
        </w:tabs>
        <w:spacing w:before="126"/>
        <w:ind w:left="596"/>
        <w:rPr>
          <w:rFonts w:ascii="Arial"/>
          <w:sz w:val="15"/>
        </w:rPr>
      </w:pPr>
      <w:r>
        <w:rPr>
          <w:rFonts w:ascii="Arial"/>
          <w:spacing w:val="-5"/>
          <w:sz w:val="15"/>
        </w:rPr>
        <w:t>20</w:t>
      </w:r>
      <w:r>
        <w:rPr>
          <w:rFonts w:ascii="Arial"/>
          <w:sz w:val="15"/>
        </w:rPr>
        <w:tab/>
      </w:r>
      <w:r>
        <w:rPr>
          <w:rFonts w:ascii="Arial"/>
          <w:spacing w:val="-5"/>
          <w:sz w:val="15"/>
        </w:rPr>
        <w:t>20</w:t>
      </w:r>
    </w:p>
    <w:p w14:paraId="35953D81" w14:textId="77777777" w:rsidR="00A40DB8" w:rsidRDefault="00A40DB8">
      <w:pPr>
        <w:rPr>
          <w:rFonts w:ascii="Arial"/>
          <w:sz w:val="15"/>
        </w:rPr>
        <w:sectPr w:rsidR="00A40DB8">
          <w:type w:val="continuous"/>
          <w:pgSz w:w="12240" w:h="15840"/>
          <w:pgMar w:top="1100" w:right="720" w:bottom="280" w:left="1080" w:header="0" w:footer="648" w:gutter="0"/>
          <w:cols w:space="720"/>
        </w:sectPr>
      </w:pPr>
    </w:p>
    <w:p w14:paraId="3965559B" w14:textId="77777777" w:rsidR="00A40DB8" w:rsidRDefault="00096600">
      <w:pPr>
        <w:spacing w:before="126"/>
        <w:ind w:left="671"/>
        <w:rPr>
          <w:rFonts w:ascii="Arial"/>
          <w:sz w:val="15"/>
        </w:rPr>
      </w:pPr>
      <w:r>
        <w:rPr>
          <w:rFonts w:ascii="Arial"/>
          <w:spacing w:val="-10"/>
          <w:sz w:val="15"/>
        </w:rPr>
        <w:t>0</w:t>
      </w:r>
    </w:p>
    <w:p w14:paraId="7F91E9AE" w14:textId="77777777" w:rsidR="00A40DB8" w:rsidRDefault="00096600">
      <w:pPr>
        <w:spacing w:before="31"/>
        <w:ind w:left="813"/>
        <w:rPr>
          <w:rFonts w:ascii="Arial"/>
          <w:sz w:val="13"/>
        </w:rPr>
      </w:pPr>
      <w:r>
        <w:rPr>
          <w:rFonts w:ascii="Arial"/>
          <w:noProof/>
          <w:sz w:val="13"/>
        </w:rPr>
        <mc:AlternateContent>
          <mc:Choice Requires="wps">
            <w:drawing>
              <wp:anchor distT="0" distB="0" distL="0" distR="0" simplePos="0" relativeHeight="15738880" behindDoc="0" locked="0" layoutInCell="1" allowOverlap="1" wp14:anchorId="4F53B477" wp14:editId="593F2474">
                <wp:simplePos x="0" y="0"/>
                <wp:positionH relativeFrom="page">
                  <wp:posOffset>1033295</wp:posOffset>
                </wp:positionH>
                <wp:positionV relativeFrom="paragraph">
                  <wp:posOffset>237892</wp:posOffset>
                </wp:positionV>
                <wp:extent cx="273050" cy="8636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73050" cy="86360"/>
                        </a:xfrm>
                        <a:prstGeom prst="rect">
                          <a:avLst/>
                        </a:prstGeom>
                      </wps:spPr>
                      <wps:txbx>
                        <w:txbxContent>
                          <w:p w14:paraId="40AC46D1" w14:textId="77777777" w:rsidR="00A40DB8" w:rsidRDefault="00096600">
                            <w:pPr>
                              <w:spacing w:line="135" w:lineRule="exact"/>
                              <w:rPr>
                                <w:rFonts w:ascii="Arial"/>
                                <w:sz w:val="15"/>
                              </w:rPr>
                            </w:pPr>
                            <w:r>
                              <w:rPr>
                                <w:rFonts w:ascii="Arial"/>
                                <w:spacing w:val="-2"/>
                                <w:w w:val="90"/>
                                <w:sz w:val="15"/>
                              </w:rPr>
                              <w:t>GPT4o</w:t>
                            </w:r>
                          </w:p>
                        </w:txbxContent>
                      </wps:txbx>
                      <wps:bodyPr wrap="square" lIns="0" tIns="0" rIns="0" bIns="0" rtlCol="0">
                        <a:noAutofit/>
                      </wps:bodyPr>
                    </wps:wsp>
                  </a:graphicData>
                </a:graphic>
              </wp:anchor>
            </w:drawing>
          </mc:Choice>
          <mc:Fallback>
            <w:pict>
              <v:shape w14:anchorId="4F53B477" id="Textbox 96" o:spid="_x0000_s1134" type="#_x0000_t202" style="position:absolute;left:0;text-align:left;margin-left:81.35pt;margin-top:18.75pt;width:21.5pt;height:6.8pt;rotation:-45;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" filled="f" stroked="f">
                <v:textbox inset="0,0,0,0">
                  <w:txbxContent>
                    <w:p w14:paraId="40AC46D1" w14:textId="77777777" w:rsidR="00A40DB8" w:rsidRDefault="00096600">
                      <w:pPr>
                        <w:spacing w:line="135" w:lineRule="exact"/>
                        <w:rPr>
                          <w:rFonts w:ascii="Arial"/>
                          <w:sz w:val="15"/>
                        </w:rPr>
                      </w:pPr>
                      <w:r>
                        <w:rPr>
                          <w:rFonts w:ascii="Arial"/>
                          <w:spacing w:val="-2"/>
                          <w:w w:val="90"/>
                          <w:sz w:val="15"/>
                        </w:rPr>
                        <w:t>GPT4o</w:t>
                      </w:r>
                    </w:p>
                  </w:txbxContent>
                </v:textbox>
                <w10:wrap anchorx="page"/>
              </v:shape>
            </w:pict>
          </mc:Fallback>
        </mc:AlternateContent>
      </w:r>
      <w:r>
        <w:rPr>
          <w:rFonts w:ascii="Arial"/>
          <w:noProof/>
          <w:sz w:val="13"/>
        </w:rPr>
        <mc:AlternateContent>
          <mc:Choice Requires="wps">
            <w:drawing>
              <wp:anchor distT="0" distB="0" distL="0" distR="0" simplePos="0" relativeHeight="15739392" behindDoc="0" locked="0" layoutInCell="1" allowOverlap="1" wp14:anchorId="66664D35" wp14:editId="7DACC6A3">
                <wp:simplePos x="0" y="0"/>
                <wp:positionH relativeFrom="page">
                  <wp:posOffset>1210058</wp:posOffset>
                </wp:positionH>
                <wp:positionV relativeFrom="paragraph">
                  <wp:posOffset>285210</wp:posOffset>
                </wp:positionV>
                <wp:extent cx="406400" cy="8636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6400" cy="86360"/>
                        </a:xfrm>
                        <a:prstGeom prst="rect">
                          <a:avLst/>
                        </a:prstGeom>
                      </wps:spPr>
                      <wps:txbx>
                        <w:txbxContent>
                          <w:p w14:paraId="378EDCA3"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wps:txbx>
                      <wps:bodyPr wrap="square" lIns="0" tIns="0" rIns="0" bIns="0" rtlCol="0">
                        <a:noAutofit/>
                      </wps:bodyPr>
                    </wps:wsp>
                  </a:graphicData>
                </a:graphic>
              </wp:anchor>
            </w:drawing>
          </mc:Choice>
          <mc:Fallback>
            <w:pict>
              <v:shape w14:anchorId="66664D35" id="Textbox 97" o:spid="_x0000_s1135" type="#_x0000_t202" style="position:absolute;left:0;text-align:left;margin-left:95.3pt;margin-top:22.45pt;width:32pt;height:6.8pt;rotation:-45;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" filled="f" stroked="f">
                <v:textbox inset="0,0,0,0">
                  <w:txbxContent>
                    <w:p w14:paraId="378EDCA3"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v:textbox>
                <w10:wrap anchorx="page"/>
              </v:shape>
            </w:pict>
          </mc:Fallback>
        </mc:AlternateContent>
      </w:r>
      <w:r>
        <w:rPr>
          <w:rFonts w:ascii="Arial"/>
          <w:color w:val="5F5F5F"/>
          <w:spacing w:val="-2"/>
          <w:w w:val="90"/>
          <w:sz w:val="13"/>
        </w:rPr>
        <w:t>05/24</w:t>
      </w:r>
    </w:p>
    <w:p w14:paraId="1BBEB844" w14:textId="77777777" w:rsidR="00A40DB8" w:rsidRDefault="00096600">
      <w:pPr>
        <w:pStyle w:val="BodyText"/>
        <w:rPr>
          <w:rFonts w:ascii="Arial"/>
          <w:sz w:val="11"/>
        </w:rPr>
      </w:pPr>
      <w:r>
        <w:br w:type="column"/>
      </w:r>
    </w:p>
    <w:p w14:paraId="7EAFCC82" w14:textId="77777777" w:rsidR="00A40DB8" w:rsidRDefault="00A40DB8">
      <w:pPr>
        <w:pStyle w:val="BodyText"/>
        <w:spacing w:before="76"/>
        <w:rPr>
          <w:rFonts w:ascii="Arial"/>
          <w:sz w:val="11"/>
        </w:rPr>
      </w:pPr>
    </w:p>
    <w:p w14:paraId="3945A631" w14:textId="77777777" w:rsidR="00A40DB8" w:rsidRDefault="00096600">
      <w:pPr>
        <w:spacing w:before="1"/>
        <w:ind w:left="124"/>
        <w:rPr>
          <w:rFonts w:ascii="Arial"/>
          <w:sz w:val="13"/>
        </w:rPr>
      </w:pPr>
      <w:r>
        <w:rPr>
          <w:rFonts w:ascii="Arial"/>
          <w:noProof/>
          <w:sz w:val="13"/>
        </w:rPr>
        <mc:AlternateContent>
          <mc:Choice Requires="wps">
            <w:drawing>
              <wp:anchor distT="0" distB="0" distL="0" distR="0" simplePos="0" relativeHeight="15740416" behindDoc="0" locked="0" layoutInCell="1" allowOverlap="1" wp14:anchorId="684D59FE" wp14:editId="7A824BFF">
                <wp:simplePos x="0" y="0"/>
                <wp:positionH relativeFrom="page">
                  <wp:posOffset>1505103</wp:posOffset>
                </wp:positionH>
                <wp:positionV relativeFrom="paragraph">
                  <wp:posOffset>264174</wp:posOffset>
                </wp:positionV>
                <wp:extent cx="401955" cy="8636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1955" cy="86360"/>
                        </a:xfrm>
                        <a:prstGeom prst="rect">
                          <a:avLst/>
                        </a:prstGeom>
                      </wps:spPr>
                      <wps:txbx>
                        <w:txbxContent>
                          <w:p w14:paraId="3B1F38BE"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wps:txbx>
                      <wps:bodyPr wrap="square" lIns="0" tIns="0" rIns="0" bIns="0" rtlCol="0">
                        <a:noAutofit/>
                      </wps:bodyPr>
                    </wps:wsp>
                  </a:graphicData>
                </a:graphic>
              </wp:anchor>
            </w:drawing>
          </mc:Choice>
          <mc:Fallback>
            <w:pict>
              <v:shape w14:anchorId="684D59FE" id="Textbox 98" o:spid="_x0000_s1136" type="#_x0000_t202" style="position:absolute;left:0;text-align:left;margin-left:118.5pt;margin-top:20.8pt;width:31.65pt;height:6.8pt;rotation:-45;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" filled="f" stroked="f">
                <v:textbox inset="0,0,0,0">
                  <w:txbxContent>
                    <w:p w14:paraId="3B1F38BE"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v:textbox>
                <w10:wrap anchorx="page"/>
              </v:shape>
            </w:pict>
          </mc:Fallback>
        </mc:AlternateContent>
      </w:r>
      <w:r>
        <w:rPr>
          <w:rFonts w:ascii="Arial"/>
          <w:color w:val="5F5F5F"/>
          <w:spacing w:val="-2"/>
          <w:w w:val="90"/>
          <w:sz w:val="13"/>
        </w:rPr>
        <w:t>09/24</w:t>
      </w:r>
    </w:p>
    <w:p w14:paraId="40056F28" w14:textId="77777777" w:rsidR="00A40DB8" w:rsidRDefault="00096600">
      <w:pPr>
        <w:pStyle w:val="BodyText"/>
        <w:rPr>
          <w:rFonts w:ascii="Arial"/>
          <w:sz w:val="11"/>
        </w:rPr>
      </w:pPr>
      <w:r>
        <w:br w:type="column"/>
      </w:r>
    </w:p>
    <w:p w14:paraId="2B8624B4" w14:textId="77777777" w:rsidR="00A40DB8" w:rsidRDefault="00A40DB8">
      <w:pPr>
        <w:pStyle w:val="BodyText"/>
        <w:spacing w:before="76"/>
        <w:rPr>
          <w:rFonts w:ascii="Arial"/>
          <w:sz w:val="11"/>
        </w:rPr>
      </w:pPr>
    </w:p>
    <w:p w14:paraId="543AD8B1" w14:textId="77777777" w:rsidR="00A40DB8" w:rsidRDefault="00096600">
      <w:pPr>
        <w:spacing w:before="1"/>
        <w:ind w:left="124"/>
        <w:rPr>
          <w:rFonts w:ascii="Arial"/>
          <w:sz w:val="13"/>
        </w:rPr>
      </w:pPr>
      <w:r>
        <w:rPr>
          <w:rFonts w:ascii="Arial"/>
          <w:noProof/>
          <w:sz w:val="13"/>
        </w:rPr>
        <mc:AlternateContent>
          <mc:Choice Requires="wps">
            <w:drawing>
              <wp:anchor distT="0" distB="0" distL="0" distR="0" simplePos="0" relativeHeight="15740928" behindDoc="0" locked="0" layoutInCell="1" allowOverlap="1" wp14:anchorId="73AA76F6" wp14:editId="6DA2A8D6">
                <wp:simplePos x="0" y="0"/>
                <wp:positionH relativeFrom="page">
                  <wp:posOffset>1783929</wp:posOffset>
                </wp:positionH>
                <wp:positionV relativeFrom="paragraph">
                  <wp:posOffset>269215</wp:posOffset>
                </wp:positionV>
                <wp:extent cx="415925" cy="8636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15925" cy="86360"/>
                        </a:xfrm>
                        <a:prstGeom prst="rect">
                          <a:avLst/>
                        </a:prstGeom>
                      </wps:spPr>
                      <wps:txbx>
                        <w:txbxContent>
                          <w:p w14:paraId="5A013FEC"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wps:txbx>
                      <wps:bodyPr wrap="square" lIns="0" tIns="0" rIns="0" bIns="0" rtlCol="0">
                        <a:noAutofit/>
                      </wps:bodyPr>
                    </wps:wsp>
                  </a:graphicData>
                </a:graphic>
              </wp:anchor>
            </w:drawing>
          </mc:Choice>
          <mc:Fallback>
            <w:pict>
              <v:shape w14:anchorId="73AA76F6" id="Textbox 99" o:spid="_x0000_s1137" type="#_x0000_t202" style="position:absolute;left:0;text-align:left;margin-left:140.45pt;margin-top:21.2pt;width:32.75pt;height:6.8pt;rotation:-45;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" filled="f" stroked="f">
                <v:textbox inset="0,0,0,0">
                  <w:txbxContent>
                    <w:p w14:paraId="5A013FEC"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v:textbox>
                <w10:wrap anchorx="page"/>
              </v:shape>
            </w:pict>
          </mc:Fallback>
        </mc:AlternateContent>
      </w:r>
      <w:r>
        <w:rPr>
          <w:rFonts w:ascii="Arial"/>
          <w:noProof/>
          <w:sz w:val="13"/>
        </w:rPr>
        <mc:AlternateContent>
          <mc:Choice Requires="wps">
            <w:drawing>
              <wp:anchor distT="0" distB="0" distL="0" distR="0" simplePos="0" relativeHeight="15741952" behindDoc="0" locked="0" layoutInCell="1" allowOverlap="1" wp14:anchorId="1434021F" wp14:editId="2A4213CA">
                <wp:simplePos x="0" y="0"/>
                <wp:positionH relativeFrom="page">
                  <wp:posOffset>1870980</wp:posOffset>
                </wp:positionH>
                <wp:positionV relativeFrom="paragraph">
                  <wp:posOffset>353683</wp:posOffset>
                </wp:positionV>
                <wp:extent cx="655320" cy="8636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320" cy="86360"/>
                        </a:xfrm>
                        <a:prstGeom prst="rect">
                          <a:avLst/>
                        </a:prstGeom>
                      </wps:spPr>
                      <wps:txbx>
                        <w:txbxContent>
                          <w:p w14:paraId="3EB26405"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wps:txbx>
                      <wps:bodyPr wrap="square" lIns="0" tIns="0" rIns="0" bIns="0" rtlCol="0">
                        <a:noAutofit/>
                      </wps:bodyPr>
                    </wps:wsp>
                  </a:graphicData>
                </a:graphic>
              </wp:anchor>
            </w:drawing>
          </mc:Choice>
          <mc:Fallback>
            <w:pict>
              <v:shape w14:anchorId="1434021F" id="Textbox 100" o:spid="_x0000_s1138" type="#_x0000_t202" style="position:absolute;left:0;text-align:left;margin-left:147.3pt;margin-top:27.85pt;width:51.6pt;height:6.8pt;rotation:-45;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" filled="f" stroked="f">
                <v:textbox inset="0,0,0,0">
                  <w:txbxContent>
                    <w:p w14:paraId="3EB26405"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v:textbox>
                <w10:wrap anchorx="page"/>
              </v:shape>
            </w:pict>
          </mc:Fallback>
        </mc:AlternateContent>
      </w:r>
      <w:r>
        <w:rPr>
          <w:rFonts w:ascii="Arial"/>
          <w:color w:val="5F5F5F"/>
          <w:spacing w:val="-2"/>
          <w:w w:val="90"/>
          <w:sz w:val="13"/>
        </w:rPr>
        <w:t>09/24</w:t>
      </w:r>
    </w:p>
    <w:p w14:paraId="7097ED31" w14:textId="77777777" w:rsidR="00A40DB8" w:rsidRDefault="00096600">
      <w:pPr>
        <w:pStyle w:val="BodyText"/>
        <w:rPr>
          <w:rFonts w:ascii="Arial"/>
          <w:sz w:val="11"/>
        </w:rPr>
      </w:pPr>
      <w:r>
        <w:br w:type="column"/>
      </w:r>
    </w:p>
    <w:p w14:paraId="0F736A6A" w14:textId="77777777" w:rsidR="00A40DB8" w:rsidRDefault="00A40DB8">
      <w:pPr>
        <w:pStyle w:val="BodyText"/>
        <w:spacing w:before="76"/>
        <w:rPr>
          <w:rFonts w:ascii="Arial"/>
          <w:sz w:val="11"/>
        </w:rPr>
      </w:pPr>
    </w:p>
    <w:p w14:paraId="59C6107D" w14:textId="77777777" w:rsidR="00A40DB8" w:rsidRDefault="00096600">
      <w:pPr>
        <w:spacing w:before="1"/>
        <w:ind w:left="124"/>
        <w:rPr>
          <w:rFonts w:ascii="Arial"/>
          <w:sz w:val="13"/>
        </w:rPr>
      </w:pPr>
      <w:r>
        <w:rPr>
          <w:rFonts w:ascii="Arial"/>
          <w:color w:val="5F5F5F"/>
          <w:spacing w:val="-2"/>
          <w:w w:val="90"/>
          <w:sz w:val="13"/>
        </w:rPr>
        <w:t>12/23</w:t>
      </w:r>
    </w:p>
    <w:p w14:paraId="1E737D27" w14:textId="77777777" w:rsidR="00A40DB8" w:rsidRDefault="00096600">
      <w:pPr>
        <w:pStyle w:val="BodyText"/>
        <w:rPr>
          <w:rFonts w:ascii="Arial"/>
          <w:sz w:val="11"/>
        </w:rPr>
      </w:pPr>
      <w:r>
        <w:br w:type="column"/>
      </w:r>
    </w:p>
    <w:p w14:paraId="4F9510AB" w14:textId="77777777" w:rsidR="00A40DB8" w:rsidRDefault="00A40DB8">
      <w:pPr>
        <w:pStyle w:val="BodyText"/>
        <w:spacing w:before="76"/>
        <w:rPr>
          <w:rFonts w:ascii="Arial"/>
          <w:sz w:val="11"/>
        </w:rPr>
      </w:pPr>
    </w:p>
    <w:p w14:paraId="24AD3F3F" w14:textId="77777777" w:rsidR="00A40DB8" w:rsidRDefault="00096600">
      <w:pPr>
        <w:spacing w:before="1"/>
        <w:ind w:left="124"/>
        <w:rPr>
          <w:rFonts w:ascii="Arial"/>
          <w:sz w:val="13"/>
        </w:rPr>
      </w:pPr>
      <w:r>
        <w:rPr>
          <w:rFonts w:ascii="Arial"/>
          <w:noProof/>
          <w:sz w:val="13"/>
        </w:rPr>
        <mc:AlternateContent>
          <mc:Choice Requires="wps">
            <w:drawing>
              <wp:anchor distT="0" distB="0" distL="0" distR="0" simplePos="0" relativeHeight="15742464" behindDoc="0" locked="0" layoutInCell="1" allowOverlap="1" wp14:anchorId="43FDEC86" wp14:editId="7F6796BC">
                <wp:simplePos x="0" y="0"/>
                <wp:positionH relativeFrom="page">
                  <wp:posOffset>2508738</wp:posOffset>
                </wp:positionH>
                <wp:positionV relativeFrom="paragraph">
                  <wp:posOffset>210077</wp:posOffset>
                </wp:positionV>
                <wp:extent cx="248920" cy="8636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86360"/>
                        </a:xfrm>
                        <a:prstGeom prst="rect">
                          <a:avLst/>
                        </a:prstGeom>
                      </wps:spPr>
                      <wps:txbx>
                        <w:txbxContent>
                          <w:p w14:paraId="7B1635B4"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wps:txbx>
                      <wps:bodyPr wrap="square" lIns="0" tIns="0" rIns="0" bIns="0" rtlCol="0">
                        <a:noAutofit/>
                      </wps:bodyPr>
                    </wps:wsp>
                  </a:graphicData>
                </a:graphic>
              </wp:anchor>
            </w:drawing>
          </mc:Choice>
          <mc:Fallback>
            <w:pict>
              <v:shape w14:anchorId="43FDEC86" id="Textbox 101" o:spid="_x0000_s1139" type="#_x0000_t202" style="position:absolute;left:0;text-align:left;margin-left:197.55pt;margin-top:16.55pt;width:19.6pt;height:6.8pt;rotation:-45;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" filled="f" stroked="f">
                <v:textbox inset="0,0,0,0">
                  <w:txbxContent>
                    <w:p w14:paraId="7B1635B4"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v:textbox>
                <w10:wrap anchorx="page"/>
              </v:shape>
            </w:pict>
          </mc:Fallback>
        </mc:AlternateContent>
      </w:r>
      <w:r>
        <w:rPr>
          <w:rFonts w:ascii="Arial"/>
          <w:color w:val="5F5F5F"/>
          <w:spacing w:val="-2"/>
          <w:w w:val="90"/>
          <w:sz w:val="13"/>
        </w:rPr>
        <w:t>05/25</w:t>
      </w:r>
    </w:p>
    <w:p w14:paraId="25602689" w14:textId="77777777" w:rsidR="00A40DB8" w:rsidRDefault="00096600">
      <w:pPr>
        <w:spacing w:before="126"/>
        <w:ind w:left="1431"/>
        <w:rPr>
          <w:rFonts w:ascii="Arial"/>
          <w:sz w:val="15"/>
        </w:rPr>
      </w:pPr>
      <w:r>
        <w:br w:type="column"/>
      </w:r>
      <w:r>
        <w:rPr>
          <w:rFonts w:ascii="Arial"/>
          <w:spacing w:val="-10"/>
          <w:sz w:val="15"/>
        </w:rPr>
        <w:t>0</w:t>
      </w:r>
    </w:p>
    <w:p w14:paraId="74B316A8" w14:textId="77777777" w:rsidR="00A40DB8" w:rsidRDefault="00096600">
      <w:pPr>
        <w:spacing w:before="31"/>
        <w:ind w:left="124"/>
        <w:rPr>
          <w:rFonts w:ascii="Arial"/>
          <w:sz w:val="13"/>
        </w:rPr>
      </w:pPr>
      <w:r>
        <w:rPr>
          <w:rFonts w:ascii="Arial"/>
          <w:noProof/>
          <w:sz w:val="13"/>
        </w:rPr>
        <mc:AlternateContent>
          <mc:Choice Requires="wps">
            <w:drawing>
              <wp:anchor distT="0" distB="0" distL="0" distR="0" simplePos="0" relativeHeight="15744512" behindDoc="0" locked="0" layoutInCell="1" allowOverlap="1" wp14:anchorId="440EA421" wp14:editId="00BB6D2B">
                <wp:simplePos x="0" y="0"/>
                <wp:positionH relativeFrom="page">
                  <wp:posOffset>3407911</wp:posOffset>
                </wp:positionH>
                <wp:positionV relativeFrom="paragraph">
                  <wp:posOffset>237892</wp:posOffset>
                </wp:positionV>
                <wp:extent cx="273050" cy="8636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73050" cy="86360"/>
                        </a:xfrm>
                        <a:prstGeom prst="rect">
                          <a:avLst/>
                        </a:prstGeom>
                      </wps:spPr>
                      <wps:txbx>
                        <w:txbxContent>
                          <w:p w14:paraId="7BAB70E9" w14:textId="77777777" w:rsidR="00A40DB8" w:rsidRDefault="00096600">
                            <w:pPr>
                              <w:spacing w:line="135" w:lineRule="exact"/>
                              <w:rPr>
                                <w:rFonts w:ascii="Arial"/>
                                <w:sz w:val="15"/>
                              </w:rPr>
                            </w:pPr>
                            <w:r>
                              <w:rPr>
                                <w:rFonts w:ascii="Arial"/>
                                <w:spacing w:val="-2"/>
                                <w:w w:val="90"/>
                                <w:sz w:val="15"/>
                              </w:rPr>
                              <w:t>GPT4o</w:t>
                            </w:r>
                          </w:p>
                        </w:txbxContent>
                      </wps:txbx>
                      <wps:bodyPr wrap="square" lIns="0" tIns="0" rIns="0" bIns="0" rtlCol="0">
                        <a:noAutofit/>
                      </wps:bodyPr>
                    </wps:wsp>
                  </a:graphicData>
                </a:graphic>
              </wp:anchor>
            </w:drawing>
          </mc:Choice>
          <mc:Fallback>
            <w:pict>
              <v:shape w14:anchorId="440EA421" id="Textbox 102" o:spid="_x0000_s1140" type="#_x0000_t202" style="position:absolute;left:0;text-align:left;margin-left:268.35pt;margin-top:18.75pt;width:21.5pt;height:6.8pt;rotation:-45;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" filled="f" stroked="f">
                <v:textbox inset="0,0,0,0">
                  <w:txbxContent>
                    <w:p w14:paraId="7BAB70E9" w14:textId="77777777" w:rsidR="00A40DB8" w:rsidRDefault="00096600">
                      <w:pPr>
                        <w:spacing w:line="135" w:lineRule="exact"/>
                        <w:rPr>
                          <w:rFonts w:ascii="Arial"/>
                          <w:sz w:val="15"/>
                        </w:rPr>
                      </w:pPr>
                      <w:r>
                        <w:rPr>
                          <w:rFonts w:ascii="Arial"/>
                          <w:spacing w:val="-2"/>
                          <w:w w:val="90"/>
                          <w:sz w:val="15"/>
                        </w:rPr>
                        <w:t>GPT4o</w:t>
                      </w:r>
                    </w:p>
                  </w:txbxContent>
                </v:textbox>
                <w10:wrap anchorx="page"/>
              </v:shape>
            </w:pict>
          </mc:Fallback>
        </mc:AlternateContent>
      </w:r>
      <w:r>
        <w:rPr>
          <w:rFonts w:ascii="Arial"/>
          <w:noProof/>
          <w:sz w:val="13"/>
        </w:rPr>
        <mc:AlternateContent>
          <mc:Choice Requires="wps">
            <w:drawing>
              <wp:anchor distT="0" distB="0" distL="0" distR="0" simplePos="0" relativeHeight="15745536" behindDoc="0" locked="0" layoutInCell="1" allowOverlap="1" wp14:anchorId="3157C2AB" wp14:editId="0ED3EEDF">
                <wp:simplePos x="0" y="0"/>
                <wp:positionH relativeFrom="page">
                  <wp:posOffset>3584674</wp:posOffset>
                </wp:positionH>
                <wp:positionV relativeFrom="paragraph">
                  <wp:posOffset>285210</wp:posOffset>
                </wp:positionV>
                <wp:extent cx="406400" cy="8636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6400" cy="86360"/>
                        </a:xfrm>
                        <a:prstGeom prst="rect">
                          <a:avLst/>
                        </a:prstGeom>
                      </wps:spPr>
                      <wps:txbx>
                        <w:txbxContent>
                          <w:p w14:paraId="54402122"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wps:txbx>
                      <wps:bodyPr wrap="square" lIns="0" tIns="0" rIns="0" bIns="0" rtlCol="0">
                        <a:noAutofit/>
                      </wps:bodyPr>
                    </wps:wsp>
                  </a:graphicData>
                </a:graphic>
              </wp:anchor>
            </w:drawing>
          </mc:Choice>
          <mc:Fallback>
            <w:pict>
              <v:shape w14:anchorId="3157C2AB" id="Textbox 103" o:spid="_x0000_s1141" type="#_x0000_t202" style="position:absolute;left:0;text-align:left;margin-left:282.25pt;margin-top:22.45pt;width:32pt;height:6.8pt;rotation:-45;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" filled="f" stroked="f">
                <v:textbox inset="0,0,0,0">
                  <w:txbxContent>
                    <w:p w14:paraId="54402122"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v:textbox>
                <w10:wrap anchorx="page"/>
              </v:shape>
            </w:pict>
          </mc:Fallback>
        </mc:AlternateContent>
      </w:r>
      <w:r>
        <w:rPr>
          <w:rFonts w:ascii="Arial"/>
          <w:noProof/>
          <w:sz w:val="13"/>
        </w:rPr>
        <mc:AlternateContent>
          <mc:Choice Requires="wps">
            <w:drawing>
              <wp:anchor distT="0" distB="0" distL="0" distR="0" simplePos="0" relativeHeight="15746560" behindDoc="0" locked="0" layoutInCell="1" allowOverlap="1" wp14:anchorId="737F8A55" wp14:editId="7EEAD29A">
                <wp:simplePos x="0" y="0"/>
                <wp:positionH relativeFrom="page">
                  <wp:posOffset>3879718</wp:posOffset>
                </wp:positionH>
                <wp:positionV relativeFrom="paragraph">
                  <wp:posOffset>283537</wp:posOffset>
                </wp:positionV>
                <wp:extent cx="401955" cy="8636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1955" cy="86360"/>
                        </a:xfrm>
                        <a:prstGeom prst="rect">
                          <a:avLst/>
                        </a:prstGeom>
                      </wps:spPr>
                      <wps:txbx>
                        <w:txbxContent>
                          <w:p w14:paraId="37788545"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wps:txbx>
                      <wps:bodyPr wrap="square" lIns="0" tIns="0" rIns="0" bIns="0" rtlCol="0">
                        <a:noAutofit/>
                      </wps:bodyPr>
                    </wps:wsp>
                  </a:graphicData>
                </a:graphic>
              </wp:anchor>
            </w:drawing>
          </mc:Choice>
          <mc:Fallback>
            <w:pict>
              <v:shape w14:anchorId="737F8A55" id="Textbox 104" o:spid="_x0000_s1142" type="#_x0000_t202" style="position:absolute;left:0;text-align:left;margin-left:305.5pt;margin-top:22.35pt;width:31.65pt;height:6.8pt;rotation:-45;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" filled="f" stroked="f">
                <v:textbox inset="0,0,0,0">
                  <w:txbxContent>
                    <w:p w14:paraId="37788545"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v:textbox>
                <w10:wrap anchorx="page"/>
              </v:shape>
            </w:pict>
          </mc:Fallback>
        </mc:AlternateContent>
      </w:r>
      <w:r>
        <w:rPr>
          <w:rFonts w:ascii="Arial"/>
          <w:noProof/>
          <w:sz w:val="13"/>
        </w:rPr>
        <mc:AlternateContent>
          <mc:Choice Requires="wps">
            <w:drawing>
              <wp:anchor distT="0" distB="0" distL="0" distR="0" simplePos="0" relativeHeight="15747584" behindDoc="0" locked="0" layoutInCell="1" allowOverlap="1" wp14:anchorId="119E5FCD" wp14:editId="03CDE6B6">
                <wp:simplePos x="0" y="0"/>
                <wp:positionH relativeFrom="page">
                  <wp:posOffset>4158545</wp:posOffset>
                </wp:positionH>
                <wp:positionV relativeFrom="paragraph">
                  <wp:posOffset>288578</wp:posOffset>
                </wp:positionV>
                <wp:extent cx="415925" cy="8636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15925" cy="86360"/>
                        </a:xfrm>
                        <a:prstGeom prst="rect">
                          <a:avLst/>
                        </a:prstGeom>
                      </wps:spPr>
                      <wps:txbx>
                        <w:txbxContent>
                          <w:p w14:paraId="227CE1C5"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wps:txbx>
                      <wps:bodyPr wrap="square" lIns="0" tIns="0" rIns="0" bIns="0" rtlCol="0">
                        <a:noAutofit/>
                      </wps:bodyPr>
                    </wps:wsp>
                  </a:graphicData>
                </a:graphic>
              </wp:anchor>
            </w:drawing>
          </mc:Choice>
          <mc:Fallback>
            <w:pict>
              <v:shape w14:anchorId="119E5FCD" id="Textbox 105" o:spid="_x0000_s1143" type="#_x0000_t202" style="position:absolute;left:0;text-align:left;margin-left:327.45pt;margin-top:22.7pt;width:32.75pt;height:6.8pt;rotation:-45;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" filled="f" stroked="f">
                <v:textbox inset="0,0,0,0">
                  <w:txbxContent>
                    <w:p w14:paraId="227CE1C5"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v:textbox>
                <w10:wrap anchorx="page"/>
              </v:shape>
            </w:pict>
          </mc:Fallback>
        </mc:AlternateContent>
      </w:r>
      <w:r>
        <w:rPr>
          <w:rFonts w:ascii="Arial"/>
          <w:noProof/>
          <w:sz w:val="13"/>
        </w:rPr>
        <mc:AlternateContent>
          <mc:Choice Requires="wps">
            <w:drawing>
              <wp:anchor distT="0" distB="0" distL="0" distR="0" simplePos="0" relativeHeight="15748608" behindDoc="0" locked="0" layoutInCell="1" allowOverlap="1" wp14:anchorId="0D18802E" wp14:editId="7FFA10B1">
                <wp:simplePos x="0" y="0"/>
                <wp:positionH relativeFrom="page">
                  <wp:posOffset>4245596</wp:posOffset>
                </wp:positionH>
                <wp:positionV relativeFrom="paragraph">
                  <wp:posOffset>373046</wp:posOffset>
                </wp:positionV>
                <wp:extent cx="655320" cy="8636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320" cy="86360"/>
                        </a:xfrm>
                        <a:prstGeom prst="rect">
                          <a:avLst/>
                        </a:prstGeom>
                      </wps:spPr>
                      <wps:txbx>
                        <w:txbxContent>
                          <w:p w14:paraId="680C9BBA"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wps:txbx>
                      <wps:bodyPr wrap="square" lIns="0" tIns="0" rIns="0" bIns="0" rtlCol="0">
                        <a:noAutofit/>
                      </wps:bodyPr>
                    </wps:wsp>
                  </a:graphicData>
                </a:graphic>
              </wp:anchor>
            </w:drawing>
          </mc:Choice>
          <mc:Fallback>
            <w:pict>
              <v:shape w14:anchorId="0D18802E" id="Textbox 106" o:spid="_x0000_s1144" type="#_x0000_t202" style="position:absolute;left:0;text-align:left;margin-left:334.3pt;margin-top:29.35pt;width:51.6pt;height:6.8pt;rotation:-45;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" filled="f" stroked="f">
                <v:textbox inset="0,0,0,0">
                  <w:txbxContent>
                    <w:p w14:paraId="680C9BBA"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v:textbox>
                <w10:wrap anchorx="page"/>
              </v:shape>
            </w:pict>
          </mc:Fallback>
        </mc:AlternateContent>
      </w:r>
      <w:r>
        <w:rPr>
          <w:rFonts w:ascii="Arial"/>
          <w:noProof/>
          <w:sz w:val="13"/>
        </w:rPr>
        <mc:AlternateContent>
          <mc:Choice Requires="wps">
            <w:drawing>
              <wp:anchor distT="0" distB="0" distL="0" distR="0" simplePos="0" relativeHeight="15749632" behindDoc="0" locked="0" layoutInCell="1" allowOverlap="1" wp14:anchorId="375F480B" wp14:editId="5D5B9D7E">
                <wp:simplePos x="0" y="0"/>
                <wp:positionH relativeFrom="page">
                  <wp:posOffset>4883354</wp:posOffset>
                </wp:positionH>
                <wp:positionV relativeFrom="paragraph">
                  <wp:posOffset>229440</wp:posOffset>
                </wp:positionV>
                <wp:extent cx="248920" cy="8636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86360"/>
                        </a:xfrm>
                        <a:prstGeom prst="rect">
                          <a:avLst/>
                        </a:prstGeom>
                      </wps:spPr>
                      <wps:txbx>
                        <w:txbxContent>
                          <w:p w14:paraId="2EA8FCA8"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wps:txbx>
                      <wps:bodyPr wrap="square" lIns="0" tIns="0" rIns="0" bIns="0" rtlCol="0">
                        <a:noAutofit/>
                      </wps:bodyPr>
                    </wps:wsp>
                  </a:graphicData>
                </a:graphic>
              </wp:anchor>
            </w:drawing>
          </mc:Choice>
          <mc:Fallback>
            <w:pict>
              <v:shape w14:anchorId="375F480B" id="Textbox 107" o:spid="_x0000_s1145" type="#_x0000_t202" style="position:absolute;left:0;text-align:left;margin-left:384.5pt;margin-top:18.05pt;width:19.6pt;height:6.8pt;rotation:-45;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" filled="f" stroked="f">
                <v:textbox inset="0,0,0,0">
                  <w:txbxContent>
                    <w:p w14:paraId="2EA8FCA8"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v:textbox>
                <w10:wrap anchorx="page"/>
              </v:shape>
            </w:pict>
          </mc:Fallback>
        </mc:AlternateContent>
      </w:r>
      <w:r>
        <w:rPr>
          <w:rFonts w:ascii="Arial"/>
          <w:color w:val="5F5F5F"/>
          <w:spacing w:val="-2"/>
          <w:sz w:val="13"/>
        </w:rPr>
        <w:t>08/25</w:t>
      </w:r>
    </w:p>
    <w:p w14:paraId="1579106A" w14:textId="77777777" w:rsidR="00A40DB8" w:rsidRDefault="00A40DB8">
      <w:pPr>
        <w:rPr>
          <w:rFonts w:ascii="Arial"/>
          <w:sz w:val="13"/>
        </w:rPr>
        <w:sectPr w:rsidR="00A40DB8">
          <w:type w:val="continuous"/>
          <w:pgSz w:w="12240" w:h="15840"/>
          <w:pgMar w:top="1100" w:right="720" w:bottom="280" w:left="1080" w:header="0" w:footer="648" w:gutter="0"/>
          <w:cols w:num="6" w:space="720" w:equalWidth="0">
            <w:col w:w="1108" w:space="40"/>
            <w:col w:w="419" w:space="39"/>
            <w:col w:w="419" w:space="39"/>
            <w:col w:w="419" w:space="39"/>
            <w:col w:w="419" w:space="40"/>
            <w:col w:w="7459"/>
          </w:cols>
        </w:sectPr>
      </w:pPr>
    </w:p>
    <w:p w14:paraId="60775CD7" w14:textId="77777777" w:rsidR="00A40DB8" w:rsidRDefault="00A40DB8">
      <w:pPr>
        <w:pStyle w:val="BodyText"/>
        <w:rPr>
          <w:rFonts w:ascii="Arial"/>
          <w:sz w:val="18"/>
        </w:rPr>
      </w:pPr>
    </w:p>
    <w:p w14:paraId="5E3195FF" w14:textId="77777777" w:rsidR="00A40DB8" w:rsidRDefault="00A40DB8">
      <w:pPr>
        <w:pStyle w:val="BodyText"/>
        <w:rPr>
          <w:rFonts w:ascii="Arial"/>
          <w:sz w:val="18"/>
        </w:rPr>
      </w:pPr>
    </w:p>
    <w:p w14:paraId="2F543513" w14:textId="77777777" w:rsidR="00A40DB8" w:rsidRDefault="00A40DB8">
      <w:pPr>
        <w:pStyle w:val="BodyText"/>
        <w:rPr>
          <w:rFonts w:ascii="Arial"/>
          <w:sz w:val="18"/>
        </w:rPr>
      </w:pPr>
    </w:p>
    <w:p w14:paraId="4C84E0C9" w14:textId="77777777" w:rsidR="00A40DB8" w:rsidRDefault="00A40DB8">
      <w:pPr>
        <w:pStyle w:val="BodyText"/>
        <w:spacing w:before="174"/>
        <w:rPr>
          <w:rFonts w:ascii="Arial"/>
          <w:sz w:val="18"/>
        </w:rPr>
      </w:pPr>
    </w:p>
    <w:p w14:paraId="20B0526B" w14:textId="77777777" w:rsidR="00A40DB8" w:rsidRDefault="00096600">
      <w:pPr>
        <w:pStyle w:val="Heading2"/>
        <w:tabs>
          <w:tab w:val="left" w:pos="5574"/>
        </w:tabs>
        <w:ind w:left="1908" w:firstLine="0"/>
      </w:pPr>
      <w:r>
        <w:rPr>
          <w:noProof/>
        </w:rPr>
        <mc:AlternateContent>
          <mc:Choice Requires="wps">
            <w:drawing>
              <wp:anchor distT="0" distB="0" distL="0" distR="0" simplePos="0" relativeHeight="15742976" behindDoc="0" locked="0" layoutInCell="1" allowOverlap="1" wp14:anchorId="1EB5E043" wp14:editId="42693CFC">
                <wp:simplePos x="0" y="0"/>
                <wp:positionH relativeFrom="page">
                  <wp:posOffset>2365164</wp:posOffset>
                </wp:positionH>
                <wp:positionV relativeFrom="paragraph">
                  <wp:posOffset>-341712</wp:posOffset>
                </wp:positionV>
                <wp:extent cx="758190" cy="8636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58190" cy="86360"/>
                        </a:xfrm>
                        <a:prstGeom prst="rect">
                          <a:avLst/>
                        </a:prstGeom>
                      </wps:spPr>
                      <wps:txbx>
                        <w:txbxContent>
                          <w:p w14:paraId="02C7E747"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wps:txbx>
                      <wps:bodyPr wrap="square" lIns="0" tIns="0" rIns="0" bIns="0" rtlCol="0">
                        <a:noAutofit/>
                      </wps:bodyPr>
                    </wps:wsp>
                  </a:graphicData>
                </a:graphic>
              </wp:anchor>
            </w:drawing>
          </mc:Choice>
          <mc:Fallback>
            <w:pict>
              <v:shape w14:anchorId="1EB5E043" id="Textbox 108" o:spid="_x0000_s1146" type="#_x0000_t202" style="position:absolute;left:0;text-align:left;margin-left:186.25pt;margin-top:-26.9pt;width:59.7pt;height:6.8pt;rotation:-45;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" filled="f" stroked="f">
                <v:textbox inset="0,0,0,0">
                  <w:txbxContent>
                    <w:p w14:paraId="02C7E747"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v:textbox>
                <w10:wrap anchorx="page"/>
              </v:shape>
            </w:pict>
          </mc:Fallback>
        </mc:AlternateContent>
      </w:r>
      <w:r>
        <w:rPr>
          <w:noProof/>
        </w:rPr>
        <mc:AlternateContent>
          <mc:Choice Requires="wps">
            <w:drawing>
              <wp:anchor distT="0" distB="0" distL="0" distR="0" simplePos="0" relativeHeight="15750656" behindDoc="0" locked="0" layoutInCell="1" allowOverlap="1" wp14:anchorId="5A5576CC" wp14:editId="1BBB557D">
                <wp:simplePos x="0" y="0"/>
                <wp:positionH relativeFrom="page">
                  <wp:posOffset>4739779</wp:posOffset>
                </wp:positionH>
                <wp:positionV relativeFrom="paragraph">
                  <wp:posOffset>-341712</wp:posOffset>
                </wp:positionV>
                <wp:extent cx="758190" cy="8636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58190" cy="86360"/>
                        </a:xfrm>
                        <a:prstGeom prst="rect">
                          <a:avLst/>
                        </a:prstGeom>
                      </wps:spPr>
                      <wps:txbx>
                        <w:txbxContent>
                          <w:p w14:paraId="07515EDD"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wps:txbx>
                      <wps:bodyPr wrap="square" lIns="0" tIns="0" rIns="0" bIns="0" rtlCol="0">
                        <a:noAutofit/>
                      </wps:bodyPr>
                    </wps:wsp>
                  </a:graphicData>
                </a:graphic>
              </wp:anchor>
            </w:drawing>
          </mc:Choice>
          <mc:Fallback>
            <w:pict>
              <v:shape w14:anchorId="5A5576CC" id="Textbox 109" o:spid="_x0000_s1147" type="#_x0000_t202" style="position:absolute;left:0;text-align:left;margin-left:373.2pt;margin-top:-26.9pt;width:59.7pt;height:6.8pt;rotation:-45;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" filled="f" stroked="f">
                <v:textbox inset="0,0,0,0">
                  <w:txbxContent>
                    <w:p w14:paraId="07515EDD"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v:textbox>
                <w10:wrap anchorx="page"/>
              </v:shape>
            </w:pict>
          </mc:Fallback>
        </mc:AlternateContent>
      </w:r>
      <w:r>
        <w:rPr>
          <w:spacing w:val="-2"/>
        </w:rPr>
        <w:t>MedXpert</w:t>
      </w:r>
      <w:r>
        <w:tab/>
      </w:r>
      <w:r>
        <w:rPr>
          <w:spacing w:val="-2"/>
        </w:rPr>
        <w:t>MedBullets</w:t>
      </w:r>
    </w:p>
    <w:p w14:paraId="27568CB8" w14:textId="77777777" w:rsidR="00A40DB8" w:rsidRDefault="00A40DB8">
      <w:pPr>
        <w:pStyle w:val="BodyText"/>
        <w:rPr>
          <w:rFonts w:ascii="Arial"/>
          <w:b/>
          <w:sz w:val="13"/>
        </w:rPr>
      </w:pPr>
    </w:p>
    <w:p w14:paraId="3E612B03" w14:textId="77777777" w:rsidR="00A40DB8" w:rsidRDefault="00A40DB8">
      <w:pPr>
        <w:pStyle w:val="BodyText"/>
        <w:spacing w:before="83"/>
        <w:rPr>
          <w:rFonts w:ascii="Arial"/>
          <w:b/>
          <w:sz w:val="13"/>
        </w:rPr>
      </w:pPr>
    </w:p>
    <w:p w14:paraId="30BBE676" w14:textId="77777777" w:rsidR="00A40DB8" w:rsidRDefault="00096600">
      <w:pPr>
        <w:tabs>
          <w:tab w:val="left" w:pos="4260"/>
        </w:tabs>
        <w:ind w:left="521"/>
        <w:rPr>
          <w:rFonts w:ascii="Arial"/>
          <w:sz w:val="15"/>
        </w:rPr>
      </w:pPr>
      <w:r>
        <w:rPr>
          <w:rFonts w:ascii="Arial"/>
          <w:noProof/>
          <w:sz w:val="15"/>
        </w:rPr>
        <mc:AlternateContent>
          <mc:Choice Requires="wpg">
            <w:drawing>
              <wp:anchor distT="0" distB="0" distL="0" distR="0" simplePos="0" relativeHeight="486893568" behindDoc="1" locked="0" layoutInCell="1" allowOverlap="1" wp14:anchorId="7CCB6D08" wp14:editId="2322B6D5">
                <wp:simplePos x="0" y="0"/>
                <wp:positionH relativeFrom="page">
                  <wp:posOffset>1166097</wp:posOffset>
                </wp:positionH>
                <wp:positionV relativeFrom="paragraph">
                  <wp:posOffset>-178397</wp:posOffset>
                </wp:positionV>
                <wp:extent cx="2016125" cy="138620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1386205"/>
                          <a:chOff x="0" y="0"/>
                          <a:chExt cx="2016125" cy="1386205"/>
                        </a:xfrm>
                      </wpg:grpSpPr>
                      <pic:pic xmlns:pic="http://schemas.openxmlformats.org/drawingml/2006/picture">
                        <pic:nvPicPr>
                          <pic:cNvPr id="111" name="Image 111"/>
                          <pic:cNvPicPr/>
                        </pic:nvPicPr>
                        <pic:blipFill>
                          <a:blip r:embed="rId46" cstate="print"/>
                          <a:stretch>
                            <a:fillRect/>
                          </a:stretch>
                        </pic:blipFill>
                        <pic:spPr>
                          <a:xfrm>
                            <a:off x="0" y="0"/>
                            <a:ext cx="1992080" cy="1385832"/>
                          </a:xfrm>
                          <a:prstGeom prst="rect">
                            <a:avLst/>
                          </a:prstGeom>
                        </pic:spPr>
                      </pic:pic>
                      <wps:wsp>
                        <wps:cNvPr id="112" name="Textbox 112"/>
                        <wps:cNvSpPr txBox="1"/>
                        <wps:spPr>
                          <a:xfrm>
                            <a:off x="729842" y="16320"/>
                            <a:ext cx="965200" cy="264160"/>
                          </a:xfrm>
                          <a:prstGeom prst="rect">
                            <a:avLst/>
                          </a:prstGeom>
                        </wps:spPr>
                        <wps:txbx>
                          <w:txbxContent>
                            <w:p w14:paraId="3D374D54" w14:textId="77777777" w:rsidR="00A40DB8" w:rsidRDefault="00096600">
                              <w:pPr>
                                <w:spacing w:line="125"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p w14:paraId="0D9E6589" w14:textId="77777777" w:rsidR="00A40DB8" w:rsidRDefault="00A40DB8">
                              <w:pPr>
                                <w:spacing w:before="3"/>
                                <w:rPr>
                                  <w:rFonts w:ascii="Arial"/>
                                  <w:b/>
                                  <w:sz w:val="13"/>
                                </w:rPr>
                              </w:pPr>
                            </w:p>
                            <w:p w14:paraId="10AA0054" w14:textId="77777777" w:rsidR="00A40DB8" w:rsidRDefault="00096600">
                              <w:pPr>
                                <w:ind w:right="18"/>
                                <w:jc w:val="right"/>
                                <w:rPr>
                                  <w:rFonts w:ascii="Arial"/>
                                  <w:b/>
                                  <w:sz w:val="12"/>
                                </w:rPr>
                              </w:pPr>
                              <w:r>
                                <w:rPr>
                                  <w:rFonts w:ascii="Arial"/>
                                  <w:b/>
                                  <w:color w:val="D32F2F"/>
                                  <w:spacing w:val="-2"/>
                                  <w:sz w:val="12"/>
                                </w:rPr>
                                <w:t>-</w:t>
                              </w:r>
                              <w:r>
                                <w:rPr>
                                  <w:rFonts w:ascii="Arial"/>
                                  <w:b/>
                                  <w:color w:val="D32F2F"/>
                                  <w:spacing w:val="-4"/>
                                  <w:sz w:val="12"/>
                                </w:rPr>
                                <w:t>3.0%</w:t>
                              </w:r>
                            </w:p>
                          </w:txbxContent>
                        </wps:txbx>
                        <wps:bodyPr wrap="square" lIns="0" tIns="0" rIns="0" bIns="0" rtlCol="0">
                          <a:noAutofit/>
                        </wps:bodyPr>
                      </wps:wsp>
                      <wps:wsp>
                        <wps:cNvPr id="113" name="Textbox 113"/>
                        <wps:cNvSpPr txBox="1"/>
                        <wps:spPr>
                          <a:xfrm>
                            <a:off x="23076" y="342722"/>
                            <a:ext cx="226060" cy="71120"/>
                          </a:xfrm>
                          <a:prstGeom prst="rect">
                            <a:avLst/>
                          </a:prstGeom>
                        </wps:spPr>
                        <wps:txbx>
                          <w:txbxContent>
                            <w:p w14:paraId="4E616809" w14:textId="77777777" w:rsidR="00A40DB8" w:rsidRDefault="00096600">
                              <w:pPr>
                                <w:spacing w:line="111" w:lineRule="exact"/>
                                <w:rPr>
                                  <w:rFonts w:ascii="Arial"/>
                                  <w:b/>
                                  <w:sz w:val="12"/>
                                </w:rPr>
                              </w:pPr>
                              <w:r>
                                <w:rPr>
                                  <w:rFonts w:ascii="Arial"/>
                                  <w:b/>
                                  <w:color w:val="00A000"/>
                                  <w:spacing w:val="-2"/>
                                  <w:sz w:val="12"/>
                                </w:rPr>
                                <w:t>+0.8%</w:t>
                              </w:r>
                            </w:p>
                          </w:txbxContent>
                        </wps:txbx>
                        <wps:bodyPr wrap="square" lIns="0" tIns="0" rIns="0" bIns="0" rtlCol="0">
                          <a:noAutofit/>
                        </wps:bodyPr>
                      </wps:wsp>
                      <wps:wsp>
                        <wps:cNvPr id="114" name="Textbox 114"/>
                        <wps:cNvSpPr txBox="1"/>
                        <wps:spPr>
                          <a:xfrm>
                            <a:off x="875405" y="436250"/>
                            <a:ext cx="267335" cy="71120"/>
                          </a:xfrm>
                          <a:prstGeom prst="rect">
                            <a:avLst/>
                          </a:prstGeom>
                        </wps:spPr>
                        <wps:txbx>
                          <w:txbxContent>
                            <w:p w14:paraId="18DCFE06" w14:textId="77777777" w:rsidR="00A40DB8" w:rsidRDefault="00096600">
                              <w:pPr>
                                <w:spacing w:line="111" w:lineRule="exact"/>
                                <w:rPr>
                                  <w:rFonts w:ascii="Arial"/>
                                  <w:b/>
                                  <w:sz w:val="12"/>
                                </w:rPr>
                              </w:pPr>
                              <w:r>
                                <w:rPr>
                                  <w:rFonts w:ascii="Arial"/>
                                  <w:b/>
                                  <w:color w:val="00A000"/>
                                  <w:spacing w:val="-2"/>
                                  <w:sz w:val="12"/>
                                </w:rPr>
                                <w:t>+16.8%</w:t>
                              </w:r>
                            </w:p>
                          </w:txbxContent>
                        </wps:txbx>
                        <wps:bodyPr wrap="square" lIns="0" tIns="0" rIns="0" bIns="0" rtlCol="0">
                          <a:noAutofit/>
                        </wps:bodyPr>
                      </wps:wsp>
                      <wps:wsp>
                        <wps:cNvPr id="115" name="Textbox 115"/>
                        <wps:cNvSpPr txBox="1"/>
                        <wps:spPr>
                          <a:xfrm>
                            <a:off x="314083" y="481597"/>
                            <a:ext cx="537845" cy="81915"/>
                          </a:xfrm>
                          <a:prstGeom prst="rect">
                            <a:avLst/>
                          </a:prstGeom>
                        </wps:spPr>
                        <wps:txbx>
                          <w:txbxContent>
                            <w:p w14:paraId="26D273CB" w14:textId="77777777" w:rsidR="00A40DB8" w:rsidRDefault="00096600">
                              <w:pPr>
                                <w:spacing w:line="129" w:lineRule="exact"/>
                                <w:rPr>
                                  <w:rFonts w:ascii="Arial"/>
                                  <w:b/>
                                  <w:position w:val="2"/>
                                  <w:sz w:val="12"/>
                                </w:rPr>
                              </w:pPr>
                              <w:r>
                                <w:rPr>
                                  <w:rFonts w:ascii="Arial"/>
                                  <w:b/>
                                  <w:color w:val="00A000"/>
                                  <w:sz w:val="12"/>
                                </w:rPr>
                                <w:t>+4.1%</w:t>
                              </w:r>
                              <w:r>
                                <w:rPr>
                                  <w:rFonts w:ascii="Arial"/>
                                  <w:b/>
                                  <w:color w:val="00A000"/>
                                  <w:spacing w:val="45"/>
                                  <w:sz w:val="12"/>
                                </w:rPr>
                                <w:t xml:space="preserve"> </w:t>
                              </w:r>
                              <w:r>
                                <w:rPr>
                                  <w:rFonts w:ascii="Arial"/>
                                  <w:b/>
                                  <w:color w:val="00A000"/>
                                  <w:spacing w:val="-2"/>
                                  <w:position w:val="2"/>
                                  <w:sz w:val="12"/>
                                </w:rPr>
                                <w:t>+24.1%</w:t>
                              </w:r>
                            </w:p>
                          </w:txbxContent>
                        </wps:txbx>
                        <wps:bodyPr wrap="square" lIns="0" tIns="0" rIns="0" bIns="0" rtlCol="0">
                          <a:noAutofit/>
                        </wps:bodyPr>
                      </wps:wsp>
                      <wps:wsp>
                        <wps:cNvPr id="116" name="Textbox 116"/>
                        <wps:cNvSpPr txBox="1"/>
                        <wps:spPr>
                          <a:xfrm>
                            <a:off x="1145720" y="610806"/>
                            <a:ext cx="308610" cy="71120"/>
                          </a:xfrm>
                          <a:prstGeom prst="rect">
                            <a:avLst/>
                          </a:prstGeom>
                        </wps:spPr>
                        <wps:txbx>
                          <w:txbxContent>
                            <w:p w14:paraId="0C67F1BD" w14:textId="77777777" w:rsidR="00A40DB8" w:rsidRDefault="00096600">
                              <w:pPr>
                                <w:spacing w:line="111" w:lineRule="exact"/>
                                <w:rPr>
                                  <w:rFonts w:ascii="Arial"/>
                                  <w:b/>
                                  <w:sz w:val="12"/>
                                </w:rPr>
                              </w:pPr>
                              <w:r>
                                <w:rPr>
                                  <w:rFonts w:ascii="Arial"/>
                                  <w:b/>
                                  <w:color w:val="00A000"/>
                                  <w:spacing w:val="-2"/>
                                  <w:sz w:val="12"/>
                                </w:rPr>
                                <w:t>+417.5%</w:t>
                              </w:r>
                            </w:p>
                          </w:txbxContent>
                        </wps:txbx>
                        <wps:bodyPr wrap="square" lIns="0" tIns="0" rIns="0" bIns="0" rtlCol="0">
                          <a:noAutofit/>
                        </wps:bodyPr>
                      </wps:wsp>
                      <wps:wsp>
                        <wps:cNvPr id="117" name="Textbox 117"/>
                        <wps:cNvSpPr txBox="1"/>
                        <wps:spPr>
                          <a:xfrm>
                            <a:off x="1748425" y="654986"/>
                            <a:ext cx="267335" cy="71120"/>
                          </a:xfrm>
                          <a:prstGeom prst="rect">
                            <a:avLst/>
                          </a:prstGeom>
                        </wps:spPr>
                        <wps:txbx>
                          <w:txbxContent>
                            <w:p w14:paraId="590A7B86" w14:textId="77777777" w:rsidR="00A40DB8" w:rsidRDefault="00096600">
                              <w:pPr>
                                <w:spacing w:line="111" w:lineRule="exact"/>
                                <w:rPr>
                                  <w:rFonts w:ascii="Arial"/>
                                  <w:b/>
                                  <w:sz w:val="12"/>
                                </w:rPr>
                              </w:pPr>
                              <w:r>
                                <w:rPr>
                                  <w:rFonts w:ascii="Arial"/>
                                  <w:b/>
                                  <w:color w:val="00A000"/>
                                  <w:spacing w:val="-2"/>
                                  <w:sz w:val="12"/>
                                </w:rPr>
                                <w:t>+58.8%</w:t>
                              </w:r>
                            </w:p>
                          </w:txbxContent>
                        </wps:txbx>
                        <wps:bodyPr wrap="square" lIns="0" tIns="0" rIns="0" bIns="0" rtlCol="0">
                          <a:noAutofit/>
                        </wps:bodyPr>
                      </wps:wsp>
                      <wps:wsp>
                        <wps:cNvPr id="118" name="Textbox 118"/>
                        <wps:cNvSpPr txBox="1"/>
                        <wps:spPr>
                          <a:xfrm>
                            <a:off x="1200545" y="1277055"/>
                            <a:ext cx="490220" cy="71755"/>
                          </a:xfrm>
                          <a:prstGeom prst="rect">
                            <a:avLst/>
                          </a:prstGeom>
                        </wps:spPr>
                        <wps:txbx>
                          <w:txbxContent>
                            <w:p w14:paraId="46E76CCC" w14:textId="77777777" w:rsidR="00A40DB8" w:rsidRDefault="00096600">
                              <w:pPr>
                                <w:spacing w:line="112" w:lineRule="exact"/>
                                <w:rPr>
                                  <w:rFonts w:ascii="Arial"/>
                                  <w:sz w:val="13"/>
                                </w:rPr>
                              </w:pPr>
                              <w:r>
                                <w:rPr>
                                  <w:rFonts w:ascii="Arial"/>
                                  <w:color w:val="5F5F5F"/>
                                  <w:sz w:val="13"/>
                                </w:rPr>
                                <w:t>05/25</w:t>
                              </w:r>
                              <w:r>
                                <w:rPr>
                                  <w:rFonts w:ascii="Arial"/>
                                  <w:color w:val="5F5F5F"/>
                                  <w:spacing w:val="77"/>
                                  <w:w w:val="150"/>
                                  <w:sz w:val="13"/>
                                </w:rPr>
                                <w:t xml:space="preserve"> </w:t>
                              </w:r>
                              <w:r>
                                <w:rPr>
                                  <w:rFonts w:ascii="Arial"/>
                                  <w:color w:val="5F5F5F"/>
                                  <w:spacing w:val="-6"/>
                                  <w:sz w:val="13"/>
                                </w:rPr>
                                <w:t>08/25</w:t>
                              </w:r>
                            </w:p>
                          </w:txbxContent>
                        </wps:txbx>
                        <wps:bodyPr wrap="square" lIns="0" tIns="0" rIns="0" bIns="0" rtlCol="0">
                          <a:noAutofit/>
                        </wps:bodyPr>
                      </wps:wsp>
                      <wps:wsp>
                        <wps:cNvPr id="119" name="Textbox 119"/>
                        <wps:cNvSpPr txBox="1"/>
                        <wps:spPr>
                          <a:xfrm>
                            <a:off x="15302" y="1184928"/>
                            <a:ext cx="1130935" cy="186055"/>
                          </a:xfrm>
                          <a:prstGeom prst="rect">
                            <a:avLst/>
                          </a:prstGeom>
                        </wps:spPr>
                        <wps:txbx>
                          <w:txbxContent>
                            <w:p w14:paraId="03D09A68" w14:textId="77777777" w:rsidR="00A40DB8" w:rsidRDefault="00096600">
                              <w:pPr>
                                <w:spacing w:before="110"/>
                                <w:ind w:left="33"/>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pacing w:val="-2"/>
                                  <w:sz w:val="13"/>
                                </w:rPr>
                                <w:t>12/23</w:t>
                              </w:r>
                            </w:p>
                          </w:txbxContent>
                        </wps:txbx>
                        <wps:bodyPr wrap="square" lIns="0" tIns="0" rIns="0" bIns="0" rtlCol="0">
                          <a:noAutofit/>
                        </wps:bodyPr>
                      </wps:wsp>
                    </wpg:wgp>
                  </a:graphicData>
                </a:graphic>
              </wp:anchor>
            </w:drawing>
          </mc:Choice>
          <mc:Fallback>
            <w:pict>
              <v:group w14:anchorId="7CCB6D08" id="Group 110" o:spid="_x0000_s1148" style="position:absolute;left:0;text-align:left;margin-left:91.8pt;margin-top:-14.05pt;width:158.75pt;height:109.15pt;z-index:-16422912;mso-wrap-distance-left:0;mso-wrap-distance-right:0;mso-position-horizontal-relative:page" coordsize="20161,138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">
                <v:shape id="Image 111" o:spid="_x0000_s1149" type="#_x0000_t75" style="position:absolute;width:19920;height:13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">
                  <v:imagedata r:id="rId47" o:title=""/>
                </v:shape>
                <v:shape id="Textbox 112" o:spid="_x0000_s1150" type="#_x0000_t202" style="position:absolute;left:7298;top:163;width:9652;height:26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60W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" filled="f" stroked="f">
                  <v:textbox inset="0,0,0,0">
                    <w:txbxContent>
                      <w:p w14:paraId="3D374D54" w14:textId="77777777" w:rsidR="00A40DB8" w:rsidRDefault="00096600">
                        <w:pPr>
                          <w:spacing w:line="125"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p w14:paraId="0D9E6589" w14:textId="77777777" w:rsidR="00A40DB8" w:rsidRDefault="00A40DB8">
                        <w:pPr>
                          <w:spacing w:before="3"/>
                          <w:rPr>
                            <w:rFonts w:ascii="Arial"/>
                            <w:b/>
                            <w:sz w:val="13"/>
                          </w:rPr>
                        </w:pPr>
                      </w:p>
                      <w:p w14:paraId="10AA0054" w14:textId="77777777" w:rsidR="00A40DB8" w:rsidRDefault="00096600">
                        <w:pPr>
                          <w:ind w:right="18"/>
                          <w:jc w:val="right"/>
                          <w:rPr>
                            <w:rFonts w:ascii="Arial"/>
                            <w:b/>
                            <w:sz w:val="12"/>
                          </w:rPr>
                        </w:pPr>
                        <w:r>
                          <w:rPr>
                            <w:rFonts w:ascii="Arial"/>
                            <w:b/>
                            <w:color w:val="D32F2F"/>
                            <w:spacing w:val="-2"/>
                            <w:sz w:val="12"/>
                          </w:rPr>
                          <w:t>-</w:t>
                        </w:r>
                        <w:r>
                          <w:rPr>
                            <w:rFonts w:ascii="Arial"/>
                            <w:b/>
                            <w:color w:val="D32F2F"/>
                            <w:spacing w:val="-4"/>
                            <w:sz w:val="12"/>
                          </w:rPr>
                          <w:t>3.0%</w:t>
                        </w:r>
                      </w:p>
                    </w:txbxContent>
                  </v:textbox>
                </v:shape>
                <v:shape id="Textbox 113" o:spid="_x0000_s1151" type="#_x0000_t202" style="position:absolute;left:230;top:3427;width:2261;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wiN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D2lwiNyAAAAOEA&#13;&#10;AAAPAAAAAAAAAAAAAAAAAAcCAABkcnMvZG93bnJldi54bWxQSwUGAAAAAAMAAwC3AAAA/AIAAAAA&#13;&#10;" filled="f" stroked="f">
                  <v:textbox inset="0,0,0,0">
                    <w:txbxContent>
                      <w:p w14:paraId="4E616809" w14:textId="77777777" w:rsidR="00A40DB8" w:rsidRDefault="00096600">
                        <w:pPr>
                          <w:spacing w:line="111" w:lineRule="exact"/>
                          <w:rPr>
                            <w:rFonts w:ascii="Arial"/>
                            <w:b/>
                            <w:sz w:val="12"/>
                          </w:rPr>
                        </w:pPr>
                        <w:r>
                          <w:rPr>
                            <w:rFonts w:ascii="Arial"/>
                            <w:b/>
                            <w:color w:val="00A000"/>
                            <w:spacing w:val="-2"/>
                            <w:sz w:val="12"/>
                          </w:rPr>
                          <w:t>+0.8%</w:t>
                        </w:r>
                      </w:p>
                    </w:txbxContent>
                  </v:textbox>
                </v:shape>
                <v:shape id="Textbox 114" o:spid="_x0000_s1152" type="#_x0000_t202" style="position:absolute;left:8754;top:4362;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pD5yAAAAOEAAAAPAAAAZHJzL2Rvd25yZXYueG1sRI/BasJA&#13;&#10;EIbvgu+wjNCbbpQi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B5fpD5yAAAAOEA&#13;&#10;AAAPAAAAAAAAAAAAAAAAAAcCAABkcnMvZG93bnJldi54bWxQSwUGAAAAAAMAAwC3AAAA/AIAAAAA&#13;&#10;" filled="f" stroked="f">
                  <v:textbox inset="0,0,0,0">
                    <w:txbxContent>
                      <w:p w14:paraId="18DCFE06" w14:textId="77777777" w:rsidR="00A40DB8" w:rsidRDefault="00096600">
                        <w:pPr>
                          <w:spacing w:line="111" w:lineRule="exact"/>
                          <w:rPr>
                            <w:rFonts w:ascii="Arial"/>
                            <w:b/>
                            <w:sz w:val="12"/>
                          </w:rPr>
                        </w:pPr>
                        <w:r>
                          <w:rPr>
                            <w:rFonts w:ascii="Arial"/>
                            <w:b/>
                            <w:color w:val="00A000"/>
                            <w:spacing w:val="-2"/>
                            <w:sz w:val="12"/>
                          </w:rPr>
                          <w:t>+16.8%</w:t>
                        </w:r>
                      </w:p>
                    </w:txbxContent>
                  </v:textbox>
                </v:shape>
                <v:shape id="Textbox 115" o:spid="_x0000_s1153" type="#_x0000_t202" style="position:absolute;left:3140;top:4815;width:5379;height: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14:paraId="26D273CB" w14:textId="77777777" w:rsidR="00A40DB8" w:rsidRDefault="00096600">
                        <w:pPr>
                          <w:spacing w:line="129" w:lineRule="exact"/>
                          <w:rPr>
                            <w:rFonts w:ascii="Arial"/>
                            <w:b/>
                            <w:position w:val="2"/>
                            <w:sz w:val="12"/>
                          </w:rPr>
                        </w:pPr>
                        <w:r>
                          <w:rPr>
                            <w:rFonts w:ascii="Arial"/>
                            <w:b/>
                            <w:color w:val="00A000"/>
                            <w:sz w:val="12"/>
                          </w:rPr>
                          <w:t>+4.1%</w:t>
                        </w:r>
                        <w:r>
                          <w:rPr>
                            <w:rFonts w:ascii="Arial"/>
                            <w:b/>
                            <w:color w:val="00A000"/>
                            <w:spacing w:val="45"/>
                            <w:sz w:val="12"/>
                          </w:rPr>
                          <w:t xml:space="preserve"> </w:t>
                        </w:r>
                        <w:r>
                          <w:rPr>
                            <w:rFonts w:ascii="Arial"/>
                            <w:b/>
                            <w:color w:val="00A000"/>
                            <w:spacing w:val="-2"/>
                            <w:position w:val="2"/>
                            <w:sz w:val="12"/>
                          </w:rPr>
                          <w:t>+24.1%</w:t>
                        </w:r>
                      </w:p>
                    </w:txbxContent>
                  </v:textbox>
                </v:shape>
                <v:shape id="Textbox 116" o:spid="_x0000_s1154" type="#_x0000_t202" style="position:absolute;left:11457;top:6108;width:3086;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filled="f" stroked="f">
                  <v:textbox inset="0,0,0,0">
                    <w:txbxContent>
                      <w:p w14:paraId="0C67F1BD" w14:textId="77777777" w:rsidR="00A40DB8" w:rsidRDefault="00096600">
                        <w:pPr>
                          <w:spacing w:line="111" w:lineRule="exact"/>
                          <w:rPr>
                            <w:rFonts w:ascii="Arial"/>
                            <w:b/>
                            <w:sz w:val="12"/>
                          </w:rPr>
                        </w:pPr>
                        <w:r>
                          <w:rPr>
                            <w:rFonts w:ascii="Arial"/>
                            <w:b/>
                            <w:color w:val="00A000"/>
                            <w:spacing w:val="-2"/>
                            <w:sz w:val="12"/>
                          </w:rPr>
                          <w:t>+417.5%</w:t>
                        </w:r>
                      </w:p>
                    </w:txbxContent>
                  </v:textbox>
                </v:shape>
                <v:shape id="Textbox 117" o:spid="_x0000_s1155" type="#_x0000_t202" style="position:absolute;left:17484;top:6549;width:2673;height:7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A6O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" filled="f" stroked="f">
                  <v:textbox inset="0,0,0,0">
                    <w:txbxContent>
                      <w:p w14:paraId="590A7B86" w14:textId="77777777" w:rsidR="00A40DB8" w:rsidRDefault="00096600">
                        <w:pPr>
                          <w:spacing w:line="111" w:lineRule="exact"/>
                          <w:rPr>
                            <w:rFonts w:ascii="Arial"/>
                            <w:b/>
                            <w:sz w:val="12"/>
                          </w:rPr>
                        </w:pPr>
                        <w:r>
                          <w:rPr>
                            <w:rFonts w:ascii="Arial"/>
                            <w:b/>
                            <w:color w:val="00A000"/>
                            <w:spacing w:val="-2"/>
                            <w:sz w:val="12"/>
                          </w:rPr>
                          <w:t>+58.8%</w:t>
                        </w:r>
                      </w:p>
                    </w:txbxContent>
                  </v:textbox>
                </v:shape>
                <v:shape id="Textbox 118" o:spid="_x0000_s1156" type="#_x0000_t202" style="position:absolute;left:12005;top:12770;width:4902;height: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14:paraId="46E76CCC" w14:textId="77777777" w:rsidR="00A40DB8" w:rsidRDefault="00096600">
                        <w:pPr>
                          <w:spacing w:line="112" w:lineRule="exact"/>
                          <w:rPr>
                            <w:rFonts w:ascii="Arial"/>
                            <w:sz w:val="13"/>
                          </w:rPr>
                        </w:pPr>
                        <w:r>
                          <w:rPr>
                            <w:rFonts w:ascii="Arial"/>
                            <w:color w:val="5F5F5F"/>
                            <w:sz w:val="13"/>
                          </w:rPr>
                          <w:t>05/25</w:t>
                        </w:r>
                        <w:r>
                          <w:rPr>
                            <w:rFonts w:ascii="Arial"/>
                            <w:color w:val="5F5F5F"/>
                            <w:spacing w:val="77"/>
                            <w:w w:val="150"/>
                            <w:sz w:val="13"/>
                          </w:rPr>
                          <w:t xml:space="preserve"> </w:t>
                        </w:r>
                        <w:r>
                          <w:rPr>
                            <w:rFonts w:ascii="Arial"/>
                            <w:color w:val="5F5F5F"/>
                            <w:spacing w:val="-6"/>
                            <w:sz w:val="13"/>
                          </w:rPr>
                          <w:t>08/25</w:t>
                        </w:r>
                      </w:p>
                    </w:txbxContent>
                  </v:textbox>
                </v:shape>
                <v:shape id="Textbox 119" o:spid="_x0000_s1157" type="#_x0000_t202" style="position:absolute;left:153;top:11849;width:11309;height:18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filled="f" stroked="f">
                  <v:textbox inset="0,0,0,0">
                    <w:txbxContent>
                      <w:p w14:paraId="03D09A68" w14:textId="77777777" w:rsidR="00A40DB8" w:rsidRDefault="00096600">
                        <w:pPr>
                          <w:spacing w:before="110"/>
                          <w:ind w:left="33"/>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pacing w:val="-2"/>
                            <w:sz w:val="13"/>
                          </w:rPr>
                          <w:t>12/23</w:t>
                        </w:r>
                      </w:p>
                    </w:txbxContent>
                  </v:textbox>
                </v:shape>
                <w10:wrap anchorx="page"/>
              </v:group>
            </w:pict>
          </mc:Fallback>
        </mc:AlternateContent>
      </w:r>
      <w:r>
        <w:rPr>
          <w:rFonts w:ascii="Arial"/>
          <w:noProof/>
          <w:sz w:val="15"/>
        </w:rPr>
        <mc:AlternateContent>
          <mc:Choice Requires="wpg">
            <w:drawing>
              <wp:anchor distT="0" distB="0" distL="0" distR="0" simplePos="0" relativeHeight="15734272" behindDoc="0" locked="0" layoutInCell="1" allowOverlap="1" wp14:anchorId="05CCC4A7" wp14:editId="1BA0E1C8">
                <wp:simplePos x="0" y="0"/>
                <wp:positionH relativeFrom="page">
                  <wp:posOffset>3540712</wp:posOffset>
                </wp:positionH>
                <wp:positionV relativeFrom="paragraph">
                  <wp:posOffset>-178397</wp:posOffset>
                </wp:positionV>
                <wp:extent cx="2016125" cy="138620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1386205"/>
                          <a:chOff x="0" y="0"/>
                          <a:chExt cx="2016125" cy="1386205"/>
                        </a:xfrm>
                      </wpg:grpSpPr>
                      <pic:pic xmlns:pic="http://schemas.openxmlformats.org/drawingml/2006/picture">
                        <pic:nvPicPr>
                          <pic:cNvPr id="121" name="Image 121"/>
                          <pic:cNvPicPr/>
                        </pic:nvPicPr>
                        <pic:blipFill>
                          <a:blip r:embed="rId48" cstate="print"/>
                          <a:stretch>
                            <a:fillRect/>
                          </a:stretch>
                        </pic:blipFill>
                        <pic:spPr>
                          <a:xfrm>
                            <a:off x="0" y="0"/>
                            <a:ext cx="1992080" cy="1385832"/>
                          </a:xfrm>
                          <a:prstGeom prst="rect">
                            <a:avLst/>
                          </a:prstGeom>
                        </pic:spPr>
                      </pic:pic>
                      <wps:wsp>
                        <wps:cNvPr id="122" name="Textbox 122"/>
                        <wps:cNvSpPr txBox="1"/>
                        <wps:spPr>
                          <a:xfrm>
                            <a:off x="729841" y="16320"/>
                            <a:ext cx="849630" cy="78740"/>
                          </a:xfrm>
                          <a:prstGeom prst="rect">
                            <a:avLst/>
                          </a:prstGeom>
                        </wps:spPr>
                        <wps:txbx>
                          <w:txbxContent>
                            <w:p w14:paraId="0FE46B2D" w14:textId="77777777" w:rsidR="00A40DB8" w:rsidRDefault="00096600">
                              <w:pPr>
                                <w:spacing w:line="123"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txbxContent>
                        </wps:txbx>
                        <wps:bodyPr wrap="square" lIns="0" tIns="0" rIns="0" bIns="0" rtlCol="0">
                          <a:noAutofit/>
                        </wps:bodyPr>
                      </wps:wsp>
                      <wps:wsp>
                        <wps:cNvPr id="123" name="Textbox 123"/>
                        <wps:cNvSpPr txBox="1"/>
                        <wps:spPr>
                          <a:xfrm>
                            <a:off x="1748425" y="243018"/>
                            <a:ext cx="267335" cy="71120"/>
                          </a:xfrm>
                          <a:prstGeom prst="rect">
                            <a:avLst/>
                          </a:prstGeom>
                        </wps:spPr>
                        <wps:txbx>
                          <w:txbxContent>
                            <w:p w14:paraId="455C8BB4" w14:textId="77777777" w:rsidR="00A40DB8" w:rsidRDefault="00096600">
                              <w:pPr>
                                <w:spacing w:line="111" w:lineRule="exact"/>
                                <w:rPr>
                                  <w:rFonts w:ascii="Arial"/>
                                  <w:b/>
                                  <w:sz w:val="12"/>
                                </w:rPr>
                              </w:pPr>
                              <w:r>
                                <w:rPr>
                                  <w:rFonts w:ascii="Arial"/>
                                  <w:b/>
                                  <w:color w:val="00A000"/>
                                  <w:spacing w:val="-2"/>
                                  <w:sz w:val="12"/>
                                </w:rPr>
                                <w:t>+19.5%</w:t>
                              </w:r>
                            </w:p>
                          </w:txbxContent>
                        </wps:txbx>
                        <wps:bodyPr wrap="square" lIns="0" tIns="0" rIns="0" bIns="0" rtlCol="0">
                          <a:noAutofit/>
                        </wps:bodyPr>
                      </wps:wsp>
                      <wps:wsp>
                        <wps:cNvPr id="124" name="Textbox 124"/>
                        <wps:cNvSpPr txBox="1"/>
                        <wps:spPr>
                          <a:xfrm>
                            <a:off x="1487454" y="402702"/>
                            <a:ext cx="207645" cy="71120"/>
                          </a:xfrm>
                          <a:prstGeom prst="rect">
                            <a:avLst/>
                          </a:prstGeom>
                        </wps:spPr>
                        <wps:txbx>
                          <w:txbxContent>
                            <w:p w14:paraId="61B115E0" w14:textId="77777777" w:rsidR="00A40DB8" w:rsidRDefault="00096600">
                              <w:pPr>
                                <w:spacing w:line="111" w:lineRule="exact"/>
                                <w:rPr>
                                  <w:rFonts w:ascii="Arial"/>
                                  <w:b/>
                                  <w:sz w:val="12"/>
                                </w:rPr>
                              </w:pPr>
                              <w:r>
                                <w:rPr>
                                  <w:rFonts w:ascii="Arial"/>
                                  <w:b/>
                                  <w:color w:val="D32F2F"/>
                                  <w:spacing w:val="-2"/>
                                  <w:sz w:val="12"/>
                                </w:rPr>
                                <w:t>-</w:t>
                              </w:r>
                              <w:r>
                                <w:rPr>
                                  <w:rFonts w:ascii="Arial"/>
                                  <w:b/>
                                  <w:color w:val="D32F2F"/>
                                  <w:spacing w:val="-4"/>
                                  <w:sz w:val="12"/>
                                </w:rPr>
                                <w:t>0.3%</w:t>
                              </w:r>
                            </w:p>
                          </w:txbxContent>
                        </wps:txbx>
                        <wps:bodyPr wrap="square" lIns="0" tIns="0" rIns="0" bIns="0" rtlCol="0">
                          <a:noAutofit/>
                        </wps:bodyPr>
                      </wps:wsp>
                      <wps:wsp>
                        <wps:cNvPr id="125" name="Textbox 125"/>
                        <wps:cNvSpPr txBox="1"/>
                        <wps:spPr>
                          <a:xfrm>
                            <a:off x="23076" y="538088"/>
                            <a:ext cx="226060" cy="71120"/>
                          </a:xfrm>
                          <a:prstGeom prst="rect">
                            <a:avLst/>
                          </a:prstGeom>
                        </wps:spPr>
                        <wps:txbx>
                          <w:txbxContent>
                            <w:p w14:paraId="7E74BC93" w14:textId="77777777" w:rsidR="00A40DB8" w:rsidRDefault="00096600">
                              <w:pPr>
                                <w:spacing w:line="111" w:lineRule="exact"/>
                                <w:rPr>
                                  <w:rFonts w:ascii="Arial"/>
                                  <w:b/>
                                  <w:sz w:val="12"/>
                                </w:rPr>
                              </w:pPr>
                              <w:r>
                                <w:rPr>
                                  <w:rFonts w:ascii="Arial"/>
                                  <w:b/>
                                  <w:color w:val="00A000"/>
                                  <w:spacing w:val="-2"/>
                                  <w:sz w:val="12"/>
                                </w:rPr>
                                <w:t>+6.7%</w:t>
                              </w:r>
                            </w:p>
                          </w:txbxContent>
                        </wps:txbx>
                        <wps:bodyPr wrap="square" lIns="0" tIns="0" rIns="0" bIns="0" rtlCol="0">
                          <a:noAutofit/>
                        </wps:bodyPr>
                      </wps:wsp>
                      <wps:wsp>
                        <wps:cNvPr id="126" name="Textbox 126"/>
                        <wps:cNvSpPr txBox="1"/>
                        <wps:spPr>
                          <a:xfrm>
                            <a:off x="314083" y="625020"/>
                            <a:ext cx="828675" cy="112395"/>
                          </a:xfrm>
                          <a:prstGeom prst="rect">
                            <a:avLst/>
                          </a:prstGeom>
                        </wps:spPr>
                        <wps:txbx>
                          <w:txbxContent>
                            <w:p w14:paraId="65B47A8E" w14:textId="77777777" w:rsidR="00A40DB8" w:rsidRDefault="00096600">
                              <w:pPr>
                                <w:spacing w:line="176" w:lineRule="exact"/>
                                <w:rPr>
                                  <w:rFonts w:ascii="Arial"/>
                                  <w:b/>
                                  <w:position w:val="7"/>
                                  <w:sz w:val="12"/>
                                </w:rPr>
                              </w:pPr>
                              <w:r>
                                <w:rPr>
                                  <w:rFonts w:ascii="Arial"/>
                                  <w:b/>
                                  <w:color w:val="00A000"/>
                                  <w:position w:val="1"/>
                                  <w:sz w:val="12"/>
                                </w:rPr>
                                <w:t>+1.1%</w:t>
                              </w:r>
                              <w:r>
                                <w:rPr>
                                  <w:rFonts w:ascii="Arial"/>
                                  <w:b/>
                                  <w:color w:val="00A000"/>
                                  <w:spacing w:val="42"/>
                                  <w:position w:val="1"/>
                                  <w:sz w:val="12"/>
                                </w:rPr>
                                <w:t xml:space="preserve"> </w:t>
                              </w:r>
                              <w:r>
                                <w:rPr>
                                  <w:rFonts w:ascii="Arial"/>
                                  <w:b/>
                                  <w:color w:val="00A000"/>
                                  <w:sz w:val="12"/>
                                </w:rPr>
                                <w:t>+12.3%</w:t>
                              </w:r>
                              <w:r>
                                <w:rPr>
                                  <w:rFonts w:ascii="Arial"/>
                                  <w:b/>
                                  <w:color w:val="00A000"/>
                                  <w:spacing w:val="14"/>
                                  <w:sz w:val="12"/>
                                </w:rPr>
                                <w:t xml:space="preserve"> </w:t>
                              </w:r>
                              <w:r>
                                <w:rPr>
                                  <w:rFonts w:ascii="Arial"/>
                                  <w:b/>
                                  <w:color w:val="00A000"/>
                                  <w:spacing w:val="-2"/>
                                  <w:position w:val="7"/>
                                  <w:sz w:val="12"/>
                                </w:rPr>
                                <w:t>+10.4%</w:t>
                              </w:r>
                            </w:p>
                          </w:txbxContent>
                        </wps:txbx>
                        <wps:bodyPr wrap="square" lIns="0" tIns="0" rIns="0" bIns="0" rtlCol="0">
                          <a:noAutofit/>
                        </wps:bodyPr>
                      </wps:wsp>
                      <wps:wsp>
                        <wps:cNvPr id="127" name="Textbox 127"/>
                        <wps:cNvSpPr txBox="1"/>
                        <wps:spPr>
                          <a:xfrm>
                            <a:off x="1145720" y="732707"/>
                            <a:ext cx="308610" cy="71120"/>
                          </a:xfrm>
                          <a:prstGeom prst="rect">
                            <a:avLst/>
                          </a:prstGeom>
                        </wps:spPr>
                        <wps:txbx>
                          <w:txbxContent>
                            <w:p w14:paraId="287C33C2" w14:textId="77777777" w:rsidR="00A40DB8" w:rsidRDefault="00096600">
                              <w:pPr>
                                <w:spacing w:line="111" w:lineRule="exact"/>
                                <w:rPr>
                                  <w:rFonts w:ascii="Arial"/>
                                  <w:b/>
                                  <w:sz w:val="12"/>
                                </w:rPr>
                              </w:pPr>
                              <w:r>
                                <w:rPr>
                                  <w:rFonts w:ascii="Arial"/>
                                  <w:b/>
                                  <w:color w:val="00A000"/>
                                  <w:spacing w:val="-2"/>
                                  <w:sz w:val="12"/>
                                </w:rPr>
                                <w:t>+169.6%</w:t>
                              </w:r>
                            </w:p>
                          </w:txbxContent>
                        </wps:txbx>
                        <wps:bodyPr wrap="square" lIns="0" tIns="0" rIns="0" bIns="0" rtlCol="0">
                          <a:noAutofit/>
                        </wps:bodyPr>
                      </wps:wsp>
                      <wps:wsp>
                        <wps:cNvPr id="128" name="Textbox 128"/>
                        <wps:cNvSpPr txBox="1"/>
                        <wps:spPr>
                          <a:xfrm>
                            <a:off x="36517" y="1277055"/>
                            <a:ext cx="1654175" cy="71755"/>
                          </a:xfrm>
                          <a:prstGeom prst="rect">
                            <a:avLst/>
                          </a:prstGeom>
                        </wps:spPr>
                        <wps:txbx>
                          <w:txbxContent>
                            <w:p w14:paraId="3A55DE4C" w14:textId="77777777" w:rsidR="00A40DB8" w:rsidRDefault="00096600">
                              <w:pPr>
                                <w:spacing w:line="112" w:lineRule="exact"/>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z w:val="13"/>
                                </w:rPr>
                                <w:t>12/23</w:t>
                              </w:r>
                              <w:r>
                                <w:rPr>
                                  <w:rFonts w:ascii="Arial"/>
                                  <w:color w:val="5F5F5F"/>
                                  <w:spacing w:val="77"/>
                                  <w:w w:val="150"/>
                                  <w:sz w:val="13"/>
                                </w:rPr>
                                <w:t xml:space="preserve"> </w:t>
                              </w:r>
                              <w:r>
                                <w:rPr>
                                  <w:rFonts w:ascii="Arial"/>
                                  <w:color w:val="5F5F5F"/>
                                  <w:sz w:val="13"/>
                                </w:rPr>
                                <w:t>05/25</w:t>
                              </w:r>
                              <w:r>
                                <w:rPr>
                                  <w:rFonts w:ascii="Arial"/>
                                  <w:color w:val="5F5F5F"/>
                                  <w:spacing w:val="78"/>
                                  <w:w w:val="150"/>
                                  <w:sz w:val="13"/>
                                </w:rPr>
                                <w:t xml:space="preserve"> </w:t>
                              </w:r>
                              <w:r>
                                <w:rPr>
                                  <w:rFonts w:ascii="Arial"/>
                                  <w:color w:val="5F5F5F"/>
                                  <w:spacing w:val="-4"/>
                                  <w:sz w:val="13"/>
                                </w:rPr>
                                <w:t>08/25</w:t>
                              </w:r>
                            </w:p>
                          </w:txbxContent>
                        </wps:txbx>
                        <wps:bodyPr wrap="square" lIns="0" tIns="0" rIns="0" bIns="0" rtlCol="0">
                          <a:noAutofit/>
                        </wps:bodyPr>
                      </wps:wsp>
                    </wpg:wgp>
                  </a:graphicData>
                </a:graphic>
              </wp:anchor>
            </w:drawing>
          </mc:Choice>
          <mc:Fallback>
            <w:pict>
              <v:group w14:anchorId="05CCC4A7" id="Group 120" o:spid="_x0000_s1158" style="position:absolute;left:0;text-align:left;margin-left:278.8pt;margin-top:-14.05pt;width:158.75pt;height:109.15pt;z-index:15734272;mso-wrap-distance-left:0;mso-wrap-distance-right:0;mso-position-horizontal-relative:page" coordsize="20161,138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">
                <v:shape id="Image 121" o:spid="_x0000_s1159" type="#_x0000_t75" style="position:absolute;width:19920;height:13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">
                  <v:imagedata r:id="rId49" o:title=""/>
                </v:shape>
                <v:shape id="Textbox 122" o:spid="_x0000_s1160" type="#_x0000_t202" style="position:absolute;left:7298;top:163;width:8496;height: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filled="f" stroked="f">
                  <v:textbox inset="0,0,0,0">
                    <w:txbxContent>
                      <w:p w14:paraId="0FE46B2D" w14:textId="77777777" w:rsidR="00A40DB8" w:rsidRDefault="00096600">
                        <w:pPr>
                          <w:spacing w:line="123" w:lineRule="exact"/>
                          <w:rPr>
                            <w:rFonts w:ascii="Arial"/>
                            <w:b/>
                            <w:sz w:val="14"/>
                          </w:rPr>
                        </w:pPr>
                        <w:r>
                          <w:rPr>
                            <w:rFonts w:ascii="Arial"/>
                            <w:b/>
                            <w:color w:val="5F5F5F"/>
                            <w:w w:val="90"/>
                            <w:sz w:val="14"/>
                          </w:rPr>
                          <w:t>Dataset</w:t>
                        </w:r>
                        <w:r>
                          <w:rPr>
                            <w:rFonts w:ascii="Arial"/>
                            <w:b/>
                            <w:color w:val="5F5F5F"/>
                            <w:spacing w:val="12"/>
                            <w:sz w:val="14"/>
                          </w:rPr>
                          <w:t xml:space="preserve"> </w:t>
                        </w:r>
                        <w:r>
                          <w:rPr>
                            <w:rFonts w:ascii="Arial"/>
                            <w:b/>
                            <w:color w:val="5F5F5F"/>
                            <w:w w:val="90"/>
                            <w:sz w:val="14"/>
                          </w:rPr>
                          <w:t>Release</w:t>
                        </w:r>
                        <w:r>
                          <w:rPr>
                            <w:rFonts w:ascii="Arial"/>
                            <w:b/>
                            <w:color w:val="5F5F5F"/>
                            <w:spacing w:val="13"/>
                            <w:sz w:val="14"/>
                          </w:rPr>
                          <w:t xml:space="preserve"> </w:t>
                        </w:r>
                        <w:r>
                          <w:rPr>
                            <w:rFonts w:ascii="Arial"/>
                            <w:b/>
                            <w:color w:val="5F5F5F"/>
                            <w:spacing w:val="-4"/>
                            <w:w w:val="90"/>
                            <w:sz w:val="14"/>
                          </w:rPr>
                          <w:t>Date</w:t>
                        </w:r>
                      </w:p>
                    </w:txbxContent>
                  </v:textbox>
                </v:shape>
                <v:shape id="Textbox 123" o:spid="_x0000_s1161" type="#_x0000_t202" style="position:absolute;left:17484;top:2430;width:267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Iw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A4+8IwyAAAAOEA&#13;&#10;AAAPAAAAAAAAAAAAAAAAAAcCAABkcnMvZG93bnJldi54bWxQSwUGAAAAAAMAAwC3AAAA/AIAAAAA&#13;&#10;" filled="f" stroked="f">
                  <v:textbox inset="0,0,0,0">
                    <w:txbxContent>
                      <w:p w14:paraId="455C8BB4" w14:textId="77777777" w:rsidR="00A40DB8" w:rsidRDefault="00096600">
                        <w:pPr>
                          <w:spacing w:line="111" w:lineRule="exact"/>
                          <w:rPr>
                            <w:rFonts w:ascii="Arial"/>
                            <w:b/>
                            <w:sz w:val="12"/>
                          </w:rPr>
                        </w:pPr>
                        <w:r>
                          <w:rPr>
                            <w:rFonts w:ascii="Arial"/>
                            <w:b/>
                            <w:color w:val="00A000"/>
                            <w:spacing w:val="-2"/>
                            <w:sz w:val="12"/>
                          </w:rPr>
                          <w:t>+19.5%</w:t>
                        </w:r>
                      </w:p>
                    </w:txbxContent>
                  </v:textbox>
                </v:shape>
                <v:shape id="Textbox 124" o:spid="_x0000_s1162" type="#_x0000_t202" style="position:absolute;left:14874;top:4027;width:2076;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lpEyAAAAOEAAAAPAAAAZHJzL2Rvd25yZXYueG1sRI/BasJA&#13;&#10;EIbvBd9hGcFb3Sgi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C3ElpEyAAAAOEA&#13;&#10;AAAPAAAAAAAAAAAAAAAAAAcCAABkcnMvZG93bnJldi54bWxQSwUGAAAAAAMAAwC3AAAA/AIAAAAA&#13;&#10;" filled="f" stroked="f">
                  <v:textbox inset="0,0,0,0">
                    <w:txbxContent>
                      <w:p w14:paraId="61B115E0" w14:textId="77777777" w:rsidR="00A40DB8" w:rsidRDefault="00096600">
                        <w:pPr>
                          <w:spacing w:line="111" w:lineRule="exact"/>
                          <w:rPr>
                            <w:rFonts w:ascii="Arial"/>
                            <w:b/>
                            <w:sz w:val="12"/>
                          </w:rPr>
                        </w:pPr>
                        <w:r>
                          <w:rPr>
                            <w:rFonts w:ascii="Arial"/>
                            <w:b/>
                            <w:color w:val="D32F2F"/>
                            <w:spacing w:val="-2"/>
                            <w:sz w:val="12"/>
                          </w:rPr>
                          <w:t>-</w:t>
                        </w:r>
                        <w:r>
                          <w:rPr>
                            <w:rFonts w:ascii="Arial"/>
                            <w:b/>
                            <w:color w:val="D32F2F"/>
                            <w:spacing w:val="-4"/>
                            <w:sz w:val="12"/>
                          </w:rPr>
                          <w:t>0.3%</w:t>
                        </w:r>
                      </w:p>
                    </w:txbxContent>
                  </v:textbox>
                </v:shape>
                <v:shape id="Textbox 125" o:spid="_x0000_s1163" type="#_x0000_t202" style="position:absolute;left:230;top:5380;width:2261;height:7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v/f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DYXv/fyAAAAOEA&#13;&#10;AAAPAAAAAAAAAAAAAAAAAAcCAABkcnMvZG93bnJldi54bWxQSwUGAAAAAAMAAwC3AAAA/AIAAAAA&#13;&#10;" filled="f" stroked="f">
                  <v:textbox inset="0,0,0,0">
                    <w:txbxContent>
                      <w:p w14:paraId="7E74BC93" w14:textId="77777777" w:rsidR="00A40DB8" w:rsidRDefault="00096600">
                        <w:pPr>
                          <w:spacing w:line="111" w:lineRule="exact"/>
                          <w:rPr>
                            <w:rFonts w:ascii="Arial"/>
                            <w:b/>
                            <w:sz w:val="12"/>
                          </w:rPr>
                        </w:pPr>
                        <w:r>
                          <w:rPr>
                            <w:rFonts w:ascii="Arial"/>
                            <w:b/>
                            <w:color w:val="00A000"/>
                            <w:spacing w:val="-2"/>
                            <w:sz w:val="12"/>
                          </w:rPr>
                          <w:t>+6.7%</w:t>
                        </w:r>
                      </w:p>
                    </w:txbxContent>
                  </v:textbox>
                </v:shape>
                <v:shape id="Textbox 126" o:spid="_x0000_s1164" type="#_x0000_t202" style="position:absolute;left:3140;top:6250;width:8287;height:1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" filled="f" stroked="f">
                  <v:textbox inset="0,0,0,0">
                    <w:txbxContent>
                      <w:p w14:paraId="65B47A8E" w14:textId="77777777" w:rsidR="00A40DB8" w:rsidRDefault="00096600">
                        <w:pPr>
                          <w:spacing w:line="176" w:lineRule="exact"/>
                          <w:rPr>
                            <w:rFonts w:ascii="Arial"/>
                            <w:b/>
                            <w:position w:val="7"/>
                            <w:sz w:val="12"/>
                          </w:rPr>
                        </w:pPr>
                        <w:r>
                          <w:rPr>
                            <w:rFonts w:ascii="Arial"/>
                            <w:b/>
                            <w:color w:val="00A000"/>
                            <w:position w:val="1"/>
                            <w:sz w:val="12"/>
                          </w:rPr>
                          <w:t>+1.1%</w:t>
                        </w:r>
                        <w:r>
                          <w:rPr>
                            <w:rFonts w:ascii="Arial"/>
                            <w:b/>
                            <w:color w:val="00A000"/>
                            <w:spacing w:val="42"/>
                            <w:position w:val="1"/>
                            <w:sz w:val="12"/>
                          </w:rPr>
                          <w:t xml:space="preserve"> </w:t>
                        </w:r>
                        <w:r>
                          <w:rPr>
                            <w:rFonts w:ascii="Arial"/>
                            <w:b/>
                            <w:color w:val="00A000"/>
                            <w:sz w:val="12"/>
                          </w:rPr>
                          <w:t>+12.3%</w:t>
                        </w:r>
                        <w:r>
                          <w:rPr>
                            <w:rFonts w:ascii="Arial"/>
                            <w:b/>
                            <w:color w:val="00A000"/>
                            <w:spacing w:val="14"/>
                            <w:sz w:val="12"/>
                          </w:rPr>
                          <w:t xml:space="preserve"> </w:t>
                        </w:r>
                        <w:r>
                          <w:rPr>
                            <w:rFonts w:ascii="Arial"/>
                            <w:b/>
                            <w:color w:val="00A000"/>
                            <w:spacing w:val="-2"/>
                            <w:position w:val="7"/>
                            <w:sz w:val="12"/>
                          </w:rPr>
                          <w:t>+10.4%</w:t>
                        </w:r>
                      </w:p>
                    </w:txbxContent>
                  </v:textbox>
                </v:shape>
                <v:shape id="Textbox 127" o:spid="_x0000_s1165" type="#_x0000_t202" style="position:absolute;left:11457;top:7327;width:3086;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" filled="f" stroked="f">
                  <v:textbox inset="0,0,0,0">
                    <w:txbxContent>
                      <w:p w14:paraId="287C33C2" w14:textId="77777777" w:rsidR="00A40DB8" w:rsidRDefault="00096600">
                        <w:pPr>
                          <w:spacing w:line="111" w:lineRule="exact"/>
                          <w:rPr>
                            <w:rFonts w:ascii="Arial"/>
                            <w:b/>
                            <w:sz w:val="12"/>
                          </w:rPr>
                        </w:pPr>
                        <w:r>
                          <w:rPr>
                            <w:rFonts w:ascii="Arial"/>
                            <w:b/>
                            <w:color w:val="00A000"/>
                            <w:spacing w:val="-2"/>
                            <w:sz w:val="12"/>
                          </w:rPr>
                          <w:t>+169.6%</w:t>
                        </w:r>
                      </w:p>
                    </w:txbxContent>
                  </v:textbox>
                </v:shape>
                <v:shape id="Textbox 128" o:spid="_x0000_s1166" type="#_x0000_t202" style="position:absolute;left:365;top:12770;width:16541;height: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" filled="f" stroked="f">
                  <v:textbox inset="0,0,0,0">
                    <w:txbxContent>
                      <w:p w14:paraId="3A55DE4C" w14:textId="77777777" w:rsidR="00A40DB8" w:rsidRDefault="00096600">
                        <w:pPr>
                          <w:spacing w:line="112" w:lineRule="exact"/>
                          <w:rPr>
                            <w:rFonts w:ascii="Arial"/>
                            <w:sz w:val="13"/>
                          </w:rPr>
                        </w:pPr>
                        <w:r>
                          <w:rPr>
                            <w:rFonts w:ascii="Arial"/>
                            <w:color w:val="5F5F5F"/>
                            <w:sz w:val="13"/>
                          </w:rPr>
                          <w:t>05/24</w:t>
                        </w:r>
                        <w:r>
                          <w:rPr>
                            <w:rFonts w:ascii="Arial"/>
                            <w:color w:val="5F5F5F"/>
                            <w:spacing w:val="77"/>
                            <w:w w:val="150"/>
                            <w:sz w:val="13"/>
                          </w:rPr>
                          <w:t xml:space="preserve"> </w:t>
                        </w:r>
                        <w:r>
                          <w:rPr>
                            <w:rFonts w:ascii="Arial"/>
                            <w:color w:val="5F5F5F"/>
                            <w:sz w:val="13"/>
                          </w:rPr>
                          <w:t>09/24</w:t>
                        </w:r>
                        <w:r>
                          <w:rPr>
                            <w:rFonts w:ascii="Arial"/>
                            <w:color w:val="5F5F5F"/>
                            <w:spacing w:val="77"/>
                            <w:w w:val="150"/>
                            <w:sz w:val="13"/>
                          </w:rPr>
                          <w:t xml:space="preserve"> </w:t>
                        </w:r>
                        <w:r>
                          <w:rPr>
                            <w:rFonts w:ascii="Arial"/>
                            <w:color w:val="5F5F5F"/>
                            <w:sz w:val="13"/>
                          </w:rPr>
                          <w:t>09/24</w:t>
                        </w:r>
                        <w:r>
                          <w:rPr>
                            <w:rFonts w:ascii="Arial"/>
                            <w:color w:val="5F5F5F"/>
                            <w:spacing w:val="78"/>
                            <w:w w:val="150"/>
                            <w:sz w:val="13"/>
                          </w:rPr>
                          <w:t xml:space="preserve"> </w:t>
                        </w:r>
                        <w:r>
                          <w:rPr>
                            <w:rFonts w:ascii="Arial"/>
                            <w:color w:val="5F5F5F"/>
                            <w:sz w:val="13"/>
                          </w:rPr>
                          <w:t>12/23</w:t>
                        </w:r>
                        <w:r>
                          <w:rPr>
                            <w:rFonts w:ascii="Arial"/>
                            <w:color w:val="5F5F5F"/>
                            <w:spacing w:val="77"/>
                            <w:w w:val="150"/>
                            <w:sz w:val="13"/>
                          </w:rPr>
                          <w:t xml:space="preserve"> </w:t>
                        </w:r>
                        <w:r>
                          <w:rPr>
                            <w:rFonts w:ascii="Arial"/>
                            <w:color w:val="5F5F5F"/>
                            <w:sz w:val="13"/>
                          </w:rPr>
                          <w:t>05/25</w:t>
                        </w:r>
                        <w:r>
                          <w:rPr>
                            <w:rFonts w:ascii="Arial"/>
                            <w:color w:val="5F5F5F"/>
                            <w:spacing w:val="78"/>
                            <w:w w:val="150"/>
                            <w:sz w:val="13"/>
                          </w:rPr>
                          <w:t xml:space="preserve"> </w:t>
                        </w:r>
                        <w:r>
                          <w:rPr>
                            <w:rFonts w:ascii="Arial"/>
                            <w:color w:val="5F5F5F"/>
                            <w:spacing w:val="-4"/>
                            <w:sz w:val="13"/>
                          </w:rPr>
                          <w:t>08/25</w:t>
                        </w:r>
                      </w:p>
                    </w:txbxContent>
                  </v:textbox>
                </v:shape>
                <w10:wrap anchorx="page"/>
              </v:group>
            </w:pict>
          </mc:Fallback>
        </mc:AlternateContent>
      </w:r>
      <w:r>
        <w:rPr>
          <w:rFonts w:ascii="Arial"/>
          <w:spacing w:val="-5"/>
          <w:sz w:val="15"/>
        </w:rPr>
        <w:t>100</w:t>
      </w:r>
      <w:r>
        <w:rPr>
          <w:rFonts w:ascii="Arial"/>
          <w:sz w:val="15"/>
        </w:rPr>
        <w:tab/>
      </w:r>
      <w:r>
        <w:rPr>
          <w:rFonts w:ascii="Arial"/>
          <w:spacing w:val="-5"/>
          <w:sz w:val="15"/>
        </w:rPr>
        <w:t>100</w:t>
      </w:r>
    </w:p>
    <w:p w14:paraId="33850493" w14:textId="77777777" w:rsidR="00A40DB8" w:rsidRDefault="00096600">
      <w:pPr>
        <w:tabs>
          <w:tab w:val="left" w:pos="4336"/>
        </w:tabs>
        <w:spacing w:before="126"/>
        <w:ind w:left="596"/>
        <w:rPr>
          <w:rFonts w:ascii="Arial"/>
          <w:sz w:val="15"/>
        </w:rPr>
      </w:pPr>
      <w:r>
        <w:rPr>
          <w:rFonts w:ascii="Arial"/>
          <w:noProof/>
          <w:sz w:val="15"/>
        </w:rPr>
        <mc:AlternateContent>
          <mc:Choice Requires="wps">
            <w:drawing>
              <wp:anchor distT="0" distB="0" distL="0" distR="0" simplePos="0" relativeHeight="15735296" behindDoc="0" locked="0" layoutInCell="1" allowOverlap="1" wp14:anchorId="06028875" wp14:editId="2A3998F8">
                <wp:simplePos x="0" y="0"/>
                <wp:positionH relativeFrom="page">
                  <wp:posOffset>904050</wp:posOffset>
                </wp:positionH>
                <wp:positionV relativeFrom="paragraph">
                  <wp:posOffset>134151</wp:posOffset>
                </wp:positionV>
                <wp:extent cx="100965" cy="52895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528955"/>
                        </a:xfrm>
                        <a:prstGeom prst="rect">
                          <a:avLst/>
                        </a:prstGeom>
                      </wps:spPr>
                      <wps:txbx>
                        <w:txbxContent>
                          <w:p w14:paraId="5F3A70BC"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wps:txbx>
                      <wps:bodyPr vert="vert270" wrap="square" lIns="0" tIns="0" rIns="0" bIns="0" rtlCol="0">
                        <a:noAutofit/>
                      </wps:bodyPr>
                    </wps:wsp>
                  </a:graphicData>
                </a:graphic>
              </wp:anchor>
            </w:drawing>
          </mc:Choice>
          <mc:Fallback>
            <w:pict>
              <v:shape w14:anchorId="06028875" id="Textbox 129" o:spid="_x0000_s1167" type="#_x0000_t202" style="position:absolute;left:0;text-align:left;margin-left:71.2pt;margin-top:10.55pt;width:7.95pt;height:41.6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" filled="f" stroked="f">
                <v:textbox style="layout-flow:vertical;mso-layout-flow-alt:bottom-to-top" inset="0,0,0,0">
                  <w:txbxContent>
                    <w:p w14:paraId="5F3A70BC" w14:textId="77777777" w:rsidR="00A40DB8" w:rsidRDefault="00096600">
                      <w:pPr>
                        <w:spacing w:line="139" w:lineRule="exact"/>
                        <w:ind w:left="20"/>
                        <w:rPr>
                          <w:rFonts w:ascii="Arial"/>
                          <w:b/>
                          <w:sz w:val="13"/>
                        </w:rPr>
                      </w:pPr>
                      <w:r>
                        <w:rPr>
                          <w:rFonts w:ascii="Arial"/>
                          <w:b/>
                          <w:spacing w:val="-4"/>
                          <w:sz w:val="13"/>
                        </w:rPr>
                        <w:t>Accuracy</w:t>
                      </w:r>
                      <w:r>
                        <w:rPr>
                          <w:rFonts w:ascii="Arial"/>
                          <w:b/>
                          <w:spacing w:val="6"/>
                          <w:sz w:val="13"/>
                        </w:rPr>
                        <w:t xml:space="preserve"> </w:t>
                      </w:r>
                      <w:r>
                        <w:rPr>
                          <w:rFonts w:ascii="Arial"/>
                          <w:b/>
                          <w:spacing w:val="-5"/>
                          <w:sz w:val="13"/>
                        </w:rPr>
                        <w:t>(%)</w:t>
                      </w:r>
                    </w:p>
                  </w:txbxContent>
                </v:textbox>
                <w10:wrap anchorx="page"/>
              </v:shape>
            </w:pict>
          </mc:Fallback>
        </mc:AlternateContent>
      </w:r>
      <w:r>
        <w:rPr>
          <w:rFonts w:ascii="Arial"/>
          <w:spacing w:val="-5"/>
          <w:sz w:val="15"/>
        </w:rPr>
        <w:t>80</w:t>
      </w:r>
      <w:r>
        <w:rPr>
          <w:rFonts w:ascii="Arial"/>
          <w:sz w:val="15"/>
        </w:rPr>
        <w:tab/>
      </w:r>
      <w:r>
        <w:rPr>
          <w:rFonts w:ascii="Arial"/>
          <w:spacing w:val="-5"/>
          <w:sz w:val="15"/>
        </w:rPr>
        <w:t>80</w:t>
      </w:r>
    </w:p>
    <w:p w14:paraId="110D4EBA" w14:textId="77777777" w:rsidR="00A40DB8" w:rsidRDefault="00096600">
      <w:pPr>
        <w:tabs>
          <w:tab w:val="left" w:pos="4336"/>
        </w:tabs>
        <w:spacing w:before="125"/>
        <w:ind w:left="596"/>
        <w:rPr>
          <w:rFonts w:ascii="Arial"/>
          <w:sz w:val="15"/>
        </w:rPr>
      </w:pPr>
      <w:r>
        <w:rPr>
          <w:rFonts w:ascii="Arial"/>
          <w:spacing w:val="-5"/>
          <w:sz w:val="15"/>
        </w:rPr>
        <w:t>60</w:t>
      </w:r>
      <w:r>
        <w:rPr>
          <w:rFonts w:ascii="Arial"/>
          <w:sz w:val="15"/>
        </w:rPr>
        <w:tab/>
      </w:r>
      <w:r>
        <w:rPr>
          <w:rFonts w:ascii="Arial"/>
          <w:spacing w:val="-5"/>
          <w:sz w:val="15"/>
        </w:rPr>
        <w:t>60</w:t>
      </w:r>
    </w:p>
    <w:p w14:paraId="4691E872" w14:textId="77777777" w:rsidR="00A40DB8" w:rsidRDefault="00096600">
      <w:pPr>
        <w:tabs>
          <w:tab w:val="left" w:pos="4336"/>
        </w:tabs>
        <w:spacing w:before="126"/>
        <w:ind w:left="596"/>
        <w:rPr>
          <w:rFonts w:ascii="Arial"/>
          <w:sz w:val="15"/>
        </w:rPr>
      </w:pPr>
      <w:r>
        <w:rPr>
          <w:rFonts w:ascii="Arial"/>
          <w:spacing w:val="-5"/>
          <w:sz w:val="15"/>
        </w:rPr>
        <w:t>40</w:t>
      </w:r>
      <w:r>
        <w:rPr>
          <w:rFonts w:ascii="Arial"/>
          <w:sz w:val="15"/>
        </w:rPr>
        <w:tab/>
      </w:r>
      <w:r>
        <w:rPr>
          <w:rFonts w:ascii="Arial"/>
          <w:spacing w:val="-5"/>
          <w:sz w:val="15"/>
        </w:rPr>
        <w:t>40</w:t>
      </w:r>
    </w:p>
    <w:p w14:paraId="668F4410" w14:textId="77777777" w:rsidR="00A40DB8" w:rsidRDefault="00096600">
      <w:pPr>
        <w:tabs>
          <w:tab w:val="left" w:pos="4336"/>
        </w:tabs>
        <w:spacing w:before="126"/>
        <w:ind w:left="596"/>
        <w:rPr>
          <w:rFonts w:ascii="Arial"/>
          <w:sz w:val="15"/>
        </w:rPr>
      </w:pPr>
      <w:r>
        <w:rPr>
          <w:rFonts w:ascii="Arial"/>
          <w:spacing w:val="-5"/>
          <w:sz w:val="15"/>
        </w:rPr>
        <w:t>20</w:t>
      </w:r>
      <w:r>
        <w:rPr>
          <w:rFonts w:ascii="Arial"/>
          <w:sz w:val="15"/>
        </w:rPr>
        <w:tab/>
      </w:r>
      <w:r>
        <w:rPr>
          <w:rFonts w:ascii="Arial"/>
          <w:spacing w:val="-5"/>
          <w:sz w:val="15"/>
        </w:rPr>
        <w:t>20</w:t>
      </w:r>
    </w:p>
    <w:p w14:paraId="2133142C" w14:textId="77777777" w:rsidR="00A40DB8" w:rsidRDefault="00096600">
      <w:pPr>
        <w:tabs>
          <w:tab w:val="left" w:pos="4411"/>
        </w:tabs>
        <w:spacing w:before="125"/>
        <w:ind w:left="671"/>
        <w:rPr>
          <w:rFonts w:ascii="Arial"/>
          <w:sz w:val="15"/>
        </w:rPr>
      </w:pPr>
      <w:r>
        <w:rPr>
          <w:rFonts w:ascii="Arial"/>
          <w:noProof/>
          <w:sz w:val="15"/>
        </w:rPr>
        <mc:AlternateContent>
          <mc:Choice Requires="wps">
            <w:drawing>
              <wp:anchor distT="0" distB="0" distL="0" distR="0" simplePos="0" relativeHeight="15744000" behindDoc="0" locked="0" layoutInCell="1" allowOverlap="1" wp14:anchorId="7EAE18DD" wp14:editId="77FCCE04">
                <wp:simplePos x="0" y="0"/>
                <wp:positionH relativeFrom="page">
                  <wp:posOffset>1033295</wp:posOffset>
                </wp:positionH>
                <wp:positionV relativeFrom="paragraph">
                  <wp:posOffset>427264</wp:posOffset>
                </wp:positionV>
                <wp:extent cx="273050" cy="8636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73050" cy="86360"/>
                        </a:xfrm>
                        <a:prstGeom prst="rect">
                          <a:avLst/>
                        </a:prstGeom>
                      </wps:spPr>
                      <wps:txbx>
                        <w:txbxContent>
                          <w:p w14:paraId="0A8BC196" w14:textId="77777777" w:rsidR="00A40DB8" w:rsidRDefault="00096600">
                            <w:pPr>
                              <w:spacing w:line="135" w:lineRule="exact"/>
                              <w:rPr>
                                <w:rFonts w:ascii="Arial"/>
                                <w:sz w:val="15"/>
                              </w:rPr>
                            </w:pPr>
                            <w:r>
                              <w:rPr>
                                <w:rFonts w:ascii="Arial"/>
                                <w:spacing w:val="-2"/>
                                <w:w w:val="90"/>
                                <w:sz w:val="15"/>
                              </w:rPr>
                              <w:t>GPT4o</w:t>
                            </w:r>
                          </w:p>
                        </w:txbxContent>
                      </wps:txbx>
                      <wps:bodyPr wrap="square" lIns="0" tIns="0" rIns="0" bIns="0" rtlCol="0">
                        <a:noAutofit/>
                      </wps:bodyPr>
                    </wps:wsp>
                  </a:graphicData>
                </a:graphic>
              </wp:anchor>
            </w:drawing>
          </mc:Choice>
          <mc:Fallback>
            <w:pict>
              <v:shape w14:anchorId="7EAE18DD" id="Textbox 130" o:spid="_x0000_s1168" type="#_x0000_t202" style="position:absolute;left:0;text-align:left;margin-left:81.35pt;margin-top:33.65pt;width:21.5pt;height:6.8pt;rotation:-45;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" filled="f" stroked="f">
                <v:textbox inset="0,0,0,0">
                  <w:txbxContent>
                    <w:p w14:paraId="0A8BC196" w14:textId="77777777" w:rsidR="00A40DB8" w:rsidRDefault="00096600">
                      <w:pPr>
                        <w:spacing w:line="135" w:lineRule="exact"/>
                        <w:rPr>
                          <w:rFonts w:ascii="Arial"/>
                          <w:sz w:val="15"/>
                        </w:rPr>
                      </w:pPr>
                      <w:r>
                        <w:rPr>
                          <w:rFonts w:ascii="Arial"/>
                          <w:spacing w:val="-2"/>
                          <w:w w:val="90"/>
                          <w:sz w:val="15"/>
                        </w:rPr>
                        <w:t>GPT4o</w:t>
                      </w:r>
                    </w:p>
                  </w:txbxContent>
                </v:textbox>
                <w10:wrap anchorx="page"/>
              </v:shape>
            </w:pict>
          </mc:Fallback>
        </mc:AlternateContent>
      </w:r>
      <w:r>
        <w:rPr>
          <w:rFonts w:ascii="Arial"/>
          <w:noProof/>
          <w:sz w:val="15"/>
        </w:rPr>
        <mc:AlternateContent>
          <mc:Choice Requires="wps">
            <w:drawing>
              <wp:anchor distT="0" distB="0" distL="0" distR="0" simplePos="0" relativeHeight="15745024" behindDoc="0" locked="0" layoutInCell="1" allowOverlap="1" wp14:anchorId="387879B2" wp14:editId="00E18074">
                <wp:simplePos x="0" y="0"/>
                <wp:positionH relativeFrom="page">
                  <wp:posOffset>1210058</wp:posOffset>
                </wp:positionH>
                <wp:positionV relativeFrom="paragraph">
                  <wp:posOffset>474581</wp:posOffset>
                </wp:positionV>
                <wp:extent cx="406400" cy="8636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6400" cy="86360"/>
                        </a:xfrm>
                        <a:prstGeom prst="rect">
                          <a:avLst/>
                        </a:prstGeom>
                      </wps:spPr>
                      <wps:txbx>
                        <w:txbxContent>
                          <w:p w14:paraId="25E7265C"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wps:txbx>
                      <wps:bodyPr wrap="square" lIns="0" tIns="0" rIns="0" bIns="0" rtlCol="0">
                        <a:noAutofit/>
                      </wps:bodyPr>
                    </wps:wsp>
                  </a:graphicData>
                </a:graphic>
              </wp:anchor>
            </w:drawing>
          </mc:Choice>
          <mc:Fallback>
            <w:pict>
              <v:shape w14:anchorId="387879B2" id="Textbox 131" o:spid="_x0000_s1169" type="#_x0000_t202" style="position:absolute;left:0;text-align:left;margin-left:95.3pt;margin-top:37.35pt;width:32pt;height:6.8pt;rotation:-45;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" filled="f" stroked="f">
                <v:textbox inset="0,0,0,0">
                  <w:txbxContent>
                    <w:p w14:paraId="25E7265C"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v:textbox>
                <w10:wrap anchorx="page"/>
              </v:shape>
            </w:pict>
          </mc:Fallback>
        </mc:AlternateContent>
      </w:r>
      <w:r>
        <w:rPr>
          <w:rFonts w:ascii="Arial"/>
          <w:noProof/>
          <w:sz w:val="15"/>
        </w:rPr>
        <mc:AlternateContent>
          <mc:Choice Requires="wps">
            <w:drawing>
              <wp:anchor distT="0" distB="0" distL="0" distR="0" simplePos="0" relativeHeight="15746048" behindDoc="0" locked="0" layoutInCell="1" allowOverlap="1" wp14:anchorId="66098CFF" wp14:editId="17730EF2">
                <wp:simplePos x="0" y="0"/>
                <wp:positionH relativeFrom="page">
                  <wp:posOffset>1505103</wp:posOffset>
                </wp:positionH>
                <wp:positionV relativeFrom="paragraph">
                  <wp:posOffset>472909</wp:posOffset>
                </wp:positionV>
                <wp:extent cx="401955" cy="8636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1955" cy="86360"/>
                        </a:xfrm>
                        <a:prstGeom prst="rect">
                          <a:avLst/>
                        </a:prstGeom>
                      </wps:spPr>
                      <wps:txbx>
                        <w:txbxContent>
                          <w:p w14:paraId="28E32725"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wps:txbx>
                      <wps:bodyPr wrap="square" lIns="0" tIns="0" rIns="0" bIns="0" rtlCol="0">
                        <a:noAutofit/>
                      </wps:bodyPr>
                    </wps:wsp>
                  </a:graphicData>
                </a:graphic>
              </wp:anchor>
            </w:drawing>
          </mc:Choice>
          <mc:Fallback>
            <w:pict>
              <v:shape w14:anchorId="66098CFF" id="Textbox 132" o:spid="_x0000_s1170" type="#_x0000_t202" style="position:absolute;left:0;text-align:left;margin-left:118.5pt;margin-top:37.25pt;width:31.65pt;height:6.8pt;rotation:-45;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" filled="f" stroked="f">
                <v:textbox inset="0,0,0,0">
                  <w:txbxContent>
                    <w:p w14:paraId="28E32725"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v:textbox>
                <w10:wrap anchorx="page"/>
              </v:shape>
            </w:pict>
          </mc:Fallback>
        </mc:AlternateContent>
      </w:r>
      <w:r>
        <w:rPr>
          <w:rFonts w:ascii="Arial"/>
          <w:noProof/>
          <w:sz w:val="15"/>
        </w:rPr>
        <mc:AlternateContent>
          <mc:Choice Requires="wps">
            <w:drawing>
              <wp:anchor distT="0" distB="0" distL="0" distR="0" simplePos="0" relativeHeight="15747072" behindDoc="0" locked="0" layoutInCell="1" allowOverlap="1" wp14:anchorId="341125F8" wp14:editId="10EA5C96">
                <wp:simplePos x="0" y="0"/>
                <wp:positionH relativeFrom="page">
                  <wp:posOffset>1783929</wp:posOffset>
                </wp:positionH>
                <wp:positionV relativeFrom="paragraph">
                  <wp:posOffset>477950</wp:posOffset>
                </wp:positionV>
                <wp:extent cx="415925" cy="8636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15925" cy="86360"/>
                        </a:xfrm>
                        <a:prstGeom prst="rect">
                          <a:avLst/>
                        </a:prstGeom>
                      </wps:spPr>
                      <wps:txbx>
                        <w:txbxContent>
                          <w:p w14:paraId="1302CAAB"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wps:txbx>
                      <wps:bodyPr wrap="square" lIns="0" tIns="0" rIns="0" bIns="0" rtlCol="0">
                        <a:noAutofit/>
                      </wps:bodyPr>
                    </wps:wsp>
                  </a:graphicData>
                </a:graphic>
              </wp:anchor>
            </w:drawing>
          </mc:Choice>
          <mc:Fallback>
            <w:pict>
              <v:shape w14:anchorId="341125F8" id="Textbox 133" o:spid="_x0000_s1171" type="#_x0000_t202" style="position:absolute;left:0;text-align:left;margin-left:140.45pt;margin-top:37.65pt;width:32.75pt;height:6.8pt;rotation:-45;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" filled="f" stroked="f">
                <v:textbox inset="0,0,0,0">
                  <w:txbxContent>
                    <w:p w14:paraId="1302CAAB"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v:textbox>
                <w10:wrap anchorx="page"/>
              </v:shape>
            </w:pict>
          </mc:Fallback>
        </mc:AlternateContent>
      </w:r>
      <w:r>
        <w:rPr>
          <w:rFonts w:ascii="Arial"/>
          <w:noProof/>
          <w:sz w:val="15"/>
        </w:rPr>
        <mc:AlternateContent>
          <mc:Choice Requires="wps">
            <w:drawing>
              <wp:anchor distT="0" distB="0" distL="0" distR="0" simplePos="0" relativeHeight="15748096" behindDoc="0" locked="0" layoutInCell="1" allowOverlap="1" wp14:anchorId="09EE9088" wp14:editId="202B6110">
                <wp:simplePos x="0" y="0"/>
                <wp:positionH relativeFrom="page">
                  <wp:posOffset>1870980</wp:posOffset>
                </wp:positionH>
                <wp:positionV relativeFrom="paragraph">
                  <wp:posOffset>562418</wp:posOffset>
                </wp:positionV>
                <wp:extent cx="655320" cy="8636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320" cy="86360"/>
                        </a:xfrm>
                        <a:prstGeom prst="rect">
                          <a:avLst/>
                        </a:prstGeom>
                      </wps:spPr>
                      <wps:txbx>
                        <w:txbxContent>
                          <w:p w14:paraId="5AD41ED4"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wps:txbx>
                      <wps:bodyPr wrap="square" lIns="0" tIns="0" rIns="0" bIns="0" rtlCol="0">
                        <a:noAutofit/>
                      </wps:bodyPr>
                    </wps:wsp>
                  </a:graphicData>
                </a:graphic>
              </wp:anchor>
            </w:drawing>
          </mc:Choice>
          <mc:Fallback>
            <w:pict>
              <v:shape w14:anchorId="09EE9088" id="Textbox 134" o:spid="_x0000_s1172" type="#_x0000_t202" style="position:absolute;left:0;text-align:left;margin-left:147.3pt;margin-top:44.3pt;width:51.6pt;height:6.8pt;rotation:-45;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" filled="f" stroked="f">
                <v:textbox inset="0,0,0,0">
                  <w:txbxContent>
                    <w:p w14:paraId="5AD41ED4"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v:textbox>
                <w10:wrap anchorx="page"/>
              </v:shape>
            </w:pict>
          </mc:Fallback>
        </mc:AlternateContent>
      </w:r>
      <w:r>
        <w:rPr>
          <w:rFonts w:ascii="Arial"/>
          <w:noProof/>
          <w:sz w:val="15"/>
        </w:rPr>
        <mc:AlternateContent>
          <mc:Choice Requires="wps">
            <w:drawing>
              <wp:anchor distT="0" distB="0" distL="0" distR="0" simplePos="0" relativeHeight="15749120" behindDoc="0" locked="0" layoutInCell="1" allowOverlap="1" wp14:anchorId="3B376A5F" wp14:editId="57F883E5">
                <wp:simplePos x="0" y="0"/>
                <wp:positionH relativeFrom="page">
                  <wp:posOffset>2508738</wp:posOffset>
                </wp:positionH>
                <wp:positionV relativeFrom="paragraph">
                  <wp:posOffset>418812</wp:posOffset>
                </wp:positionV>
                <wp:extent cx="248920" cy="8636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86360"/>
                        </a:xfrm>
                        <a:prstGeom prst="rect">
                          <a:avLst/>
                        </a:prstGeom>
                      </wps:spPr>
                      <wps:txbx>
                        <w:txbxContent>
                          <w:p w14:paraId="6B2EA1B0"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wps:txbx>
                      <wps:bodyPr wrap="square" lIns="0" tIns="0" rIns="0" bIns="0" rtlCol="0">
                        <a:noAutofit/>
                      </wps:bodyPr>
                    </wps:wsp>
                  </a:graphicData>
                </a:graphic>
              </wp:anchor>
            </w:drawing>
          </mc:Choice>
          <mc:Fallback>
            <w:pict>
              <v:shape w14:anchorId="3B376A5F" id="Textbox 135" o:spid="_x0000_s1173" type="#_x0000_t202" style="position:absolute;left:0;text-align:left;margin-left:197.55pt;margin-top:33pt;width:19.6pt;height:6.8pt;rotation:-45;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" filled="f" stroked="f">
                <v:textbox inset="0,0,0,0">
                  <w:txbxContent>
                    <w:p w14:paraId="6B2EA1B0"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v:textbox>
                <w10:wrap anchorx="page"/>
              </v:shape>
            </w:pict>
          </mc:Fallback>
        </mc:AlternateContent>
      </w:r>
      <w:r>
        <w:rPr>
          <w:rFonts w:ascii="Arial"/>
          <w:noProof/>
          <w:sz w:val="15"/>
        </w:rPr>
        <mc:AlternateContent>
          <mc:Choice Requires="wps">
            <w:drawing>
              <wp:anchor distT="0" distB="0" distL="0" distR="0" simplePos="0" relativeHeight="15751168" behindDoc="0" locked="0" layoutInCell="1" allowOverlap="1" wp14:anchorId="73E8C9AC" wp14:editId="448DB163">
                <wp:simplePos x="0" y="0"/>
                <wp:positionH relativeFrom="page">
                  <wp:posOffset>3407911</wp:posOffset>
                </wp:positionH>
                <wp:positionV relativeFrom="paragraph">
                  <wp:posOffset>427264</wp:posOffset>
                </wp:positionV>
                <wp:extent cx="273050" cy="8636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73050" cy="86360"/>
                        </a:xfrm>
                        <a:prstGeom prst="rect">
                          <a:avLst/>
                        </a:prstGeom>
                      </wps:spPr>
                      <wps:txbx>
                        <w:txbxContent>
                          <w:p w14:paraId="01509FE7" w14:textId="77777777" w:rsidR="00A40DB8" w:rsidRDefault="00096600">
                            <w:pPr>
                              <w:spacing w:line="135" w:lineRule="exact"/>
                              <w:rPr>
                                <w:rFonts w:ascii="Arial"/>
                                <w:sz w:val="15"/>
                              </w:rPr>
                            </w:pPr>
                            <w:r>
                              <w:rPr>
                                <w:rFonts w:ascii="Arial"/>
                                <w:spacing w:val="-2"/>
                                <w:w w:val="90"/>
                                <w:sz w:val="15"/>
                              </w:rPr>
                              <w:t>GPT4o</w:t>
                            </w:r>
                          </w:p>
                        </w:txbxContent>
                      </wps:txbx>
                      <wps:bodyPr wrap="square" lIns="0" tIns="0" rIns="0" bIns="0" rtlCol="0">
                        <a:noAutofit/>
                      </wps:bodyPr>
                    </wps:wsp>
                  </a:graphicData>
                </a:graphic>
              </wp:anchor>
            </w:drawing>
          </mc:Choice>
          <mc:Fallback>
            <w:pict>
              <v:shape w14:anchorId="73E8C9AC" id="Textbox 136" o:spid="_x0000_s1174" type="#_x0000_t202" style="position:absolute;left:0;text-align:left;margin-left:268.35pt;margin-top:33.65pt;width:21.5pt;height:6.8pt;rotation:-45;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" filled="f" stroked="f">
                <v:textbox inset="0,0,0,0">
                  <w:txbxContent>
                    <w:p w14:paraId="01509FE7" w14:textId="77777777" w:rsidR="00A40DB8" w:rsidRDefault="00096600">
                      <w:pPr>
                        <w:spacing w:line="135" w:lineRule="exact"/>
                        <w:rPr>
                          <w:rFonts w:ascii="Arial"/>
                          <w:sz w:val="15"/>
                        </w:rPr>
                      </w:pPr>
                      <w:r>
                        <w:rPr>
                          <w:rFonts w:ascii="Arial"/>
                          <w:spacing w:val="-2"/>
                          <w:w w:val="90"/>
                          <w:sz w:val="15"/>
                        </w:rPr>
                        <w:t>GPT4o</w:t>
                      </w:r>
                    </w:p>
                  </w:txbxContent>
                </v:textbox>
                <w10:wrap anchorx="page"/>
              </v:shape>
            </w:pict>
          </mc:Fallback>
        </mc:AlternateContent>
      </w:r>
      <w:r>
        <w:rPr>
          <w:rFonts w:ascii="Arial"/>
          <w:noProof/>
          <w:sz w:val="15"/>
        </w:rPr>
        <mc:AlternateContent>
          <mc:Choice Requires="wps">
            <w:drawing>
              <wp:anchor distT="0" distB="0" distL="0" distR="0" simplePos="0" relativeHeight="15751680" behindDoc="0" locked="0" layoutInCell="1" allowOverlap="1" wp14:anchorId="0ADAFE02" wp14:editId="0E4F3A71">
                <wp:simplePos x="0" y="0"/>
                <wp:positionH relativeFrom="page">
                  <wp:posOffset>3584674</wp:posOffset>
                </wp:positionH>
                <wp:positionV relativeFrom="paragraph">
                  <wp:posOffset>474581</wp:posOffset>
                </wp:positionV>
                <wp:extent cx="406400" cy="8636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6400" cy="86360"/>
                        </a:xfrm>
                        <a:prstGeom prst="rect">
                          <a:avLst/>
                        </a:prstGeom>
                      </wps:spPr>
                      <wps:txbx>
                        <w:txbxContent>
                          <w:p w14:paraId="2EEE44C8"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wps:txbx>
                      <wps:bodyPr wrap="square" lIns="0" tIns="0" rIns="0" bIns="0" rtlCol="0">
                        <a:noAutofit/>
                      </wps:bodyPr>
                    </wps:wsp>
                  </a:graphicData>
                </a:graphic>
              </wp:anchor>
            </w:drawing>
          </mc:Choice>
          <mc:Fallback>
            <w:pict>
              <v:shape w14:anchorId="0ADAFE02" id="Textbox 137" o:spid="_x0000_s1175" type="#_x0000_t202" style="position:absolute;left:0;text-align:left;margin-left:282.25pt;margin-top:37.35pt;width:32pt;height:6.8pt;rotation:-45;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" filled="f" stroked="f">
                <v:textbox inset="0,0,0,0">
                  <w:txbxContent>
                    <w:p w14:paraId="2EEE44C8" w14:textId="77777777" w:rsidR="00A40DB8" w:rsidRDefault="00096600">
                      <w:pPr>
                        <w:spacing w:line="135" w:lineRule="exact"/>
                        <w:rPr>
                          <w:rFonts w:ascii="Arial"/>
                          <w:sz w:val="15"/>
                        </w:rPr>
                      </w:pPr>
                      <w:r>
                        <w:rPr>
                          <w:rFonts w:ascii="Arial"/>
                          <w:w w:val="90"/>
                          <w:sz w:val="15"/>
                        </w:rPr>
                        <w:t>Qwen-</w:t>
                      </w:r>
                      <w:r>
                        <w:rPr>
                          <w:rFonts w:ascii="Arial"/>
                          <w:spacing w:val="-9"/>
                          <w:w w:val="95"/>
                          <w:sz w:val="15"/>
                        </w:rPr>
                        <w:t>14B</w:t>
                      </w:r>
                    </w:p>
                  </w:txbxContent>
                </v:textbox>
                <w10:wrap anchorx="page"/>
              </v:shape>
            </w:pict>
          </mc:Fallback>
        </mc:AlternateContent>
      </w:r>
      <w:r>
        <w:rPr>
          <w:rFonts w:ascii="Arial"/>
          <w:noProof/>
          <w:sz w:val="15"/>
        </w:rPr>
        <mc:AlternateContent>
          <mc:Choice Requires="wps">
            <w:drawing>
              <wp:anchor distT="0" distB="0" distL="0" distR="0" simplePos="0" relativeHeight="15752192" behindDoc="0" locked="0" layoutInCell="1" allowOverlap="1" wp14:anchorId="1081BEDF" wp14:editId="5C841EDE">
                <wp:simplePos x="0" y="0"/>
                <wp:positionH relativeFrom="page">
                  <wp:posOffset>3879718</wp:posOffset>
                </wp:positionH>
                <wp:positionV relativeFrom="paragraph">
                  <wp:posOffset>472909</wp:posOffset>
                </wp:positionV>
                <wp:extent cx="401955" cy="8636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01955" cy="86360"/>
                        </a:xfrm>
                        <a:prstGeom prst="rect">
                          <a:avLst/>
                        </a:prstGeom>
                      </wps:spPr>
                      <wps:txbx>
                        <w:txbxContent>
                          <w:p w14:paraId="4FD5B241"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wps:txbx>
                      <wps:bodyPr wrap="square" lIns="0" tIns="0" rIns="0" bIns="0" rtlCol="0">
                        <a:noAutofit/>
                      </wps:bodyPr>
                    </wps:wsp>
                  </a:graphicData>
                </a:graphic>
              </wp:anchor>
            </w:drawing>
          </mc:Choice>
          <mc:Fallback>
            <w:pict>
              <v:shape w14:anchorId="1081BEDF" id="Textbox 138" o:spid="_x0000_s1176" type="#_x0000_t202" style="position:absolute;left:0;text-align:left;margin-left:305.5pt;margin-top:37.25pt;width:31.65pt;height:6.8pt;rotation:-45;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" filled="f" stroked="f">
                <v:textbox inset="0,0,0,0">
                  <w:txbxContent>
                    <w:p w14:paraId="4FD5B241" w14:textId="77777777" w:rsidR="00A40DB8" w:rsidRDefault="00096600">
                      <w:pPr>
                        <w:spacing w:line="135" w:lineRule="exact"/>
                        <w:rPr>
                          <w:rFonts w:ascii="Arial"/>
                          <w:sz w:val="15"/>
                        </w:rPr>
                      </w:pPr>
                      <w:r>
                        <w:rPr>
                          <w:rFonts w:ascii="Arial"/>
                          <w:w w:val="90"/>
                          <w:sz w:val="15"/>
                        </w:rPr>
                        <w:t>Qwen</w:t>
                      </w:r>
                      <w:r>
                        <w:rPr>
                          <w:rFonts w:ascii="Arial"/>
                          <w:spacing w:val="-1"/>
                          <w:w w:val="90"/>
                          <w:sz w:val="15"/>
                        </w:rPr>
                        <w:t xml:space="preserve"> </w:t>
                      </w:r>
                      <w:r>
                        <w:rPr>
                          <w:rFonts w:ascii="Arial"/>
                          <w:spacing w:val="-8"/>
                          <w:w w:val="95"/>
                          <w:sz w:val="15"/>
                        </w:rPr>
                        <w:t>72B</w:t>
                      </w:r>
                    </w:p>
                  </w:txbxContent>
                </v:textbox>
                <w10:wrap anchorx="page"/>
              </v:shape>
            </w:pict>
          </mc:Fallback>
        </mc:AlternateContent>
      </w:r>
      <w:r>
        <w:rPr>
          <w:rFonts w:ascii="Arial"/>
          <w:noProof/>
          <w:sz w:val="15"/>
        </w:rPr>
        <mc:AlternateContent>
          <mc:Choice Requires="wps">
            <w:drawing>
              <wp:anchor distT="0" distB="0" distL="0" distR="0" simplePos="0" relativeHeight="15752704" behindDoc="0" locked="0" layoutInCell="1" allowOverlap="1" wp14:anchorId="53A10AC8" wp14:editId="64277637">
                <wp:simplePos x="0" y="0"/>
                <wp:positionH relativeFrom="page">
                  <wp:posOffset>4158545</wp:posOffset>
                </wp:positionH>
                <wp:positionV relativeFrom="paragraph">
                  <wp:posOffset>477950</wp:posOffset>
                </wp:positionV>
                <wp:extent cx="415925" cy="8636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15925" cy="86360"/>
                        </a:xfrm>
                        <a:prstGeom prst="rect">
                          <a:avLst/>
                        </a:prstGeom>
                      </wps:spPr>
                      <wps:txbx>
                        <w:txbxContent>
                          <w:p w14:paraId="108F02A8"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wps:txbx>
                      <wps:bodyPr wrap="square" lIns="0" tIns="0" rIns="0" bIns="0" rtlCol="0">
                        <a:noAutofit/>
                      </wps:bodyPr>
                    </wps:wsp>
                  </a:graphicData>
                </a:graphic>
              </wp:anchor>
            </w:drawing>
          </mc:Choice>
          <mc:Fallback>
            <w:pict>
              <v:shape w14:anchorId="53A10AC8" id="Textbox 139" o:spid="_x0000_s1177" type="#_x0000_t202" style="position:absolute;left:0;text-align:left;margin-left:327.45pt;margin-top:37.65pt;width:32.75pt;height:6.8pt;rotation:-45;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" filled="f" stroked="f">
                <v:textbox inset="0,0,0,0">
                  <w:txbxContent>
                    <w:p w14:paraId="108F02A8" w14:textId="77777777" w:rsidR="00A40DB8" w:rsidRDefault="00096600">
                      <w:pPr>
                        <w:spacing w:line="135" w:lineRule="exact"/>
                        <w:rPr>
                          <w:rFonts w:ascii="Arial"/>
                          <w:sz w:val="15"/>
                        </w:rPr>
                      </w:pPr>
                      <w:r>
                        <w:rPr>
                          <w:rFonts w:ascii="Arial"/>
                          <w:w w:val="90"/>
                          <w:sz w:val="15"/>
                        </w:rPr>
                        <w:t>Llama-</w:t>
                      </w:r>
                      <w:r>
                        <w:rPr>
                          <w:rFonts w:ascii="Arial"/>
                          <w:spacing w:val="-9"/>
                          <w:w w:val="95"/>
                          <w:sz w:val="15"/>
                        </w:rPr>
                        <w:t>70B</w:t>
                      </w:r>
                    </w:p>
                  </w:txbxContent>
                </v:textbox>
                <w10:wrap anchorx="page"/>
              </v:shape>
            </w:pict>
          </mc:Fallback>
        </mc:AlternateContent>
      </w:r>
      <w:r>
        <w:rPr>
          <w:rFonts w:ascii="Arial"/>
          <w:noProof/>
          <w:sz w:val="15"/>
        </w:rPr>
        <mc:AlternateContent>
          <mc:Choice Requires="wps">
            <w:drawing>
              <wp:anchor distT="0" distB="0" distL="0" distR="0" simplePos="0" relativeHeight="15753216" behindDoc="0" locked="0" layoutInCell="1" allowOverlap="1" wp14:anchorId="58EF1AD5" wp14:editId="67E54B12">
                <wp:simplePos x="0" y="0"/>
                <wp:positionH relativeFrom="page">
                  <wp:posOffset>4245596</wp:posOffset>
                </wp:positionH>
                <wp:positionV relativeFrom="paragraph">
                  <wp:posOffset>562418</wp:posOffset>
                </wp:positionV>
                <wp:extent cx="655320" cy="8636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320" cy="86360"/>
                        </a:xfrm>
                        <a:prstGeom prst="rect">
                          <a:avLst/>
                        </a:prstGeom>
                      </wps:spPr>
                      <wps:txbx>
                        <w:txbxContent>
                          <w:p w14:paraId="29DF7F29"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wps:txbx>
                      <wps:bodyPr wrap="square" lIns="0" tIns="0" rIns="0" bIns="0" rtlCol="0">
                        <a:noAutofit/>
                      </wps:bodyPr>
                    </wps:wsp>
                  </a:graphicData>
                </a:graphic>
              </wp:anchor>
            </w:drawing>
          </mc:Choice>
          <mc:Fallback>
            <w:pict>
              <v:shape w14:anchorId="58EF1AD5" id="Textbox 140" o:spid="_x0000_s1178" type="#_x0000_t202" style="position:absolute;left:0;text-align:left;margin-left:334.3pt;margin-top:44.3pt;width:51.6pt;height:6.8pt;rotation:-45;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" filled="f" stroked="f">
                <v:textbox inset="0,0,0,0">
                  <w:txbxContent>
                    <w:p w14:paraId="29DF7F29" w14:textId="77777777" w:rsidR="00A40DB8" w:rsidRDefault="00096600">
                      <w:pPr>
                        <w:spacing w:line="135" w:lineRule="exact"/>
                        <w:rPr>
                          <w:rFonts w:ascii="Arial"/>
                          <w:sz w:val="15"/>
                        </w:rPr>
                      </w:pPr>
                      <w:r>
                        <w:rPr>
                          <w:rFonts w:ascii="Arial"/>
                          <w:w w:val="90"/>
                          <w:sz w:val="15"/>
                        </w:rPr>
                        <w:t>MedGemma-</w:t>
                      </w:r>
                      <w:r>
                        <w:rPr>
                          <w:rFonts w:ascii="Arial"/>
                          <w:spacing w:val="-8"/>
                          <w:w w:val="95"/>
                          <w:sz w:val="15"/>
                        </w:rPr>
                        <w:t>27B</w:t>
                      </w:r>
                    </w:p>
                  </w:txbxContent>
                </v:textbox>
                <w10:wrap anchorx="page"/>
              </v:shape>
            </w:pict>
          </mc:Fallback>
        </mc:AlternateContent>
      </w:r>
      <w:r>
        <w:rPr>
          <w:rFonts w:ascii="Arial"/>
          <w:noProof/>
          <w:sz w:val="15"/>
        </w:rPr>
        <mc:AlternateContent>
          <mc:Choice Requires="wps">
            <w:drawing>
              <wp:anchor distT="0" distB="0" distL="0" distR="0" simplePos="0" relativeHeight="15753728" behindDoc="0" locked="0" layoutInCell="1" allowOverlap="1" wp14:anchorId="627DEEBE" wp14:editId="143CDCDF">
                <wp:simplePos x="0" y="0"/>
                <wp:positionH relativeFrom="page">
                  <wp:posOffset>4883354</wp:posOffset>
                </wp:positionH>
                <wp:positionV relativeFrom="paragraph">
                  <wp:posOffset>418812</wp:posOffset>
                </wp:positionV>
                <wp:extent cx="248920" cy="8636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86360"/>
                        </a:xfrm>
                        <a:prstGeom prst="rect">
                          <a:avLst/>
                        </a:prstGeom>
                      </wps:spPr>
                      <wps:txbx>
                        <w:txbxContent>
                          <w:p w14:paraId="606C2FBB"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wps:txbx>
                      <wps:bodyPr wrap="square" lIns="0" tIns="0" rIns="0" bIns="0" rtlCol="0">
                        <a:noAutofit/>
                      </wps:bodyPr>
                    </wps:wsp>
                  </a:graphicData>
                </a:graphic>
              </wp:anchor>
            </w:drawing>
          </mc:Choice>
          <mc:Fallback>
            <w:pict>
              <v:shape w14:anchorId="627DEEBE" id="Textbox 141" o:spid="_x0000_s1179" type="#_x0000_t202" style="position:absolute;left:0;text-align:left;margin-left:384.5pt;margin-top:33pt;width:19.6pt;height:6.8pt;rotation:-45;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" filled="f" stroked="f">
                <v:textbox inset="0,0,0,0">
                  <w:txbxContent>
                    <w:p w14:paraId="606C2FBB" w14:textId="77777777" w:rsidR="00A40DB8" w:rsidRDefault="00096600">
                      <w:pPr>
                        <w:spacing w:line="135" w:lineRule="exact"/>
                        <w:rPr>
                          <w:rFonts w:ascii="Arial"/>
                          <w:sz w:val="15"/>
                        </w:rPr>
                      </w:pPr>
                      <w:r>
                        <w:rPr>
                          <w:rFonts w:ascii="Arial"/>
                          <w:w w:val="90"/>
                          <w:sz w:val="15"/>
                        </w:rPr>
                        <w:t>GPT</w:t>
                      </w:r>
                      <w:r>
                        <w:rPr>
                          <w:rFonts w:ascii="Arial"/>
                          <w:spacing w:val="-1"/>
                          <w:w w:val="90"/>
                          <w:sz w:val="15"/>
                        </w:rPr>
                        <w:t xml:space="preserve"> </w:t>
                      </w:r>
                      <w:r>
                        <w:rPr>
                          <w:rFonts w:ascii="Arial"/>
                          <w:spacing w:val="-17"/>
                          <w:sz w:val="15"/>
                        </w:rPr>
                        <w:t>5</w:t>
                      </w:r>
                    </w:p>
                  </w:txbxContent>
                </v:textbox>
                <w10:wrap anchorx="page"/>
              </v:shape>
            </w:pict>
          </mc:Fallback>
        </mc:AlternateContent>
      </w:r>
      <w:r>
        <w:rPr>
          <w:rFonts w:ascii="Arial"/>
          <w:spacing w:val="-10"/>
          <w:sz w:val="15"/>
        </w:rPr>
        <w:t>0</w:t>
      </w:r>
      <w:r>
        <w:rPr>
          <w:rFonts w:ascii="Arial"/>
          <w:sz w:val="15"/>
        </w:rPr>
        <w:tab/>
      </w:r>
      <w:r>
        <w:rPr>
          <w:rFonts w:ascii="Arial"/>
          <w:spacing w:val="-10"/>
          <w:sz w:val="15"/>
        </w:rPr>
        <w:t>0</w:t>
      </w:r>
    </w:p>
    <w:p w14:paraId="3F99A736" w14:textId="77777777" w:rsidR="00A40DB8" w:rsidRDefault="00A40DB8">
      <w:pPr>
        <w:pStyle w:val="BodyText"/>
        <w:rPr>
          <w:rFonts w:ascii="Arial"/>
        </w:rPr>
      </w:pPr>
    </w:p>
    <w:p w14:paraId="04B0AA8C" w14:textId="77777777" w:rsidR="00A40DB8" w:rsidRDefault="00A40DB8">
      <w:pPr>
        <w:pStyle w:val="BodyText"/>
        <w:rPr>
          <w:rFonts w:ascii="Arial"/>
        </w:rPr>
      </w:pPr>
    </w:p>
    <w:p w14:paraId="088B6DDE" w14:textId="77777777" w:rsidR="00A40DB8" w:rsidRDefault="00A40DB8">
      <w:pPr>
        <w:pStyle w:val="BodyText"/>
        <w:rPr>
          <w:rFonts w:ascii="Arial"/>
        </w:rPr>
      </w:pPr>
    </w:p>
    <w:p w14:paraId="6802892E" w14:textId="77777777" w:rsidR="00A40DB8" w:rsidRDefault="00A40DB8">
      <w:pPr>
        <w:pStyle w:val="BodyText"/>
        <w:rPr>
          <w:rFonts w:ascii="Arial"/>
        </w:rPr>
      </w:pPr>
    </w:p>
    <w:p w14:paraId="44559801" w14:textId="77777777" w:rsidR="00A40DB8" w:rsidRDefault="00A40DB8">
      <w:pPr>
        <w:pStyle w:val="BodyText"/>
        <w:rPr>
          <w:rFonts w:ascii="Arial"/>
        </w:rPr>
      </w:pPr>
    </w:p>
    <w:p w14:paraId="22B54697" w14:textId="77777777" w:rsidR="00A40DB8" w:rsidRDefault="00A40DB8">
      <w:pPr>
        <w:pStyle w:val="BodyText"/>
        <w:rPr>
          <w:rFonts w:ascii="Arial"/>
        </w:rPr>
      </w:pPr>
    </w:p>
    <w:p w14:paraId="1F61DBBC" w14:textId="17E35D0F" w:rsidR="00A40DB8" w:rsidRDefault="00096600">
      <w:pPr>
        <w:pStyle w:val="BodyText"/>
        <w:spacing w:line="249" w:lineRule="auto"/>
        <w:ind w:left="53" w:right="377"/>
      </w:pPr>
      <w:r>
        <w:rPr>
          <w:noProof/>
        </w:rPr>
        <mc:AlternateContent>
          <mc:Choice Requires="wps">
            <w:drawing>
              <wp:anchor distT="0" distB="0" distL="0" distR="0" simplePos="0" relativeHeight="15750144" behindDoc="0" locked="0" layoutInCell="1" allowOverlap="1" wp14:anchorId="7DF2156C" wp14:editId="4B2CDC33">
                <wp:simplePos x="0" y="0"/>
                <wp:positionH relativeFrom="page">
                  <wp:posOffset>2365164</wp:posOffset>
                </wp:positionH>
                <wp:positionV relativeFrom="paragraph">
                  <wp:posOffset>-466322</wp:posOffset>
                </wp:positionV>
                <wp:extent cx="758190" cy="8636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58190" cy="86360"/>
                        </a:xfrm>
                        <a:prstGeom prst="rect">
                          <a:avLst/>
                        </a:prstGeom>
                      </wps:spPr>
                      <wps:txbx>
                        <w:txbxContent>
                          <w:p w14:paraId="3372F18B"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wps:txbx>
                      <wps:bodyPr wrap="square" lIns="0" tIns="0" rIns="0" bIns="0" rtlCol="0">
                        <a:noAutofit/>
                      </wps:bodyPr>
                    </wps:wsp>
                  </a:graphicData>
                </a:graphic>
              </wp:anchor>
            </w:drawing>
          </mc:Choice>
          <mc:Fallback>
            <w:pict>
              <v:shape w14:anchorId="7DF2156C" id="Textbox 142" o:spid="_x0000_s1180" type="#_x0000_t202" style="position:absolute;left:0;text-align:left;margin-left:186.25pt;margin-top:-36.7pt;width:59.7pt;height:6.8pt;rotation:-45;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" filled="f" stroked="f">
                <v:textbox inset="0,0,0,0">
                  <w:txbxContent>
                    <w:p w14:paraId="3372F18B"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v:textbox>
                <w10:wrap anchorx="page"/>
              </v:shape>
            </w:pict>
          </mc:Fallback>
        </mc:AlternateContent>
      </w:r>
      <w:r>
        <w:rPr>
          <w:noProof/>
        </w:rPr>
        <mc:AlternateContent>
          <mc:Choice Requires="wps">
            <w:drawing>
              <wp:anchor distT="0" distB="0" distL="0" distR="0" simplePos="0" relativeHeight="15754240" behindDoc="0" locked="0" layoutInCell="1" allowOverlap="1" wp14:anchorId="1308760F" wp14:editId="46A5D5A5">
                <wp:simplePos x="0" y="0"/>
                <wp:positionH relativeFrom="page">
                  <wp:posOffset>4739779</wp:posOffset>
                </wp:positionH>
                <wp:positionV relativeFrom="paragraph">
                  <wp:posOffset>-466322</wp:posOffset>
                </wp:positionV>
                <wp:extent cx="758190" cy="8636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58190" cy="86360"/>
                        </a:xfrm>
                        <a:prstGeom prst="rect">
                          <a:avLst/>
                        </a:prstGeom>
                      </wps:spPr>
                      <wps:txbx>
                        <w:txbxContent>
                          <w:p w14:paraId="06D49E3A"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wps:txbx>
                      <wps:bodyPr wrap="square" lIns="0" tIns="0" rIns="0" bIns="0" rtlCol="0">
                        <a:noAutofit/>
                      </wps:bodyPr>
                    </wps:wsp>
                  </a:graphicData>
                </a:graphic>
              </wp:anchor>
            </w:drawing>
          </mc:Choice>
          <mc:Fallback>
            <w:pict>
              <v:shape w14:anchorId="1308760F" id="Textbox 143" o:spid="_x0000_s1181" type="#_x0000_t202" style="position:absolute;left:0;text-align:left;margin-left:373.2pt;margin-top:-36.7pt;width:59.7pt;height:6.8pt;rotation:-45;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" filled="f" stroked="f">
                <v:textbox inset="0,0,0,0">
                  <w:txbxContent>
                    <w:p w14:paraId="06D49E3A" w14:textId="77777777" w:rsidR="00A40DB8" w:rsidRDefault="00096600">
                      <w:pPr>
                        <w:spacing w:line="135" w:lineRule="exact"/>
                        <w:rPr>
                          <w:rFonts w:ascii="Arial"/>
                          <w:sz w:val="15"/>
                        </w:rPr>
                      </w:pPr>
                      <w:r>
                        <w:rPr>
                          <w:rFonts w:ascii="Arial"/>
                          <w:w w:val="90"/>
                          <w:sz w:val="15"/>
                        </w:rPr>
                        <w:t>Physician</w:t>
                      </w:r>
                      <w:r>
                        <w:rPr>
                          <w:rFonts w:ascii="Arial"/>
                          <w:spacing w:val="-1"/>
                          <w:w w:val="90"/>
                          <w:sz w:val="15"/>
                        </w:rPr>
                        <w:t xml:space="preserve"> </w:t>
                      </w:r>
                      <w:r>
                        <w:rPr>
                          <w:rFonts w:ascii="Arial"/>
                          <w:w w:val="90"/>
                          <w:sz w:val="15"/>
                        </w:rPr>
                        <w:t>+</w:t>
                      </w:r>
                      <w:r>
                        <w:rPr>
                          <w:rFonts w:ascii="Arial"/>
                          <w:spacing w:val="-1"/>
                          <w:w w:val="90"/>
                          <w:sz w:val="15"/>
                        </w:rPr>
                        <w:t xml:space="preserve"> </w:t>
                      </w:r>
                      <w:r>
                        <w:rPr>
                          <w:rFonts w:ascii="Arial"/>
                          <w:spacing w:val="-2"/>
                          <w:w w:val="90"/>
                          <w:sz w:val="15"/>
                        </w:rPr>
                        <w:t>Trainee</w:t>
                      </w:r>
                    </w:p>
                  </w:txbxContent>
                </v:textbox>
                <w10:wrap anchorx="page"/>
              </v:shape>
            </w:pict>
          </mc:Fallback>
        </mc:AlternateContent>
      </w:r>
      <w:r>
        <w:rPr>
          <w:rFonts w:ascii="Arial"/>
          <w:b/>
        </w:rPr>
        <w:t xml:space="preserve">Figure 3. </w:t>
      </w:r>
      <w:commentRangeStart w:id="842"/>
      <w:r>
        <w:rPr>
          <w:b/>
        </w:rPr>
        <w:t>Effect of Filtering Con</w:t>
      </w:r>
      <w:commentRangeEnd w:id="842"/>
      <w:r w:rsidR="00522350">
        <w:rPr>
          <w:rStyle w:val="CommentReference"/>
          <w:b/>
          <w:sz w:val="20"/>
          <w:szCs w:val="20"/>
        </w:rPr>
        <w:commentReference w:id="842"/>
      </w:r>
      <w:r>
        <w:rPr>
          <w:b/>
        </w:rPr>
        <w:t xml:space="preserve">text on Final Performance. </w:t>
      </w:r>
      <w:del w:id="843" w:author="Saleh Kalantari" w:date="2026-04-28T12:46:00Z" w16du:dateUtc="2026-04-28T10:46:00Z">
        <w:r>
          <w:delText>Figure illustrates how accuracy shifts on four medical benchmarks</w:delText>
        </w:r>
        <w:r>
          <w:rPr>
            <w:spacing w:val="-10"/>
          </w:rPr>
          <w:delText xml:space="preserve"> </w:delText>
        </w:r>
        <w:r>
          <w:delText>(MMLU,</w:delText>
        </w:r>
        <w:r>
          <w:rPr>
            <w:spacing w:val="-10"/>
          </w:rPr>
          <w:delText xml:space="preserve"> </w:delText>
        </w:r>
        <w:r>
          <w:delText>JAMA,</w:delText>
        </w:r>
        <w:r>
          <w:rPr>
            <w:spacing w:val="-10"/>
          </w:rPr>
          <w:delText xml:space="preserve"> </w:delText>
        </w:r>
        <w:r>
          <w:delText>MedXpert,</w:delText>
        </w:r>
        <w:r>
          <w:rPr>
            <w:spacing w:val="-10"/>
          </w:rPr>
          <w:delText xml:space="preserve"> </w:delText>
        </w:r>
        <w:r>
          <w:delText>MedBullets)</w:delText>
        </w:r>
        <w:r>
          <w:rPr>
            <w:spacing w:val="-10"/>
          </w:rPr>
          <w:delText xml:space="preserve"> </w:delText>
        </w:r>
        <w:r>
          <w:delText>when</w:delText>
        </w:r>
        <w:r>
          <w:rPr>
            <w:spacing w:val="-10"/>
          </w:rPr>
          <w:delText xml:space="preserve"> </w:delText>
        </w:r>
        <w:r>
          <w:delText>utilizing</w:delText>
        </w:r>
        <w:r>
          <w:rPr>
            <w:spacing w:val="-10"/>
          </w:rPr>
          <w:delText xml:space="preserve"> </w:delText>
        </w:r>
        <w:r>
          <w:delText>various</w:delText>
        </w:r>
        <w:r>
          <w:rPr>
            <w:spacing w:val="-10"/>
          </w:rPr>
          <w:delText xml:space="preserve"> </w:delText>
        </w:r>
        <w:r>
          <w:delText>sets</w:delText>
        </w:r>
        <w:r>
          <w:rPr>
            <w:spacing w:val="-10"/>
          </w:rPr>
          <w:delText xml:space="preserve"> </w:delText>
        </w:r>
        <w:r>
          <w:delText>of</w:delText>
        </w:r>
        <w:r>
          <w:rPr>
            <w:spacing w:val="-10"/>
          </w:rPr>
          <w:delText xml:space="preserve"> </w:delText>
        </w:r>
        <w:r>
          <w:delText>LLMs-labeled</w:delText>
        </w:r>
        <w:r>
          <w:rPr>
            <w:spacing w:val="-10"/>
          </w:rPr>
          <w:delText xml:space="preserve"> </w:delText>
        </w:r>
        <w:r>
          <w:delText>highly</w:delText>
        </w:r>
        <w:r>
          <w:rPr>
            <w:spacing w:val="-10"/>
          </w:rPr>
          <w:delText xml:space="preserve"> </w:delText>
        </w:r>
        <w:r>
          <w:delText>relevant</w:delText>
        </w:r>
        <w:r>
          <w:rPr>
            <w:spacing w:val="-10"/>
          </w:rPr>
          <w:delText xml:space="preserve"> </w:delText>
        </w:r>
        <w:r>
          <w:delText xml:space="preserve">sentences. </w:delText>
        </w:r>
      </w:del>
      <w:r>
        <w:t>S</w:t>
      </w:r>
      <w:commentRangeStart w:id="844"/>
      <w:r>
        <w:t>olid</w:t>
      </w:r>
      <w:r>
        <w:rPr>
          <w:spacing w:val="-3"/>
        </w:rPr>
        <w:t xml:space="preserve"> </w:t>
      </w:r>
      <w:r>
        <w:t>black</w:t>
      </w:r>
      <w:r>
        <w:rPr>
          <w:spacing w:val="-3"/>
        </w:rPr>
        <w:t xml:space="preserve"> </w:t>
      </w:r>
      <w:r>
        <w:t>horizontal</w:t>
      </w:r>
      <w:r>
        <w:rPr>
          <w:spacing w:val="-3"/>
        </w:rPr>
        <w:t xml:space="preserve"> </w:t>
      </w:r>
      <w:r>
        <w:t>lines</w:t>
      </w:r>
      <w:r>
        <w:rPr>
          <w:spacing w:val="-3"/>
        </w:rPr>
        <w:t xml:space="preserve"> </w:t>
      </w:r>
      <w:r>
        <w:t>denote</w:t>
      </w:r>
      <w:r>
        <w:rPr>
          <w:spacing w:val="-3"/>
        </w:rPr>
        <w:t xml:space="preserve"> </w:t>
      </w:r>
      <w:r>
        <w:t>the</w:t>
      </w:r>
      <w:r>
        <w:rPr>
          <w:spacing w:val="-3"/>
        </w:rPr>
        <w:t xml:space="preserve"> </w:t>
      </w:r>
      <w:r>
        <w:t>original</w:t>
      </w:r>
      <w:r>
        <w:rPr>
          <w:spacing w:val="-3"/>
        </w:rPr>
        <w:t xml:space="preserve"> </w:t>
      </w:r>
      <w:r>
        <w:t>baseline</w:t>
      </w:r>
      <w:r>
        <w:rPr>
          <w:spacing w:val="-3"/>
        </w:rPr>
        <w:t xml:space="preserve"> </w:t>
      </w:r>
      <w:r>
        <w:t>accuracy,</w:t>
      </w:r>
      <w:r>
        <w:rPr>
          <w:spacing w:val="-3"/>
        </w:rPr>
        <w:t xml:space="preserve"> </w:t>
      </w:r>
      <w:r>
        <w:t>while</w:t>
      </w:r>
      <w:r>
        <w:rPr>
          <w:spacing w:val="-3"/>
        </w:rPr>
        <w:t xml:space="preserve"> </w:t>
      </w:r>
      <w:r>
        <w:t>dotted</w:t>
      </w:r>
      <w:r>
        <w:rPr>
          <w:spacing w:val="-3"/>
        </w:rPr>
        <w:t xml:space="preserve"> </w:t>
      </w:r>
      <w:r>
        <w:t>lines</w:t>
      </w:r>
      <w:r w:rsidR="00FD07BC">
        <w:rPr>
          <w:rPrChange w:id="845" w:author="Saleh Kalantari" w:date="2026-04-28T12:46:00Z" w16du:dateUtc="2026-04-28T10:46:00Z">
            <w:rPr>
              <w:spacing w:val="-3"/>
            </w:rPr>
          </w:rPrChange>
        </w:rPr>
        <w:t xml:space="preserve"> </w:t>
      </w:r>
      <w:del w:id="846" w:author="Saleh Kalantari" w:date="2026-04-28T12:46:00Z" w16du:dateUtc="2026-04-28T10:46:00Z">
        <w:r>
          <w:delText>represent</w:delText>
        </w:r>
      </w:del>
      <w:ins w:id="847" w:author="Saleh Kalantari" w:date="2026-04-28T12:46:00Z" w16du:dateUtc="2026-04-28T10:46:00Z">
        <w:r w:rsidR="00FD07BC">
          <w:t>indicate</w:t>
        </w:r>
      </w:ins>
      <w:r>
        <w:rPr>
          <w:spacing w:val="-3"/>
        </w:rPr>
        <w:t xml:space="preserve"> </w:t>
      </w:r>
      <w:r>
        <w:t>the</w:t>
      </w:r>
      <w:r>
        <w:rPr>
          <w:spacing w:val="-3"/>
        </w:rPr>
        <w:t xml:space="preserve"> </w:t>
      </w:r>
      <w:r>
        <w:t>highest</w:t>
      </w:r>
      <w:r>
        <w:rPr>
          <w:spacing w:val="-3"/>
        </w:rPr>
        <w:t xml:space="preserve"> </w:t>
      </w:r>
      <w:r>
        <w:t>accuracy</w:t>
      </w:r>
      <w:r>
        <w:rPr>
          <w:spacing w:val="-3"/>
        </w:rPr>
        <w:t xml:space="preserve"> </w:t>
      </w:r>
      <w:r>
        <w:t xml:space="preserve">achieved. Colored shapes indicate performance when </w:t>
      </w:r>
      <w:ins w:id="848" w:author="Saleh Kalantari" w:date="2026-04-28T12:46:00Z" w16du:dateUtc="2026-04-28T10:46:00Z">
        <w:r w:rsidR="00FD07BC">
          <w:t xml:space="preserve">low-relevancy sentences indicated by </w:t>
        </w:r>
      </w:ins>
      <w:r>
        <w:t>specific models</w:t>
      </w:r>
      <w:r w:rsidR="00FD07BC">
        <w:t xml:space="preserve"> </w:t>
      </w:r>
      <w:ins w:id="849" w:author="Saleh Kalantari" w:date="2026-04-28T12:46:00Z" w16du:dateUtc="2026-04-28T10:46:00Z">
        <w:r w:rsidR="00FD07BC">
          <w:t>or humans</w:t>
        </w:r>
        <w:r>
          <w:t xml:space="preserve"> </w:t>
        </w:r>
      </w:ins>
      <w:r>
        <w:t>(GPT-4o, GPT-5, Qwen-14B and Qwen-72B, Llama-70B, MedGemma-27B,</w:t>
      </w:r>
      <w:r>
        <w:rPr>
          <w:spacing w:val="-5"/>
        </w:rPr>
        <w:t xml:space="preserve"> </w:t>
      </w:r>
      <w:del w:id="850" w:author="Saleh Kalantari" w:date="2026-04-28T12:46:00Z" w16du:dateUtc="2026-04-28T10:46:00Z">
        <w:r>
          <w:delText>Trainee,</w:delText>
        </w:r>
        <w:r>
          <w:rPr>
            <w:spacing w:val="-5"/>
          </w:rPr>
          <w:delText xml:space="preserve"> </w:delText>
        </w:r>
      </w:del>
      <w:r w:rsidR="00FD07BC">
        <w:rPr>
          <w:spacing w:val="-5"/>
          <w:rPrChange w:id="851" w:author="Saleh Kalantari" w:date="2026-04-28T12:46:00Z" w16du:dateUtc="2026-04-28T10:46:00Z">
            <w:rPr/>
          </w:rPrChange>
        </w:rPr>
        <w:t>Physician</w:t>
      </w:r>
      <w:del w:id="852" w:author="Saleh Kalantari" w:date="2026-04-28T12:46:00Z" w16du:dateUtc="2026-04-28T10:46:00Z">
        <w:r>
          <w:delText>)</w:delText>
        </w:r>
        <w:r>
          <w:rPr>
            <w:spacing w:val="-5"/>
          </w:rPr>
          <w:delText xml:space="preserve"> </w:delText>
        </w:r>
        <w:r>
          <w:delText>highly-relevant</w:delText>
        </w:r>
        <w:r>
          <w:rPr>
            <w:spacing w:val="-5"/>
          </w:rPr>
          <w:delText xml:space="preserve"> </w:delText>
        </w:r>
        <w:r>
          <w:delText>sentences</w:delText>
        </w:r>
      </w:del>
      <w:ins w:id="853" w:author="Saleh Kalantari" w:date="2026-04-28T12:46:00Z" w16du:dateUtc="2026-04-28T10:46:00Z">
        <w:r w:rsidR="00FD07BC">
          <w:rPr>
            <w:spacing w:val="-5"/>
          </w:rPr>
          <w:t xml:space="preserve"> </w:t>
        </w:r>
        <w:r>
          <w:t>Trainee)</w:t>
        </w:r>
      </w:ins>
      <w:r>
        <w:rPr>
          <w:spacing w:val="-5"/>
        </w:rPr>
        <w:t xml:space="preserve"> </w:t>
      </w:r>
      <w:r>
        <w:t>are</w:t>
      </w:r>
      <w:r>
        <w:rPr>
          <w:spacing w:val="-5"/>
        </w:rPr>
        <w:t xml:space="preserve"> </w:t>
      </w:r>
      <w:del w:id="854" w:author="Saleh Kalantari" w:date="2026-04-28T12:46:00Z" w16du:dateUtc="2026-04-28T10:46:00Z">
        <w:r>
          <w:delText>used</w:delText>
        </w:r>
        <w:r>
          <w:rPr>
            <w:spacing w:val="-5"/>
          </w:rPr>
          <w:delText xml:space="preserve"> </w:delText>
        </w:r>
        <w:r>
          <w:delText>in</w:delText>
        </w:r>
        <w:r>
          <w:rPr>
            <w:spacing w:val="-5"/>
          </w:rPr>
          <w:delText xml:space="preserve"> </w:delText>
        </w:r>
        <w:r>
          <w:delText>predictions</w:delText>
        </w:r>
      </w:del>
      <w:ins w:id="855" w:author="Saleh Kalantari" w:date="2026-04-28T12:46:00Z" w16du:dateUtc="2026-04-28T10:46:00Z">
        <w:r w:rsidR="00FD07BC">
          <w:t>removed</w:t>
        </w:r>
      </w:ins>
      <w:r>
        <w:t>. Percentage</w:t>
      </w:r>
      <w:r>
        <w:rPr>
          <w:spacing w:val="-5"/>
        </w:rPr>
        <w:t xml:space="preserve"> </w:t>
      </w:r>
      <w:r>
        <w:t>annotations</w:t>
      </w:r>
      <w:r>
        <w:rPr>
          <w:spacing w:val="-5"/>
        </w:rPr>
        <w:t xml:space="preserve"> </w:t>
      </w:r>
      <w:r>
        <w:t>highlight</w:t>
      </w:r>
      <w:r>
        <w:rPr>
          <w:spacing w:val="-5"/>
        </w:rPr>
        <w:t xml:space="preserve"> </w:t>
      </w:r>
      <w:r>
        <w:t>the largest improvement or decline between the baseline and the best observed</w:t>
      </w:r>
      <w:r w:rsidR="000B6CF9">
        <w:t xml:space="preserve"> </w:t>
      </w:r>
      <w:ins w:id="856" w:author="Saleh Kalantari" w:date="2026-04-28T12:46:00Z" w16du:dateUtc="2026-04-28T10:46:00Z">
        <w:r w:rsidR="000B6CF9">
          <w:t>post-removal</w:t>
        </w:r>
        <w:r>
          <w:t xml:space="preserve"> </w:t>
        </w:r>
      </w:ins>
      <w:r>
        <w:t>accura</w:t>
      </w:r>
      <w:commentRangeEnd w:id="844"/>
      <w:r w:rsidR="003F112E">
        <w:rPr>
          <w:rStyle w:val="CommentReference"/>
          <w:sz w:val="20"/>
          <w:szCs w:val="20"/>
        </w:rPr>
        <w:commentReference w:id="844"/>
      </w:r>
      <w:r>
        <w:t>cy.</w:t>
      </w:r>
    </w:p>
    <w:p w14:paraId="08377CB7" w14:textId="77777777" w:rsidR="00A40DB8" w:rsidRDefault="00A40DB8">
      <w:pPr>
        <w:pStyle w:val="BodyText"/>
      </w:pPr>
    </w:p>
    <w:p w14:paraId="53B81B8C" w14:textId="77777777" w:rsidR="00A40DB8" w:rsidRDefault="00A40DB8">
      <w:pPr>
        <w:pStyle w:val="BodyText"/>
        <w:spacing w:before="114"/>
      </w:pPr>
    </w:p>
    <w:p w14:paraId="5905A3FF" w14:textId="05A934E5" w:rsidR="00A40DB8" w:rsidRDefault="00200E93">
      <w:pPr>
        <w:pStyle w:val="Heading2"/>
        <w:numPr>
          <w:ilvl w:val="1"/>
          <w:numId w:val="6"/>
        </w:numPr>
        <w:tabs>
          <w:tab w:val="left" w:pos="429"/>
        </w:tabs>
        <w:ind w:left="429" w:hanging="376"/>
      </w:pPr>
      <w:ins w:id="857" w:author="Saleh Kalantari" w:date="2026-04-28T12:46:00Z" w16du:dateUtc="2026-04-28T10:46:00Z">
        <w:r>
          <w:t xml:space="preserve">Filtering for </w:t>
        </w:r>
      </w:ins>
      <w:r>
        <w:t>Human</w:t>
      </w:r>
      <w:ins w:id="858" w:author="Saleh Kalantari" w:date="2026-04-28T12:46:00Z" w16du:dateUtc="2026-04-28T10:46:00Z">
        <w:r>
          <w:t>-labeled</w:t>
        </w:r>
      </w:ins>
      <w:r>
        <w:rPr>
          <w:spacing w:val="-13"/>
        </w:rPr>
        <w:t xml:space="preserve"> </w:t>
      </w:r>
      <w:r>
        <w:t>Relevance</w:t>
      </w:r>
      <w:r>
        <w:rPr>
          <w:spacing w:val="-12"/>
        </w:rPr>
        <w:t xml:space="preserve"> </w:t>
      </w:r>
      <w:r>
        <w:t>Improves</w:t>
      </w:r>
      <w:r>
        <w:rPr>
          <w:spacing w:val="-12"/>
        </w:rPr>
        <w:t xml:space="preserve"> </w:t>
      </w:r>
      <w:r>
        <w:t>LLM</w:t>
      </w:r>
      <w:r>
        <w:rPr>
          <w:spacing w:val="-12"/>
        </w:rPr>
        <w:t xml:space="preserve"> </w:t>
      </w:r>
      <w:r>
        <w:rPr>
          <w:spacing w:val="-2"/>
        </w:rPr>
        <w:t>Performance</w:t>
      </w:r>
      <w:ins w:id="859" w:author="Saleh Kalantari" w:date="2026-04-28T12:46:00Z" w16du:dateUtc="2026-04-28T10:46:00Z">
        <w:r w:rsidR="004A0348">
          <w:rPr>
            <w:spacing w:val="-2"/>
          </w:rPr>
          <w:t xml:space="preserve"> (RQ2)</w:t>
        </w:r>
      </w:ins>
    </w:p>
    <w:p w14:paraId="48715B2F" w14:textId="7D330A22" w:rsidR="00A40DB8" w:rsidRDefault="00000000">
      <w:pPr>
        <w:pStyle w:val="BodyText"/>
        <w:spacing w:before="83" w:line="249" w:lineRule="auto"/>
        <w:ind w:left="53" w:right="377"/>
      </w:pPr>
      <w:del w:id="860" w:author="Saleh Kalantari" w:date="2026-04-28T12:46:00Z" w16du:dateUtc="2026-04-28T10:46:00Z">
        <w:r>
          <w:rPr>
            <w:spacing w:val="-2"/>
          </w:rPr>
          <w:delText>Given</w:delText>
        </w:r>
        <w:r>
          <w:rPr>
            <w:spacing w:val="-4"/>
          </w:rPr>
          <w:delText xml:space="preserve"> </w:delText>
        </w:r>
        <w:r>
          <w:rPr>
            <w:spacing w:val="-2"/>
          </w:rPr>
          <w:delText>the</w:delText>
        </w:r>
        <w:r>
          <w:rPr>
            <w:spacing w:val="-4"/>
          </w:rPr>
          <w:delText xml:space="preserve"> </w:delText>
        </w:r>
        <w:r>
          <w:rPr>
            <w:spacing w:val="-2"/>
          </w:rPr>
          <w:delText>moderate</w:delText>
        </w:r>
        <w:r>
          <w:rPr>
            <w:spacing w:val="-4"/>
          </w:rPr>
          <w:delText xml:space="preserve"> </w:delText>
        </w:r>
        <w:r>
          <w:rPr>
            <w:spacing w:val="-2"/>
          </w:rPr>
          <w:delText>disagreement</w:delText>
        </w:r>
        <w:r>
          <w:rPr>
            <w:spacing w:val="-4"/>
          </w:rPr>
          <w:delText xml:space="preserve"> </w:delText>
        </w:r>
        <w:r>
          <w:rPr>
            <w:spacing w:val="-2"/>
          </w:rPr>
          <w:delText>between</w:delText>
        </w:r>
        <w:r>
          <w:rPr>
            <w:spacing w:val="-4"/>
          </w:rPr>
          <w:delText xml:space="preserve"> </w:delText>
        </w:r>
        <w:r>
          <w:rPr>
            <w:spacing w:val="-2"/>
          </w:rPr>
          <w:delText>physician</w:delText>
        </w:r>
        <w:r>
          <w:rPr>
            <w:spacing w:val="-4"/>
          </w:rPr>
          <w:delText xml:space="preserve"> </w:delText>
        </w:r>
        <w:r>
          <w:rPr>
            <w:spacing w:val="-2"/>
          </w:rPr>
          <w:delText>trainees</w:delText>
        </w:r>
        <w:r>
          <w:rPr>
            <w:spacing w:val="-4"/>
          </w:rPr>
          <w:delText xml:space="preserve"> </w:delText>
        </w:r>
        <w:r>
          <w:rPr>
            <w:spacing w:val="-2"/>
          </w:rPr>
          <w:delText>and</w:delText>
        </w:r>
        <w:r>
          <w:rPr>
            <w:spacing w:val="-4"/>
          </w:rPr>
          <w:delText xml:space="preserve"> </w:delText>
        </w:r>
        <w:r>
          <w:rPr>
            <w:spacing w:val="-2"/>
          </w:rPr>
          <w:delText>LLMs</w:delText>
        </w:r>
        <w:r>
          <w:rPr>
            <w:spacing w:val="-4"/>
          </w:rPr>
          <w:delText xml:space="preserve"> </w:delText>
        </w:r>
        <w:r>
          <w:rPr>
            <w:spacing w:val="-2"/>
          </w:rPr>
          <w:delText>on</w:delText>
        </w:r>
        <w:r>
          <w:rPr>
            <w:spacing w:val="-4"/>
          </w:rPr>
          <w:delText xml:space="preserve"> </w:delText>
        </w:r>
        <w:r>
          <w:rPr>
            <w:spacing w:val="-2"/>
          </w:rPr>
          <w:delText>what</w:delText>
        </w:r>
        <w:r>
          <w:rPr>
            <w:spacing w:val="-4"/>
          </w:rPr>
          <w:delText xml:space="preserve"> </w:delText>
        </w:r>
        <w:r>
          <w:rPr>
            <w:spacing w:val="-2"/>
          </w:rPr>
          <w:delText>counts</w:delText>
        </w:r>
        <w:r>
          <w:rPr>
            <w:spacing w:val="-4"/>
          </w:rPr>
          <w:delText xml:space="preserve"> </w:delText>
        </w:r>
        <w:r>
          <w:rPr>
            <w:spacing w:val="-2"/>
          </w:rPr>
          <w:delText>as</w:delText>
        </w:r>
        <w:r>
          <w:rPr>
            <w:spacing w:val="-4"/>
          </w:rPr>
          <w:delText xml:space="preserve"> </w:delText>
        </w:r>
        <w:r>
          <w:rPr>
            <w:spacing w:val="-2"/>
          </w:rPr>
          <w:delText>relevant</w:delText>
        </w:r>
      </w:del>
      <w:ins w:id="861" w:author="Saleh Kalantari" w:date="2026-04-28T12:46:00Z" w16du:dateUtc="2026-04-28T10:46:00Z">
        <w:r w:rsidR="004A0348">
          <w:rPr>
            <w:spacing w:val="-2"/>
          </w:rPr>
          <w:t>In accordance with RQ2</w:t>
        </w:r>
      </w:ins>
      <w:r w:rsidR="00096600">
        <w:rPr>
          <w:spacing w:val="-2"/>
        </w:rPr>
        <w:t>,</w:t>
      </w:r>
      <w:r w:rsidR="00096600">
        <w:rPr>
          <w:spacing w:val="-4"/>
        </w:rPr>
        <w:t xml:space="preserve"> </w:t>
      </w:r>
      <w:r w:rsidR="00096600">
        <w:rPr>
          <w:spacing w:val="-2"/>
        </w:rPr>
        <w:t>we</w:t>
      </w:r>
      <w:r w:rsidR="00096600">
        <w:rPr>
          <w:spacing w:val="-4"/>
        </w:rPr>
        <w:t xml:space="preserve"> </w:t>
      </w:r>
      <w:r w:rsidR="00096600">
        <w:rPr>
          <w:spacing w:val="-2"/>
        </w:rPr>
        <w:t>next</w:t>
      </w:r>
      <w:r w:rsidR="00096600">
        <w:rPr>
          <w:spacing w:val="-4"/>
        </w:rPr>
        <w:t xml:space="preserve"> </w:t>
      </w:r>
      <w:r w:rsidR="00096600">
        <w:rPr>
          <w:spacing w:val="-2"/>
        </w:rPr>
        <w:t>examined</w:t>
      </w:r>
      <w:r w:rsidR="00096600">
        <w:rPr>
          <w:spacing w:val="-4"/>
        </w:rPr>
        <w:t xml:space="preserve"> </w:t>
      </w:r>
      <w:del w:id="862" w:author="Saleh Kalantari" w:date="2026-04-28T12:46:00Z" w16du:dateUtc="2026-04-28T10:46:00Z">
        <w:r>
          <w:rPr>
            <w:spacing w:val="-2"/>
          </w:rPr>
          <w:delText>whether</w:delText>
        </w:r>
      </w:del>
      <w:ins w:id="863" w:author="Saleh Kalantari" w:date="2026-04-28T12:46:00Z" w16du:dateUtc="2026-04-28T10:46:00Z">
        <w:r w:rsidR="004A0348">
          <w:rPr>
            <w:spacing w:val="-2"/>
          </w:rPr>
          <w:t>the effects of</w:t>
        </w:r>
      </w:ins>
      <w:r w:rsidR="00096600">
        <w:rPr>
          <w:spacing w:val="-2"/>
        </w:rPr>
        <w:t xml:space="preserve"> restricting</w:t>
      </w:r>
      <w:r w:rsidR="00096600">
        <w:rPr>
          <w:spacing w:val="-6"/>
        </w:rPr>
        <w:t xml:space="preserve"> </w:t>
      </w:r>
      <w:r w:rsidR="00096600">
        <w:rPr>
          <w:spacing w:val="-2"/>
        </w:rPr>
        <w:t>models</w:t>
      </w:r>
      <w:r w:rsidR="00096600">
        <w:rPr>
          <w:spacing w:val="-6"/>
        </w:rPr>
        <w:t xml:space="preserve"> </w:t>
      </w:r>
      <w:r w:rsidR="00096600">
        <w:rPr>
          <w:spacing w:val="-2"/>
        </w:rPr>
        <w:t>to</w:t>
      </w:r>
      <w:r w:rsidR="00270027">
        <w:rPr>
          <w:spacing w:val="-2"/>
          <w:rPrChange w:id="864" w:author="Saleh Kalantari" w:date="2026-04-28T12:46:00Z" w16du:dateUtc="2026-04-28T10:46:00Z">
            <w:rPr>
              <w:spacing w:val="-6"/>
            </w:rPr>
          </w:rPrChange>
        </w:rPr>
        <w:t xml:space="preserve"> </w:t>
      </w:r>
      <w:ins w:id="865" w:author="Saleh Kalantari" w:date="2026-04-28T12:46:00Z" w16du:dateUtc="2026-04-28T10:46:00Z">
        <w:r w:rsidR="00270027">
          <w:rPr>
            <w:spacing w:val="-2"/>
          </w:rPr>
          <w:t>using only the sentences that</w:t>
        </w:r>
        <w:r w:rsidR="00096600">
          <w:rPr>
            <w:spacing w:val="-6"/>
          </w:rPr>
          <w:t xml:space="preserve"> </w:t>
        </w:r>
      </w:ins>
      <w:r w:rsidR="00096600">
        <w:rPr>
          <w:spacing w:val="-2"/>
        </w:rPr>
        <w:t>physician</w:t>
      </w:r>
      <w:r w:rsidR="00270027">
        <w:rPr>
          <w:spacing w:val="-6"/>
        </w:rPr>
        <w:t xml:space="preserve"> </w:t>
      </w:r>
      <w:del w:id="866" w:author="Saleh Kalantari" w:date="2026-04-28T12:46:00Z" w16du:dateUtc="2026-04-28T10:46:00Z">
        <w:r>
          <w:rPr>
            <w:spacing w:val="-2"/>
          </w:rPr>
          <w:delText>trainee</w:delText>
        </w:r>
      </w:del>
      <w:ins w:id="867" w:author="Saleh Kalantari" w:date="2026-04-28T12:46:00Z" w16du:dateUtc="2026-04-28T10:46:00Z">
        <w:r w:rsidR="00096600">
          <w:rPr>
            <w:spacing w:val="-2"/>
          </w:rPr>
          <w:t>trainee</w:t>
        </w:r>
        <w:r w:rsidR="00270027">
          <w:rPr>
            <w:spacing w:val="-2"/>
          </w:rPr>
          <w:t>s had</w:t>
        </w:r>
      </w:ins>
      <w:r w:rsidR="00270027">
        <w:rPr>
          <w:spacing w:val="-2"/>
          <w:rPrChange w:id="868" w:author="Saleh Kalantari" w:date="2026-04-28T12:46:00Z" w16du:dateUtc="2026-04-28T10:46:00Z">
            <w:rPr>
              <w:spacing w:val="-5"/>
            </w:rPr>
          </w:rPrChange>
        </w:rPr>
        <w:t xml:space="preserve"> </w:t>
      </w:r>
      <w:r w:rsidR="00270027">
        <w:rPr>
          <w:spacing w:val="-2"/>
        </w:rPr>
        <w:t>identified</w:t>
      </w:r>
      <w:r w:rsidR="00270027">
        <w:rPr>
          <w:spacing w:val="-2"/>
          <w:rPrChange w:id="869" w:author="Saleh Kalantari" w:date="2026-04-28T12:46:00Z" w16du:dateUtc="2026-04-28T10:46:00Z">
            <w:rPr>
              <w:spacing w:val="-6"/>
            </w:rPr>
          </w:rPrChange>
        </w:rPr>
        <w:t xml:space="preserve"> </w:t>
      </w:r>
      <w:ins w:id="870" w:author="Saleh Kalantari" w:date="2026-04-28T12:46:00Z" w16du:dateUtc="2026-04-28T10:46:00Z">
        <w:r w:rsidR="00270027">
          <w:rPr>
            <w:spacing w:val="-2"/>
          </w:rPr>
          <w:t xml:space="preserve">as </w:t>
        </w:r>
      </w:ins>
      <w:r w:rsidR="00270027">
        <w:rPr>
          <w:spacing w:val="-2"/>
        </w:rPr>
        <w:t>relevant</w:t>
      </w:r>
      <w:del w:id="871" w:author="Saleh Kalantari" w:date="2026-04-28T12:46:00Z" w16du:dateUtc="2026-04-28T10:46:00Z">
        <w:r>
          <w:rPr>
            <w:spacing w:val="-6"/>
          </w:rPr>
          <w:delText xml:space="preserve"> </w:delText>
        </w:r>
        <w:r>
          <w:rPr>
            <w:spacing w:val="-2"/>
          </w:rPr>
          <w:delText>sentences</w:delText>
        </w:r>
        <w:r>
          <w:rPr>
            <w:spacing w:val="-6"/>
          </w:rPr>
          <w:delText xml:space="preserve"> </w:delText>
        </w:r>
        <w:r>
          <w:rPr>
            <w:spacing w:val="-2"/>
          </w:rPr>
          <w:delText>shifts</w:delText>
        </w:r>
        <w:r>
          <w:rPr>
            <w:spacing w:val="-5"/>
          </w:rPr>
          <w:delText xml:space="preserve"> </w:delText>
        </w:r>
        <w:r>
          <w:rPr>
            <w:spacing w:val="-2"/>
          </w:rPr>
          <w:delText>their</w:delText>
        </w:r>
        <w:r>
          <w:rPr>
            <w:spacing w:val="-6"/>
          </w:rPr>
          <w:delText xml:space="preserve"> </w:delText>
        </w:r>
        <w:r>
          <w:rPr>
            <w:spacing w:val="-2"/>
          </w:rPr>
          <w:delText>answers</w:delText>
        </w:r>
      </w:del>
      <w:r w:rsidR="00096600">
        <w:rPr>
          <w:spacing w:val="-2"/>
        </w:rPr>
        <w:t>.</w:t>
      </w:r>
      <w:r w:rsidR="00096600">
        <w:rPr>
          <w:spacing w:val="5"/>
        </w:rPr>
        <w:t xml:space="preserve"> </w:t>
      </w:r>
      <w:r w:rsidR="00096600">
        <w:rPr>
          <w:spacing w:val="-2"/>
        </w:rPr>
        <w:t>Removing</w:t>
      </w:r>
      <w:r w:rsidR="00096600">
        <w:rPr>
          <w:spacing w:val="-6"/>
        </w:rPr>
        <w:t xml:space="preserve"> </w:t>
      </w:r>
      <w:r w:rsidR="00096600">
        <w:rPr>
          <w:spacing w:val="-2"/>
        </w:rPr>
        <w:t>the</w:t>
      </w:r>
      <w:r w:rsidR="00096600">
        <w:rPr>
          <w:spacing w:val="-6"/>
        </w:rPr>
        <w:t xml:space="preserve"> </w:t>
      </w:r>
      <w:r w:rsidR="00096600">
        <w:rPr>
          <w:spacing w:val="-2"/>
        </w:rPr>
        <w:t>sentences</w:t>
      </w:r>
      <w:r w:rsidR="00096600">
        <w:rPr>
          <w:spacing w:val="-5"/>
        </w:rPr>
        <w:t xml:space="preserve"> </w:t>
      </w:r>
      <w:r w:rsidR="00096600">
        <w:rPr>
          <w:spacing w:val="-2"/>
        </w:rPr>
        <w:t>that</w:t>
      </w:r>
      <w:r w:rsidR="00096600">
        <w:rPr>
          <w:spacing w:val="-6"/>
        </w:rPr>
        <w:t xml:space="preserve"> </w:t>
      </w:r>
      <w:r w:rsidR="00096600">
        <w:rPr>
          <w:spacing w:val="-2"/>
        </w:rPr>
        <w:t>physician</w:t>
      </w:r>
    </w:p>
    <w:p w14:paraId="3FC3E2FB" w14:textId="77777777" w:rsidR="00A40DB8" w:rsidRDefault="00A40DB8">
      <w:pPr>
        <w:pStyle w:val="BodyText"/>
        <w:spacing w:line="249" w:lineRule="auto"/>
        <w:sectPr w:rsidR="00A40DB8">
          <w:type w:val="continuous"/>
          <w:pgSz w:w="12240" w:h="15840"/>
          <w:pgMar w:top="1100" w:right="720" w:bottom="280" w:left="1080" w:header="0" w:footer="648" w:gutter="0"/>
          <w:cols w:space="720"/>
        </w:sectPr>
      </w:pPr>
    </w:p>
    <w:p w14:paraId="58E786E8" w14:textId="395C9307" w:rsidR="00A40DB8" w:rsidRDefault="00096600">
      <w:pPr>
        <w:pStyle w:val="BodyText"/>
        <w:spacing w:before="68" w:line="249" w:lineRule="auto"/>
        <w:ind w:left="53" w:right="408"/>
        <w:jc w:val="both"/>
        <w:rPr>
          <w:del w:id="872" w:author="Saleh Kalantari" w:date="2026-04-28T12:46:00Z" w16du:dateUtc="2026-04-28T10:46:00Z"/>
        </w:rPr>
      </w:pPr>
      <w:r>
        <w:rPr>
          <w:spacing w:val="-2"/>
        </w:rPr>
        <w:lastRenderedPageBreak/>
        <w:t>trainees</w:t>
      </w:r>
      <w:r>
        <w:rPr>
          <w:spacing w:val="-7"/>
        </w:rPr>
        <w:t xml:space="preserve"> </w:t>
      </w:r>
      <w:r>
        <w:rPr>
          <w:spacing w:val="-2"/>
        </w:rPr>
        <w:t>marked</w:t>
      </w:r>
      <w:r>
        <w:rPr>
          <w:spacing w:val="-7"/>
        </w:rPr>
        <w:t xml:space="preserve"> </w:t>
      </w:r>
      <w:r>
        <w:rPr>
          <w:spacing w:val="-2"/>
        </w:rPr>
        <w:t>as</w:t>
      </w:r>
      <w:r>
        <w:rPr>
          <w:spacing w:val="-7"/>
        </w:rPr>
        <w:t xml:space="preserve"> </w:t>
      </w:r>
      <w:r>
        <w:rPr>
          <w:spacing w:val="-2"/>
        </w:rPr>
        <w:t>low</w:t>
      </w:r>
      <w:r>
        <w:rPr>
          <w:spacing w:val="-7"/>
        </w:rPr>
        <w:t xml:space="preserve"> </w:t>
      </w:r>
      <w:r>
        <w:rPr>
          <w:spacing w:val="-2"/>
        </w:rPr>
        <w:t>relevance</w:t>
      </w:r>
      <w:r>
        <w:rPr>
          <w:spacing w:val="-7"/>
        </w:rPr>
        <w:t xml:space="preserve"> </w:t>
      </w:r>
      <w:r>
        <w:rPr>
          <w:spacing w:val="-2"/>
        </w:rPr>
        <w:t>or</w:t>
      </w:r>
      <w:r>
        <w:rPr>
          <w:spacing w:val="-7"/>
        </w:rPr>
        <w:t xml:space="preserve"> </w:t>
      </w:r>
      <w:r>
        <w:rPr>
          <w:spacing w:val="-2"/>
        </w:rPr>
        <w:t>irrelevant</w:t>
      </w:r>
      <w:r>
        <w:rPr>
          <w:spacing w:val="-7"/>
        </w:rPr>
        <w:t xml:space="preserve"> </w:t>
      </w:r>
      <w:r>
        <w:rPr>
          <w:spacing w:val="-2"/>
        </w:rPr>
        <w:t>raised</w:t>
      </w:r>
      <w:r>
        <w:rPr>
          <w:spacing w:val="-7"/>
        </w:rPr>
        <w:t xml:space="preserve"> </w:t>
      </w:r>
      <w:r>
        <w:rPr>
          <w:spacing w:val="-2"/>
        </w:rPr>
        <w:t>accuracy</w:t>
      </w:r>
      <w:r>
        <w:rPr>
          <w:spacing w:val="-7"/>
        </w:rPr>
        <w:t xml:space="preserve"> </w:t>
      </w:r>
      <w:r>
        <w:rPr>
          <w:spacing w:val="-2"/>
        </w:rPr>
        <w:t>for</w:t>
      </w:r>
      <w:r>
        <w:rPr>
          <w:spacing w:val="-7"/>
        </w:rPr>
        <w:t xml:space="preserve"> </w:t>
      </w:r>
      <w:r>
        <w:rPr>
          <w:spacing w:val="-2"/>
        </w:rPr>
        <w:t>most</w:t>
      </w:r>
      <w:r w:rsidR="006106D9">
        <w:rPr>
          <w:spacing w:val="-2"/>
          <w:rPrChange w:id="873" w:author="Saleh Kalantari" w:date="2026-04-28T12:46:00Z" w16du:dateUtc="2026-04-28T10:46:00Z">
            <w:rPr>
              <w:spacing w:val="-7"/>
            </w:rPr>
          </w:rPrChange>
        </w:rPr>
        <w:t xml:space="preserve"> </w:t>
      </w:r>
      <w:ins w:id="874" w:author="Saleh Kalantari" w:date="2026-04-28T12:46:00Z" w16du:dateUtc="2026-04-28T10:46:00Z">
        <w:r w:rsidR="006106D9">
          <w:rPr>
            <w:spacing w:val="-2"/>
          </w:rPr>
          <w:t>of the</w:t>
        </w:r>
        <w:r>
          <w:rPr>
            <w:spacing w:val="-7"/>
          </w:rPr>
          <w:t xml:space="preserve"> </w:t>
        </w:r>
      </w:ins>
      <w:r>
        <w:rPr>
          <w:spacing w:val="-2"/>
        </w:rPr>
        <w:t>LLMs</w:t>
      </w:r>
      <w:r>
        <w:rPr>
          <w:spacing w:val="-7"/>
        </w:rPr>
        <w:t xml:space="preserve"> </w:t>
      </w:r>
      <w:r>
        <w:rPr>
          <w:spacing w:val="-2"/>
        </w:rPr>
        <w:t>on</w:t>
      </w:r>
      <w:r>
        <w:rPr>
          <w:spacing w:val="-7"/>
        </w:rPr>
        <w:t xml:space="preserve"> </w:t>
      </w:r>
      <w:r>
        <w:rPr>
          <w:spacing w:val="-2"/>
        </w:rPr>
        <w:t>most</w:t>
      </w:r>
      <w:r>
        <w:rPr>
          <w:spacing w:val="-7"/>
        </w:rPr>
        <w:t xml:space="preserve"> </w:t>
      </w:r>
      <w:r>
        <w:rPr>
          <w:spacing w:val="-2"/>
        </w:rPr>
        <w:t>datasets</w:t>
      </w:r>
      <w:del w:id="875" w:author="Saleh Kalantari" w:date="2026-04-28T12:46:00Z" w16du:dateUtc="2026-04-28T10:46:00Z">
        <w:r>
          <w:rPr>
            <w:spacing w:val="-2"/>
          </w:rPr>
          <w:delText>.</w:delText>
        </w:r>
      </w:del>
      <w:ins w:id="876" w:author="Saleh Kalantari" w:date="2026-04-28T12:46:00Z" w16du:dateUtc="2026-04-28T10:46:00Z">
        <w:r w:rsidR="00C224CE">
          <w:rPr>
            <w:spacing w:val="-2"/>
          </w:rPr>
          <w:t xml:space="preserve"> (Figur</w:t>
        </w:r>
        <w:commentRangeStart w:id="877"/>
        <w:r w:rsidR="00C224CE">
          <w:rPr>
            <w:spacing w:val="-2"/>
          </w:rPr>
          <w:t>e 3)</w:t>
        </w:r>
        <w:r>
          <w:rPr>
            <w:spacing w:val="-2"/>
          </w:rPr>
          <w:t>.</w:t>
        </w:r>
      </w:ins>
      <w:r>
        <w:rPr>
          <w:spacing w:val="6"/>
        </w:rPr>
        <w:t xml:space="preserve"> </w:t>
      </w:r>
      <w:commentRangeEnd w:id="877"/>
      <w:r w:rsidR="008E6303">
        <w:rPr>
          <w:rStyle w:val="CommentReference"/>
          <w:sz w:val="20"/>
          <w:szCs w:val="20"/>
          <w:rPrChange w:id="878" w:author="Saleh Kalantari" w:date="2026-04-28T12:46:00Z" w16du:dateUtc="2026-04-28T10:46:00Z">
            <w:rPr>
              <w:rStyle w:val="CommentReference"/>
              <w:spacing w:val="-2"/>
              <w:sz w:val="20"/>
              <w:szCs w:val="20"/>
            </w:rPr>
          </w:rPrChange>
        </w:rPr>
        <w:commentReference w:id="877"/>
      </w:r>
      <w:commentRangeStart w:id="879"/>
      <w:r w:rsidR="00ED063D">
        <w:rPr>
          <w:rPrChange w:id="880" w:author="Saleh Kalantari" w:date="2026-04-28T12:46:00Z" w16du:dateUtc="2026-04-28T10:46:00Z">
            <w:rPr>
              <w:spacing w:val="-2"/>
            </w:rPr>
          </w:rPrChange>
        </w:rPr>
        <w:t>W</w:t>
      </w:r>
      <w:r>
        <w:rPr>
          <w:rPrChange w:id="881" w:author="Saleh Kalantari" w:date="2026-04-28T12:46:00Z" w16du:dateUtc="2026-04-28T10:46:00Z">
            <w:rPr>
              <w:spacing w:val="-2"/>
            </w:rPr>
          </w:rPrChange>
        </w:rPr>
        <w:t>e</w:t>
      </w:r>
      <w:r>
        <w:rPr>
          <w:spacing w:val="-11"/>
          <w:rPrChange w:id="882" w:author="Saleh Kalantari" w:date="2026-04-28T12:46:00Z" w16du:dateUtc="2026-04-28T10:46:00Z">
            <w:rPr>
              <w:spacing w:val="-7"/>
            </w:rPr>
          </w:rPrChange>
        </w:rPr>
        <w:t xml:space="preserve"> </w:t>
      </w:r>
      <w:del w:id="883" w:author="Saleh Kalantari" w:date="2026-04-28T12:46:00Z" w16du:dateUtc="2026-04-28T10:46:00Z">
        <w:r>
          <w:rPr>
            <w:spacing w:val="-2"/>
          </w:rPr>
          <w:delText>read</w:delText>
        </w:r>
        <w:r>
          <w:rPr>
            <w:spacing w:val="-7"/>
          </w:rPr>
          <w:delText xml:space="preserve"> </w:delText>
        </w:r>
        <w:r>
          <w:rPr>
            <w:spacing w:val="-2"/>
          </w:rPr>
          <w:delText>this</w:delText>
        </w:r>
        <w:r>
          <w:rPr>
            <w:spacing w:val="-7"/>
          </w:rPr>
          <w:delText xml:space="preserve"> </w:delText>
        </w:r>
        <w:r>
          <w:rPr>
            <w:spacing w:val="-2"/>
          </w:rPr>
          <w:delText>as</w:delText>
        </w:r>
        <w:r>
          <w:rPr>
            <w:spacing w:val="-7"/>
          </w:rPr>
          <w:delText xml:space="preserve"> </w:delText>
        </w:r>
        <w:r>
          <w:rPr>
            <w:spacing w:val="-2"/>
          </w:rPr>
          <w:delText>a</w:delText>
        </w:r>
        <w:r>
          <w:rPr>
            <w:spacing w:val="-7"/>
          </w:rPr>
          <w:delText xml:space="preserve"> </w:delText>
        </w:r>
        <w:r>
          <w:rPr>
            <w:spacing w:val="-2"/>
          </w:rPr>
          <w:delText>filtering</w:delText>
        </w:r>
        <w:r>
          <w:rPr>
            <w:spacing w:val="-7"/>
          </w:rPr>
          <w:delText xml:space="preserve"> </w:delText>
        </w:r>
        <w:r>
          <w:rPr>
            <w:spacing w:val="-2"/>
          </w:rPr>
          <w:delText xml:space="preserve">effect </w:delText>
        </w:r>
        <w:r>
          <w:delText>that</w:delText>
        </w:r>
        <w:r>
          <w:rPr>
            <w:spacing w:val="-7"/>
          </w:rPr>
          <w:delText xml:space="preserve"> </w:delText>
        </w:r>
        <w:r>
          <w:delText>is</w:delText>
        </w:r>
        <w:r>
          <w:rPr>
            <w:spacing w:val="-7"/>
          </w:rPr>
          <w:delText xml:space="preserve"> </w:delText>
        </w:r>
        <w:r>
          <w:delText>consistent</w:delText>
        </w:r>
        <w:r>
          <w:rPr>
            <w:spacing w:val="-7"/>
          </w:rPr>
          <w:delText xml:space="preserve"> </w:delText>
        </w:r>
        <w:r>
          <w:delText>with,</w:delText>
        </w:r>
        <w:r>
          <w:rPr>
            <w:spacing w:val="-7"/>
          </w:rPr>
          <w:delText xml:space="preserve"> </w:delText>
        </w:r>
        <w:r>
          <w:delText>but</w:delText>
        </w:r>
        <w:r>
          <w:rPr>
            <w:spacing w:val="-7"/>
          </w:rPr>
          <w:delText xml:space="preserve"> </w:delText>
        </w:r>
        <w:r>
          <w:delText>not</w:delText>
        </w:r>
        <w:r>
          <w:rPr>
            <w:spacing w:val="-7"/>
          </w:rPr>
          <w:delText xml:space="preserve"> </w:delText>
        </w:r>
        <w:r>
          <w:delText>uniquely</w:delText>
        </w:r>
        <w:r>
          <w:rPr>
            <w:spacing w:val="-7"/>
          </w:rPr>
          <w:delText xml:space="preserve"> </w:delText>
        </w:r>
        <w:r>
          <w:delText>explained</w:delText>
        </w:r>
        <w:r>
          <w:rPr>
            <w:spacing w:val="-7"/>
          </w:rPr>
          <w:delText xml:space="preserve"> </w:delText>
        </w:r>
        <w:r>
          <w:delText>by,</w:delText>
        </w:r>
        <w:r>
          <w:rPr>
            <w:spacing w:val="-7"/>
          </w:rPr>
          <w:delText xml:space="preserve"> </w:delText>
        </w:r>
        <w:r>
          <w:delText>reduced</w:delText>
        </w:r>
        <w:r>
          <w:rPr>
            <w:spacing w:val="-7"/>
          </w:rPr>
          <w:delText xml:space="preserve"> </w:delText>
        </w:r>
        <w:r>
          <w:delText>distraction</w:delText>
        </w:r>
        <w:r>
          <w:rPr>
            <w:spacing w:val="-7"/>
          </w:rPr>
          <w:delText xml:space="preserve"> </w:delText>
        </w:r>
        <w:r>
          <w:delText>from</w:delText>
        </w:r>
        <w:r>
          <w:rPr>
            <w:spacing w:val="-7"/>
          </w:rPr>
          <w:delText xml:space="preserve"> </w:delText>
        </w:r>
        <w:r>
          <w:delText>content</w:delText>
        </w:r>
        <w:r>
          <w:rPr>
            <w:spacing w:val="-7"/>
          </w:rPr>
          <w:delText xml:space="preserve"> </w:delText>
        </w:r>
        <w:r>
          <w:delText>the</w:delText>
        </w:r>
        <w:r>
          <w:rPr>
            <w:spacing w:val="-7"/>
          </w:rPr>
          <w:delText xml:space="preserve"> </w:delText>
        </w:r>
        <w:r>
          <w:delText>physician</w:delText>
        </w:r>
        <w:r>
          <w:rPr>
            <w:spacing w:val="-7"/>
          </w:rPr>
          <w:delText xml:space="preserve"> </w:delText>
        </w:r>
        <w:r>
          <w:delText>trainees</w:delText>
        </w:r>
        <w:r>
          <w:rPr>
            <w:spacing w:val="-7"/>
          </w:rPr>
          <w:delText xml:space="preserve"> </w:delText>
        </w:r>
        <w:r>
          <w:delText>did</w:delText>
        </w:r>
        <w:r>
          <w:rPr>
            <w:spacing w:val="-7"/>
          </w:rPr>
          <w:delText xml:space="preserve"> </w:delText>
        </w:r>
        <w:r>
          <w:delText>not</w:delText>
        </w:r>
        <w:r>
          <w:rPr>
            <w:spacing w:val="-7"/>
          </w:rPr>
          <w:delText xml:space="preserve"> </w:delText>
        </w:r>
        <w:r>
          <w:delText>consider decisive. Input length, exposure of memorised strings, and the deliberate inclusion of distractors in USMLE style items are also</w:delText>
        </w:r>
        <w:r>
          <w:rPr>
            <w:spacing w:val="-9"/>
          </w:rPr>
          <w:delText xml:space="preserve"> </w:delText>
        </w:r>
        <w:r>
          <w:delText>modified</w:delText>
        </w:r>
        <w:r>
          <w:rPr>
            <w:spacing w:val="-9"/>
          </w:rPr>
          <w:delText xml:space="preserve"> </w:delText>
        </w:r>
        <w:r>
          <w:delText>by</w:delText>
        </w:r>
        <w:r>
          <w:rPr>
            <w:spacing w:val="-9"/>
          </w:rPr>
          <w:delText xml:space="preserve"> </w:delText>
        </w:r>
        <w:r>
          <w:delText>this</w:delText>
        </w:r>
        <w:r>
          <w:rPr>
            <w:spacing w:val="-9"/>
          </w:rPr>
          <w:delText xml:space="preserve"> </w:delText>
        </w:r>
        <w:r>
          <w:delText>intervention,</w:delText>
        </w:r>
        <w:r>
          <w:rPr>
            <w:spacing w:val="-9"/>
          </w:rPr>
          <w:delText xml:space="preserve"> </w:delText>
        </w:r>
        <w:r>
          <w:delText>and</w:delText>
        </w:r>
        <w:r>
          <w:rPr>
            <w:spacing w:val="-9"/>
          </w:rPr>
          <w:delText xml:space="preserve"> </w:delText>
        </w:r>
        <w:r>
          <w:delText>we</w:delText>
        </w:r>
        <w:r>
          <w:rPr>
            <w:spacing w:val="-9"/>
          </w:rPr>
          <w:delText xml:space="preserve"> </w:delText>
        </w:r>
        <w:r>
          <w:delText>return</w:delText>
        </w:r>
        <w:r>
          <w:rPr>
            <w:spacing w:val="-9"/>
          </w:rPr>
          <w:delText xml:space="preserve"> </w:delText>
        </w:r>
        <w:r>
          <w:delText>to</w:delText>
        </w:r>
        <w:r>
          <w:rPr>
            <w:spacing w:val="-9"/>
          </w:rPr>
          <w:delText xml:space="preserve"> </w:delText>
        </w:r>
      </w:del>
      <w:ins w:id="884" w:author="Saleh Kalantari" w:date="2026-04-28T12:46:00Z" w16du:dateUtc="2026-04-28T10:46:00Z">
        <w:r>
          <w:t>report</w:t>
        </w:r>
        <w:r>
          <w:rPr>
            <w:spacing w:val="-11"/>
          </w:rPr>
          <w:t xml:space="preserve"> </w:t>
        </w:r>
      </w:ins>
      <w:r>
        <w:t>the</w:t>
      </w:r>
      <w:r w:rsidR="008E6303">
        <w:t>se</w:t>
      </w:r>
      <w:r w:rsidR="00ED063D">
        <w:rPr>
          <w:rPrChange w:id="885" w:author="Saleh Kalantari" w:date="2026-04-28T12:46:00Z" w16du:dateUtc="2026-04-28T10:46:00Z">
            <w:rPr>
              <w:spacing w:val="-9"/>
            </w:rPr>
          </w:rPrChange>
        </w:rPr>
        <w:t xml:space="preserve"> </w:t>
      </w:r>
      <w:del w:id="886" w:author="Saleh Kalantari" w:date="2026-04-28T12:46:00Z" w16du:dateUtc="2026-04-28T10:46:00Z">
        <w:r>
          <w:delText>confounds</w:delText>
        </w:r>
        <w:r>
          <w:rPr>
            <w:spacing w:val="-9"/>
          </w:rPr>
          <w:delText xml:space="preserve"> </w:delText>
        </w:r>
        <w:r>
          <w:delText>in</w:delText>
        </w:r>
        <w:r>
          <w:rPr>
            <w:spacing w:val="-9"/>
          </w:rPr>
          <w:delText xml:space="preserve"> </w:delText>
        </w:r>
        <w:r>
          <w:delText>the</w:delText>
        </w:r>
        <w:r>
          <w:rPr>
            <w:spacing w:val="-9"/>
          </w:rPr>
          <w:delText xml:space="preserve"> </w:delText>
        </w:r>
        <w:r>
          <w:delText>Discussion. Physician</w:delText>
        </w:r>
        <w:r>
          <w:rPr>
            <w:spacing w:val="-9"/>
          </w:rPr>
          <w:delText xml:space="preserve"> </w:delText>
        </w:r>
        <w:r>
          <w:delText>trainee</w:delText>
        </w:r>
        <w:r>
          <w:rPr>
            <w:spacing w:val="-9"/>
          </w:rPr>
          <w:delText xml:space="preserve"> </w:delText>
        </w:r>
        <w:r>
          <w:delText>labelling</w:delText>
        </w:r>
        <w:r>
          <w:rPr>
            <w:spacing w:val="-9"/>
          </w:rPr>
          <w:delText xml:space="preserve"> </w:delText>
        </w:r>
        <w:r>
          <w:delText>instructions explicitly</w:delText>
        </w:r>
        <w:r>
          <w:rPr>
            <w:spacing w:val="-4"/>
          </w:rPr>
          <w:delText xml:space="preserve"> </w:delText>
        </w:r>
        <w:r>
          <w:delText>stated</w:delText>
        </w:r>
        <w:r>
          <w:rPr>
            <w:spacing w:val="-4"/>
          </w:rPr>
          <w:delText xml:space="preserve"> </w:delText>
        </w:r>
        <w:r>
          <w:delText>that</w:delText>
        </w:r>
        <w:r>
          <w:rPr>
            <w:spacing w:val="-4"/>
          </w:rPr>
          <w:delText xml:space="preserve"> </w:delText>
        </w:r>
        <w:r>
          <w:delText>the</w:delText>
        </w:r>
        <w:r>
          <w:rPr>
            <w:spacing w:val="-4"/>
          </w:rPr>
          <w:delText xml:space="preserve"> </w:delText>
        </w:r>
        <w:r>
          <w:delText>QA</w:delText>
        </w:r>
        <w:r>
          <w:rPr>
            <w:spacing w:val="-4"/>
          </w:rPr>
          <w:delText xml:space="preserve"> </w:delText>
        </w:r>
        <w:r>
          <w:delText>should</w:delText>
        </w:r>
        <w:r>
          <w:rPr>
            <w:spacing w:val="-4"/>
          </w:rPr>
          <w:delText xml:space="preserve"> </w:delText>
        </w:r>
        <w:r>
          <w:delText>be</w:delText>
        </w:r>
        <w:r>
          <w:rPr>
            <w:spacing w:val="-4"/>
          </w:rPr>
          <w:delText xml:space="preserve"> </w:delText>
        </w:r>
        <w:r>
          <w:delText>answerable</w:delText>
        </w:r>
        <w:r>
          <w:rPr>
            <w:spacing w:val="-4"/>
          </w:rPr>
          <w:delText xml:space="preserve"> </w:delText>
        </w:r>
        <w:r>
          <w:delText>from</w:delText>
        </w:r>
        <w:r>
          <w:rPr>
            <w:spacing w:val="-4"/>
          </w:rPr>
          <w:delText xml:space="preserve"> </w:delText>
        </w:r>
        <w:r>
          <w:delText>the</w:delText>
        </w:r>
        <w:r>
          <w:rPr>
            <w:spacing w:val="-4"/>
          </w:rPr>
          <w:delText xml:space="preserve"> </w:delText>
        </w:r>
        <w:r>
          <w:delText>highly</w:delText>
        </w:r>
        <w:r>
          <w:rPr>
            <w:spacing w:val="-4"/>
          </w:rPr>
          <w:delText xml:space="preserve"> </w:delText>
        </w:r>
        <w:r>
          <w:delText>relevant</w:delText>
        </w:r>
        <w:r>
          <w:rPr>
            <w:spacing w:val="-4"/>
          </w:rPr>
          <w:delText xml:space="preserve"> </w:delText>
        </w:r>
        <w:r>
          <w:delText>sentences</w:delText>
        </w:r>
        <w:r>
          <w:rPr>
            <w:spacing w:val="-4"/>
          </w:rPr>
          <w:delText xml:space="preserve"> </w:delText>
        </w:r>
        <w:r>
          <w:delText>alone,</w:delText>
        </w:r>
        <w:r>
          <w:rPr>
            <w:spacing w:val="-4"/>
          </w:rPr>
          <w:delText xml:space="preserve"> </w:delText>
        </w:r>
        <w:r>
          <w:delText>so</w:delText>
        </w:r>
        <w:r>
          <w:rPr>
            <w:spacing w:val="-4"/>
          </w:rPr>
          <w:delText xml:space="preserve"> </w:delText>
        </w:r>
        <w:r>
          <w:delText>the</w:delText>
        </w:r>
        <w:r>
          <w:rPr>
            <w:spacing w:val="-4"/>
          </w:rPr>
          <w:delText xml:space="preserve"> </w:delText>
        </w:r>
        <w:r>
          <w:delText>filtering</w:delText>
        </w:r>
        <w:r>
          <w:rPr>
            <w:spacing w:val="-4"/>
          </w:rPr>
          <w:delText xml:space="preserve"> </w:delText>
        </w:r>
        <w:r>
          <w:delText>operation</w:delText>
        </w:r>
        <w:r>
          <w:rPr>
            <w:spacing w:val="-4"/>
          </w:rPr>
          <w:delText xml:space="preserve"> </w:delText>
        </w:r>
        <w:r>
          <w:delText>at</w:delText>
        </w:r>
        <w:r>
          <w:rPr>
            <w:spacing w:val="-4"/>
          </w:rPr>
          <w:delText xml:space="preserve"> </w:delText>
        </w:r>
        <w:r>
          <w:delText>least preserves the sentences that a physician trainee would identify as sufficient.</w:delText>
        </w:r>
      </w:del>
    </w:p>
    <w:p w14:paraId="452F564F" w14:textId="521C1BA9" w:rsidR="00A40DB8" w:rsidRDefault="00000000">
      <w:pPr>
        <w:pStyle w:val="BodyText"/>
        <w:spacing w:before="68" w:line="249" w:lineRule="auto"/>
        <w:ind w:left="53" w:right="408"/>
        <w:jc w:val="both"/>
        <w:pPrChange w:id="887" w:author="Saleh Kalantari" w:date="2026-04-28T12:46:00Z" w16du:dateUtc="2026-04-28T10:46:00Z">
          <w:pPr>
            <w:pStyle w:val="BodyText"/>
            <w:spacing w:before="26" w:line="249" w:lineRule="auto"/>
            <w:ind w:left="53" w:right="376" w:firstLine="298"/>
            <w:jc w:val="both"/>
          </w:pPr>
        </w:pPrChange>
      </w:pPr>
      <w:del w:id="888" w:author="Saleh Kalantari" w:date="2026-04-28T12:46:00Z" w16du:dateUtc="2026-04-28T10:46:00Z">
        <w:r>
          <w:delText xml:space="preserve">Figure </w:delText>
        </w:r>
        <w:r w:rsidR="00A40DB8">
          <w:fldChar w:fldCharType="begin"/>
        </w:r>
        <w:r w:rsidR="00A40DB8">
          <w:delInstrText>HYPERLINK \l "_bookmark2"</w:delInstrText>
        </w:r>
        <w:r w:rsidR="00A40DB8">
          <w:fldChar w:fldCharType="separate"/>
        </w:r>
        <w:r w:rsidR="00A40DB8">
          <w:rPr>
            <w:color w:val="0000FF"/>
          </w:rPr>
          <w:delText>3</w:delText>
        </w:r>
        <w:r w:rsidR="00A40DB8">
          <w:fldChar w:fldCharType="end"/>
        </w:r>
        <w:r>
          <w:rPr>
            <w:color w:val="0000FF"/>
          </w:rPr>
          <w:delText xml:space="preserve"> </w:delText>
        </w:r>
        <w:r>
          <w:delText>shows that removing sentences that physician trainees considered low relevance or irrelevant is associated with higher</w:delText>
        </w:r>
        <w:r>
          <w:rPr>
            <w:spacing w:val="-11"/>
          </w:rPr>
          <w:delText xml:space="preserve"> </w:delText>
        </w:r>
      </w:del>
      <w:r w:rsidR="00ED063D">
        <w:t>accuracy</w:t>
      </w:r>
      <w:r w:rsidR="00ED063D">
        <w:rPr>
          <w:rPrChange w:id="889" w:author="Saleh Kalantari" w:date="2026-04-28T12:46:00Z" w16du:dateUtc="2026-04-28T10:46:00Z">
            <w:rPr>
              <w:spacing w:val="-11"/>
            </w:rPr>
          </w:rPrChange>
        </w:rPr>
        <w:t xml:space="preserve"> </w:t>
      </w:r>
      <w:del w:id="890" w:author="Saleh Kalantari" w:date="2026-04-28T12:46:00Z" w16du:dateUtc="2026-04-28T10:46:00Z">
        <w:r>
          <w:delText>for</w:delText>
        </w:r>
        <w:r>
          <w:rPr>
            <w:spacing w:val="-11"/>
          </w:rPr>
          <w:delText xml:space="preserve"> </w:delText>
        </w:r>
        <w:r>
          <w:delText>most</w:delText>
        </w:r>
        <w:r>
          <w:rPr>
            <w:spacing w:val="-11"/>
          </w:rPr>
          <w:delText xml:space="preserve"> </w:delText>
        </w:r>
        <w:r>
          <w:delText>LLMs.</w:delText>
        </w:r>
        <w:r>
          <w:rPr>
            <w:spacing w:val="-1"/>
          </w:rPr>
          <w:delText xml:space="preserve"> </w:delText>
        </w:r>
        <w:r>
          <w:delText>The</w:delText>
        </w:r>
        <w:r>
          <w:rPr>
            <w:spacing w:val="-11"/>
          </w:rPr>
          <w:delText xml:space="preserve"> </w:delText>
        </w:r>
        <w:r>
          <w:delText>per</w:delText>
        </w:r>
        <w:r>
          <w:rPr>
            <w:spacing w:val="-11"/>
          </w:rPr>
          <w:delText xml:space="preserve"> </w:delText>
        </w:r>
        <w:r>
          <w:delText>dataset</w:delText>
        </w:r>
        <w:r>
          <w:rPr>
            <w:spacing w:val="-11"/>
          </w:rPr>
          <w:delText xml:space="preserve"> </w:delText>
        </w:r>
      </w:del>
      <w:r w:rsidR="00ED063D">
        <w:t>improvements</w:t>
      </w:r>
      <w:r w:rsidR="00ED063D">
        <w:rPr>
          <w:rPrChange w:id="891" w:author="Saleh Kalantari" w:date="2026-04-28T12:46:00Z" w16du:dateUtc="2026-04-28T10:46:00Z">
            <w:rPr>
              <w:spacing w:val="-11"/>
            </w:rPr>
          </w:rPrChange>
        </w:rPr>
        <w:t xml:space="preserve"> </w:t>
      </w:r>
      <w:del w:id="892" w:author="Saleh Kalantari" w:date="2026-04-28T12:46:00Z" w16du:dateUtc="2026-04-28T10:46:00Z">
        <w:r>
          <w:delText>vary</w:delText>
        </w:r>
        <w:r>
          <w:rPr>
            <w:spacing w:val="-11"/>
          </w:rPr>
          <w:delText xml:space="preserve"> </w:delText>
        </w:r>
        <w:r>
          <w:delText>in</w:delText>
        </w:r>
        <w:r>
          <w:rPr>
            <w:spacing w:val="-11"/>
          </w:rPr>
          <w:delText xml:space="preserve"> </w:delText>
        </w:r>
        <w:r>
          <w:delText>size</w:delText>
        </w:r>
        <w:r>
          <w:rPr>
            <w:spacing w:val="-11"/>
          </w:rPr>
          <w:delText xml:space="preserve"> </w:delText>
        </w:r>
        <w:r>
          <w:delText>and</w:delText>
        </w:r>
        <w:r>
          <w:rPr>
            <w:spacing w:val="-11"/>
          </w:rPr>
          <w:delText xml:space="preserve"> </w:delText>
        </w:r>
        <w:r>
          <w:delText>direction,</w:delText>
        </w:r>
        <w:r>
          <w:rPr>
            <w:spacing w:val="-11"/>
          </w:rPr>
          <w:delText xml:space="preserve"> </w:delText>
        </w:r>
        <w:r>
          <w:delText>and</w:delText>
        </w:r>
        <w:r>
          <w:rPr>
            <w:spacing w:val="-11"/>
          </w:rPr>
          <w:delText xml:space="preserve"> </w:delText>
        </w:r>
        <w:r>
          <w:delText>we</w:delText>
        </w:r>
        <w:r>
          <w:rPr>
            <w:spacing w:val="-11"/>
          </w:rPr>
          <w:delText xml:space="preserve"> </w:delText>
        </w:r>
        <w:r>
          <w:delText>report</w:delText>
        </w:r>
        <w:r>
          <w:rPr>
            <w:spacing w:val="-11"/>
          </w:rPr>
          <w:delText xml:space="preserve"> </w:delText>
        </w:r>
        <w:r>
          <w:delText>them</w:delText>
        </w:r>
        <w:r>
          <w:rPr>
            <w:spacing w:val="-11"/>
          </w:rPr>
          <w:delText xml:space="preserve"> </w:delText>
        </w:r>
        <w:r>
          <w:delText>here</w:delText>
        </w:r>
      </w:del>
      <w:ins w:id="893" w:author="Saleh Kalantari" w:date="2026-04-28T12:46:00Z" w16du:dateUtc="2026-04-28T10:46:00Z">
        <w:r w:rsidR="00ED063D">
          <w:t>after filtering</w:t>
        </w:r>
      </w:ins>
      <w:r w:rsidR="00096600">
        <w:rPr>
          <w:spacing w:val="-11"/>
        </w:rPr>
        <w:t xml:space="preserve"> </w:t>
      </w:r>
      <w:r w:rsidR="00096600">
        <w:t>as</w:t>
      </w:r>
      <w:r w:rsidR="00096600">
        <w:rPr>
          <w:spacing w:val="-11"/>
        </w:rPr>
        <w:t xml:space="preserve"> </w:t>
      </w:r>
      <w:r w:rsidR="00096600">
        <w:t xml:space="preserve">observed differences rather than </w:t>
      </w:r>
      <w:ins w:id="894" w:author="Saleh Kalantari" w:date="2026-04-28T12:46:00Z" w16du:dateUtc="2026-04-28T10:46:00Z">
        <w:r w:rsidR="00C224CE">
          <w:t xml:space="preserve">as </w:t>
        </w:r>
      </w:ins>
      <w:r w:rsidR="00096600">
        <w:t>statistically tested effe</w:t>
      </w:r>
      <w:commentRangeEnd w:id="879"/>
      <w:r w:rsidR="00ED063D">
        <w:rPr>
          <w:rStyle w:val="CommentReference"/>
          <w:sz w:val="20"/>
          <w:szCs w:val="20"/>
        </w:rPr>
        <w:commentReference w:id="879"/>
      </w:r>
      <w:r w:rsidR="00096600">
        <w:t>cts.</w:t>
      </w:r>
      <w:r w:rsidR="00096600">
        <w:rPr>
          <w:spacing w:val="40"/>
        </w:rPr>
        <w:t xml:space="preserve"> </w:t>
      </w:r>
      <w:commentRangeStart w:id="895"/>
      <w:r w:rsidR="00096600">
        <w:t xml:space="preserve">The Round 2 subset </w:t>
      </w:r>
      <w:del w:id="896" w:author="Saleh Kalantari" w:date="2026-04-28T12:46:00Z" w16du:dateUtc="2026-04-28T10:46:00Z">
        <w:r>
          <w:delText>contains</w:delText>
        </w:r>
      </w:del>
      <w:ins w:id="897" w:author="Saleh Kalantari" w:date="2026-04-28T12:46:00Z" w16du:dateUtc="2026-04-28T10:46:00Z">
        <w:r w:rsidR="00096600">
          <w:t>contain</w:t>
        </w:r>
        <w:r w:rsidR="00C224CE">
          <w:t>ed</w:t>
        </w:r>
      </w:ins>
      <w:r w:rsidR="00096600">
        <w:t xml:space="preserve"> only 248 QA pa</w:t>
      </w:r>
      <w:commentRangeEnd w:id="895"/>
      <w:r w:rsidR="0026314C">
        <w:rPr>
          <w:rStyle w:val="CommentReference"/>
          <w:sz w:val="20"/>
          <w:szCs w:val="20"/>
        </w:rPr>
        <w:commentReference w:id="895"/>
      </w:r>
      <w:r w:rsidR="00096600">
        <w:t xml:space="preserve">irs, so we </w:t>
      </w:r>
      <w:del w:id="898" w:author="Saleh Kalantari" w:date="2026-04-28T12:46:00Z" w16du:dateUtc="2026-04-28T10:46:00Z">
        <w:r>
          <w:delText>do</w:delText>
        </w:r>
      </w:del>
      <w:ins w:id="899" w:author="Saleh Kalantari" w:date="2026-04-28T12:46:00Z" w16du:dateUtc="2026-04-28T10:46:00Z">
        <w:r w:rsidR="00096600">
          <w:t>d</w:t>
        </w:r>
        <w:r w:rsidR="00250562">
          <w:t>id</w:t>
        </w:r>
      </w:ins>
      <w:r w:rsidR="00096600">
        <w:t xml:space="preserve"> not attach confidence intervals or significance tests to the per</w:t>
      </w:r>
      <w:del w:id="900" w:author="Saleh Kalantari" w:date="2026-04-28T12:46:00Z" w16du:dateUtc="2026-04-28T10:46:00Z">
        <w:r>
          <w:delText xml:space="preserve"> </w:delText>
        </w:r>
      </w:del>
      <w:ins w:id="901" w:author="Saleh Kalantari" w:date="2026-04-28T12:46:00Z" w16du:dateUtc="2026-04-28T10:46:00Z">
        <w:r w:rsidR="00250562">
          <w:t>-</w:t>
        </w:r>
      </w:ins>
      <w:r w:rsidR="00096600">
        <w:t>dataset changes</w:t>
      </w:r>
      <w:del w:id="902" w:author="Saleh Kalantari" w:date="2026-04-28T12:46:00Z" w16du:dateUtc="2026-04-28T10:46:00Z">
        <w:r>
          <w:delText xml:space="preserve"> in Figure </w:delText>
        </w:r>
        <w:r w:rsidR="00A40DB8">
          <w:fldChar w:fldCharType="begin"/>
        </w:r>
        <w:r w:rsidR="00A40DB8">
          <w:delInstrText>HYPERLINK \l "_bookmark2"</w:delInstrText>
        </w:r>
        <w:r w:rsidR="00A40DB8">
          <w:fldChar w:fldCharType="separate"/>
        </w:r>
        <w:r w:rsidR="00A40DB8">
          <w:rPr>
            <w:color w:val="0000FF"/>
          </w:rPr>
          <w:delText>3</w:delText>
        </w:r>
        <w:r w:rsidR="00A40DB8">
          <w:fldChar w:fldCharType="end"/>
        </w:r>
        <w:r>
          <w:delText>.</w:delText>
        </w:r>
      </w:del>
      <w:ins w:id="903" w:author="Saleh Kalantari" w:date="2026-04-28T12:46:00Z" w16du:dateUtc="2026-04-28T10:46:00Z">
        <w:r w:rsidR="00096600">
          <w:t>.</w:t>
        </w:r>
      </w:ins>
      <w:r w:rsidR="00096600">
        <w:t xml:space="preserve"> </w:t>
      </w:r>
      <w:commentRangeStart w:id="904"/>
      <w:r w:rsidR="00096600">
        <w:t xml:space="preserve">Qwen-72B’s accuracy </w:t>
      </w:r>
      <w:del w:id="905" w:author="Saleh Kalantari" w:date="2026-04-28T12:46:00Z" w16du:dateUtc="2026-04-28T10:46:00Z">
        <w:r>
          <w:delText>rises</w:delText>
        </w:r>
      </w:del>
      <w:ins w:id="906" w:author="Saleh Kalantari" w:date="2026-04-28T12:46:00Z" w16du:dateUtc="2026-04-28T10:46:00Z">
        <w:r w:rsidR="00096600">
          <w:t>r</w:t>
        </w:r>
        <w:r w:rsidR="00CE4484">
          <w:t>ose</w:t>
        </w:r>
      </w:ins>
      <w:r w:rsidR="00096600">
        <w:t xml:space="preserve"> from 89.3% to 92.2% on MMLU Precision Med</w:t>
      </w:r>
      <w:commentRangeEnd w:id="904"/>
      <w:r w:rsidR="008D6451">
        <w:rPr>
          <w:rStyle w:val="CommentReference"/>
          <w:sz w:val="20"/>
          <w:szCs w:val="20"/>
        </w:rPr>
        <w:commentReference w:id="904"/>
      </w:r>
      <w:r w:rsidR="00096600">
        <w:t xml:space="preserve">icine and from 35.1% to 62.2% overall, </w:t>
      </w:r>
      <w:commentRangeStart w:id="907"/>
      <w:r w:rsidR="00096600">
        <w:t xml:space="preserve">while GPT-4o </w:t>
      </w:r>
      <w:del w:id="908" w:author="Saleh Kalantari" w:date="2026-04-28T12:46:00Z" w16du:dateUtc="2026-04-28T10:46:00Z">
        <w:r>
          <w:delText>moves from 95.6% to 96.4% and</w:delText>
        </w:r>
      </w:del>
      <w:ins w:id="909" w:author="Saleh Kalantari" w:date="2026-04-28T12:46:00Z" w16du:dateUtc="2026-04-28T10:46:00Z">
        <w:r w:rsidR="00096600">
          <w:t>move</w:t>
        </w:r>
        <w:r w:rsidR="008D6451">
          <w:t>d</w:t>
        </w:r>
      </w:ins>
      <w:r w:rsidR="00096600">
        <w:t xml:space="preserve"> from 39.3% to 73.0</w:t>
      </w:r>
      <w:del w:id="910" w:author="Saleh Kalantari" w:date="2026-04-28T12:46:00Z" w16du:dateUtc="2026-04-28T10:46:00Z">
        <w:r>
          <w:delText>%,</w:delText>
        </w:r>
      </w:del>
      <w:ins w:id="911" w:author="Saleh Kalantari" w:date="2026-04-28T12:46:00Z" w16du:dateUtc="2026-04-28T10:46:00Z">
        <w:r w:rsidR="00096600">
          <w:t>%</w:t>
        </w:r>
        <w:r w:rsidR="008D6451">
          <w:t xml:space="preserve"> overall</w:t>
        </w:r>
        <w:r w:rsidR="00096600">
          <w:t>,</w:t>
        </w:r>
      </w:ins>
      <w:r w:rsidR="00096600">
        <w:t xml:space="preserve"> keeping its position as the highest performing model before and after filterin</w:t>
      </w:r>
      <w:commentRangeEnd w:id="907"/>
      <w:r w:rsidR="008D6451">
        <w:rPr>
          <w:rStyle w:val="CommentReference"/>
          <w:sz w:val="20"/>
          <w:szCs w:val="20"/>
        </w:rPr>
        <w:commentReference w:id="907"/>
      </w:r>
      <w:r w:rsidR="00096600">
        <w:t>g.</w:t>
      </w:r>
      <w:r w:rsidR="00096600">
        <w:rPr>
          <w:spacing w:val="40"/>
        </w:rPr>
        <w:t xml:space="preserve"> </w:t>
      </w:r>
      <w:del w:id="912" w:author="Saleh Kalantari" w:date="2026-04-28T12:46:00Z" w16du:dateUtc="2026-04-28T10:46:00Z">
        <w:r>
          <w:delText>Similar directional changes</w:delText>
        </w:r>
        <w:r>
          <w:rPr>
            <w:spacing w:val="-12"/>
          </w:rPr>
          <w:delText xml:space="preserve"> </w:delText>
        </w:r>
        <w:r>
          <w:delText>appear</w:delText>
        </w:r>
        <w:r>
          <w:rPr>
            <w:spacing w:val="-12"/>
          </w:rPr>
          <w:delText xml:space="preserve"> </w:delText>
        </w:r>
        <w:r>
          <w:delText>on</w:delText>
        </w:r>
        <w:r>
          <w:rPr>
            <w:spacing w:val="-12"/>
          </w:rPr>
          <w:delText xml:space="preserve"> </w:delText>
        </w:r>
        <w:r>
          <w:delText>JAMA</w:delText>
        </w:r>
        <w:r>
          <w:rPr>
            <w:spacing w:val="-12"/>
          </w:rPr>
          <w:delText xml:space="preserve"> </w:delText>
        </w:r>
        <w:r>
          <w:delText>Clinical</w:delText>
        </w:r>
        <w:r>
          <w:rPr>
            <w:spacing w:val="-12"/>
          </w:rPr>
          <w:delText xml:space="preserve"> </w:delText>
        </w:r>
        <w:r>
          <w:delText>Challenge,</w:delText>
        </w:r>
        <w:r>
          <w:rPr>
            <w:spacing w:val="-12"/>
          </w:rPr>
          <w:delText xml:space="preserve"> </w:delText>
        </w:r>
        <w:r>
          <w:delText>MedBullets</w:delText>
        </w:r>
        <w:r>
          <w:rPr>
            <w:spacing w:val="-12"/>
          </w:rPr>
          <w:delText xml:space="preserve"> </w:delText>
        </w:r>
        <w:r>
          <w:delText>and</w:delText>
        </w:r>
        <w:r>
          <w:rPr>
            <w:spacing w:val="-12"/>
          </w:rPr>
          <w:delText xml:space="preserve"> </w:delText>
        </w:r>
        <w:r>
          <w:delText>MedXpertQA,</w:delText>
        </w:r>
        <w:r>
          <w:rPr>
            <w:spacing w:val="-12"/>
          </w:rPr>
          <w:delText xml:space="preserve"> </w:delText>
        </w:r>
        <w:r>
          <w:delText>with</w:delText>
        </w:r>
        <w:r>
          <w:rPr>
            <w:spacing w:val="-12"/>
          </w:rPr>
          <w:delText xml:space="preserve"> </w:delText>
        </w:r>
        <w:r>
          <w:delText>standard</w:delText>
        </w:r>
        <w:r>
          <w:rPr>
            <w:spacing w:val="-12"/>
          </w:rPr>
          <w:delText xml:space="preserve"> </w:delText>
        </w:r>
        <w:r>
          <w:delText>deviations</w:delText>
        </w:r>
        <w:r>
          <w:rPr>
            <w:spacing w:val="-12"/>
          </w:rPr>
          <w:delText xml:space="preserve"> </w:delText>
        </w:r>
        <w:r>
          <w:delText>below</w:delText>
        </w:r>
        <w:r>
          <w:rPr>
            <w:spacing w:val="-12"/>
          </w:rPr>
          <w:delText xml:space="preserve"> </w:delText>
        </w:r>
        <w:r>
          <w:delText>0.5</w:delText>
        </w:r>
        <w:r>
          <w:rPr>
            <w:spacing w:val="-12"/>
          </w:rPr>
          <w:delText xml:space="preserve"> </w:delText>
        </w:r>
        <w:r>
          <w:delText>in</w:delText>
        </w:r>
        <w:r>
          <w:rPr>
            <w:spacing w:val="-12"/>
          </w:rPr>
          <w:delText xml:space="preserve"> </w:delText>
        </w:r>
        <w:r>
          <w:delText>most</w:delText>
        </w:r>
        <w:r>
          <w:rPr>
            <w:spacing w:val="-12"/>
          </w:rPr>
          <w:delText xml:space="preserve"> </w:delText>
        </w:r>
        <w:r>
          <w:delText xml:space="preserve">cells. </w:delText>
        </w:r>
      </w:del>
      <w:commentRangeStart w:id="913"/>
      <w:r w:rsidR="00096600">
        <w:t>Qwen-14B</w:t>
      </w:r>
      <w:r w:rsidR="00096600">
        <w:rPr>
          <w:spacing w:val="-2"/>
        </w:rPr>
        <w:t xml:space="preserve"> </w:t>
      </w:r>
      <w:r w:rsidR="00096600">
        <w:t>and</w:t>
      </w:r>
      <w:r w:rsidR="00096600">
        <w:rPr>
          <w:spacing w:val="-2"/>
        </w:rPr>
        <w:t xml:space="preserve"> </w:t>
      </w:r>
      <w:r w:rsidR="00096600">
        <w:t>Llama-70B</w:t>
      </w:r>
      <w:r w:rsidR="00096600">
        <w:rPr>
          <w:spacing w:val="-2"/>
        </w:rPr>
        <w:t xml:space="preserve"> </w:t>
      </w:r>
      <w:del w:id="914" w:author="Saleh Kalantari" w:date="2026-04-28T12:46:00Z" w16du:dateUtc="2026-04-28T10:46:00Z">
        <w:r>
          <w:delText>show</w:delText>
        </w:r>
      </w:del>
      <w:ins w:id="915" w:author="Saleh Kalantari" w:date="2026-04-28T12:46:00Z" w16du:dateUtc="2026-04-28T10:46:00Z">
        <w:r w:rsidR="003E26E0">
          <w:t>had</w:t>
        </w:r>
      </w:ins>
      <w:r w:rsidR="00096600">
        <w:rPr>
          <w:spacing w:val="-2"/>
        </w:rPr>
        <w:t xml:space="preserve"> </w:t>
      </w:r>
      <w:r w:rsidR="00096600">
        <w:t>small</w:t>
      </w:r>
      <w:r w:rsidR="00096600">
        <w:rPr>
          <w:spacing w:val="-2"/>
        </w:rPr>
        <w:t xml:space="preserve"> </w:t>
      </w:r>
      <w:r w:rsidR="00096600">
        <w:t>declines</w:t>
      </w:r>
      <w:r w:rsidR="00096600">
        <w:rPr>
          <w:spacing w:val="-2"/>
        </w:rPr>
        <w:t xml:space="preserve"> </w:t>
      </w:r>
      <w:r w:rsidR="00096600">
        <w:t>on</w:t>
      </w:r>
      <w:r w:rsidR="00096600">
        <w:rPr>
          <w:spacing w:val="-2"/>
        </w:rPr>
        <w:t xml:space="preserve"> </w:t>
      </w:r>
      <w:r w:rsidR="00096600">
        <w:t>the</w:t>
      </w:r>
      <w:r w:rsidR="00096600">
        <w:rPr>
          <w:spacing w:val="-2"/>
        </w:rPr>
        <w:t xml:space="preserve"> </w:t>
      </w:r>
      <w:r w:rsidR="00096600">
        <w:t>MMLU</w:t>
      </w:r>
      <w:r w:rsidR="00096600">
        <w:rPr>
          <w:spacing w:val="-2"/>
        </w:rPr>
        <w:t xml:space="preserve"> </w:t>
      </w:r>
      <w:r w:rsidR="00096600">
        <w:t>subset</w:t>
      </w:r>
      <w:r w:rsidR="00096600">
        <w:rPr>
          <w:spacing w:val="-2"/>
        </w:rPr>
        <w:t xml:space="preserve"> </w:t>
      </w:r>
      <w:r w:rsidR="00096600">
        <w:t>(marked</w:t>
      </w:r>
      <w:r w:rsidR="00096600">
        <w:rPr>
          <w:spacing w:val="-2"/>
        </w:rPr>
        <w:t xml:space="preserve"> </w:t>
      </w:r>
      <w:r w:rsidR="00096600">
        <w:t>in</w:t>
      </w:r>
      <w:r w:rsidR="00096600">
        <w:rPr>
          <w:spacing w:val="-2"/>
        </w:rPr>
        <w:t xml:space="preserve"> </w:t>
      </w:r>
      <w:r w:rsidR="00096600">
        <w:t>re</w:t>
      </w:r>
      <w:commentRangeEnd w:id="913"/>
      <w:r w:rsidR="003E26E0">
        <w:rPr>
          <w:rStyle w:val="CommentReference"/>
          <w:sz w:val="20"/>
          <w:szCs w:val="20"/>
        </w:rPr>
        <w:commentReference w:id="913"/>
      </w:r>
      <w:r w:rsidR="00096600">
        <w:t>d),</w:t>
      </w:r>
      <w:r w:rsidR="00096600">
        <w:rPr>
          <w:spacing w:val="-2"/>
        </w:rPr>
        <w:t xml:space="preserve"> </w:t>
      </w:r>
      <w:r w:rsidR="00096600">
        <w:t>which</w:t>
      </w:r>
      <w:r w:rsidR="00096600">
        <w:rPr>
          <w:spacing w:val="-2"/>
        </w:rPr>
        <w:t xml:space="preserve"> </w:t>
      </w:r>
      <w:r w:rsidR="00096600">
        <w:t>is</w:t>
      </w:r>
      <w:r w:rsidR="00096600">
        <w:rPr>
          <w:spacing w:val="-2"/>
        </w:rPr>
        <w:t xml:space="preserve"> </w:t>
      </w:r>
      <w:r w:rsidR="00096600">
        <w:t>consistent</w:t>
      </w:r>
      <w:r w:rsidR="00096600">
        <w:rPr>
          <w:spacing w:val="-2"/>
        </w:rPr>
        <w:t xml:space="preserve"> </w:t>
      </w:r>
      <w:r w:rsidR="00096600">
        <w:t>with</w:t>
      </w:r>
      <w:r w:rsidR="00096600">
        <w:rPr>
          <w:spacing w:val="-2"/>
        </w:rPr>
        <w:t xml:space="preserve"> </w:t>
      </w:r>
      <w:commentRangeStart w:id="916"/>
      <w:r w:rsidR="00096600">
        <w:t>sensitivity</w:t>
      </w:r>
      <w:r w:rsidR="00096600">
        <w:rPr>
          <w:spacing w:val="-2"/>
        </w:rPr>
        <w:t xml:space="preserve"> </w:t>
      </w:r>
      <w:r w:rsidR="00096600">
        <w:t>to small input perturbations in weaker mode</w:t>
      </w:r>
      <w:commentRangeEnd w:id="916"/>
      <w:r w:rsidR="007D3984">
        <w:rPr>
          <w:rStyle w:val="CommentReference"/>
          <w:sz w:val="20"/>
          <w:szCs w:val="20"/>
        </w:rPr>
        <w:commentReference w:id="916"/>
      </w:r>
      <w:r w:rsidR="00096600">
        <w:t xml:space="preserve">ls. Large relative gains for MedGemma-27B </w:t>
      </w:r>
      <w:del w:id="917" w:author="Saleh Kalantari" w:date="2026-04-28T12:46:00Z" w16du:dateUtc="2026-04-28T10:46:00Z">
        <w:r>
          <w:delText>are</w:delText>
        </w:r>
      </w:del>
      <w:ins w:id="918" w:author="Saleh Kalantari" w:date="2026-04-28T12:46:00Z" w16du:dateUtc="2026-04-28T10:46:00Z">
        <w:r w:rsidR="001D0F43">
          <w:t>were</w:t>
        </w:r>
      </w:ins>
      <w:r w:rsidR="00096600">
        <w:t xml:space="preserve"> driven by low baseline accuracies and</w:t>
      </w:r>
      <w:r w:rsidR="00096600">
        <w:rPr>
          <w:spacing w:val="-4"/>
        </w:rPr>
        <w:t xml:space="preserve"> </w:t>
      </w:r>
      <w:r w:rsidR="00096600">
        <w:t>should</w:t>
      </w:r>
      <w:r w:rsidR="00096600">
        <w:rPr>
          <w:spacing w:val="-4"/>
        </w:rPr>
        <w:t xml:space="preserve"> </w:t>
      </w:r>
      <w:r w:rsidR="00096600">
        <w:t>be</w:t>
      </w:r>
      <w:r w:rsidR="00096600">
        <w:rPr>
          <w:spacing w:val="-4"/>
        </w:rPr>
        <w:t xml:space="preserve"> </w:t>
      </w:r>
      <w:r w:rsidR="00096600">
        <w:t>interpreted</w:t>
      </w:r>
      <w:r w:rsidR="00096600">
        <w:rPr>
          <w:spacing w:val="-4"/>
        </w:rPr>
        <w:t xml:space="preserve"> </w:t>
      </w:r>
      <w:r w:rsidR="00096600">
        <w:t>with</w:t>
      </w:r>
      <w:r w:rsidR="00096600">
        <w:rPr>
          <w:spacing w:val="-5"/>
        </w:rPr>
        <w:t xml:space="preserve"> </w:t>
      </w:r>
      <w:r w:rsidR="00096600">
        <w:t xml:space="preserve">caution: </w:t>
      </w:r>
      <w:commentRangeStart w:id="919"/>
      <w:r w:rsidR="00096600">
        <w:t>a</w:t>
      </w:r>
      <w:r w:rsidR="00096600">
        <w:rPr>
          <w:spacing w:val="-4"/>
        </w:rPr>
        <w:t xml:space="preserve"> </w:t>
      </w:r>
      <w:r w:rsidR="00096600">
        <w:t>change</w:t>
      </w:r>
      <w:r w:rsidR="00096600">
        <w:rPr>
          <w:spacing w:val="-4"/>
        </w:rPr>
        <w:t xml:space="preserve"> </w:t>
      </w:r>
      <w:r w:rsidR="00096600">
        <w:t>from</w:t>
      </w:r>
      <w:r w:rsidR="00096600">
        <w:rPr>
          <w:spacing w:val="-4"/>
        </w:rPr>
        <w:t xml:space="preserve"> </w:t>
      </w:r>
      <w:r w:rsidR="00096600">
        <w:t>a</w:t>
      </w:r>
      <w:r w:rsidR="00096600">
        <w:rPr>
          <w:spacing w:val="-4"/>
        </w:rPr>
        <w:t xml:space="preserve"> </w:t>
      </w:r>
      <w:r w:rsidR="00096600">
        <w:t>low</w:t>
      </w:r>
      <w:r w:rsidR="00096600">
        <w:rPr>
          <w:spacing w:val="-4"/>
        </w:rPr>
        <w:t xml:space="preserve"> </w:t>
      </w:r>
      <w:r w:rsidR="00096600">
        <w:t>baseline</w:t>
      </w:r>
      <w:r w:rsidR="00096600">
        <w:rPr>
          <w:spacing w:val="-4"/>
        </w:rPr>
        <w:t xml:space="preserve"> </w:t>
      </w:r>
      <w:r w:rsidR="00096600">
        <w:t>to</w:t>
      </w:r>
      <w:r w:rsidR="00096600">
        <w:rPr>
          <w:spacing w:val="-4"/>
        </w:rPr>
        <w:t xml:space="preserve"> </w:t>
      </w:r>
      <w:r w:rsidR="00096600">
        <w:t>a</w:t>
      </w:r>
      <w:r w:rsidR="00096600">
        <w:rPr>
          <w:spacing w:val="-5"/>
        </w:rPr>
        <w:t xml:space="preserve"> </w:t>
      </w:r>
      <w:r w:rsidR="00096600">
        <w:t>still</w:t>
      </w:r>
      <w:r w:rsidR="00096600">
        <w:rPr>
          <w:spacing w:val="-4"/>
        </w:rPr>
        <w:t xml:space="preserve"> </w:t>
      </w:r>
      <w:r w:rsidR="00096600">
        <w:t>moderate</w:t>
      </w:r>
      <w:r w:rsidR="00096600">
        <w:rPr>
          <w:spacing w:val="-4"/>
        </w:rPr>
        <w:t xml:space="preserve"> </w:t>
      </w:r>
      <w:r w:rsidR="00096600">
        <w:t>accuracy</w:t>
      </w:r>
      <w:r w:rsidR="00096600">
        <w:rPr>
          <w:spacing w:val="-4"/>
        </w:rPr>
        <w:t xml:space="preserve"> </w:t>
      </w:r>
      <w:r w:rsidR="00096600">
        <w:t>produces</w:t>
      </w:r>
      <w:r w:rsidR="00096600">
        <w:rPr>
          <w:spacing w:val="-4"/>
        </w:rPr>
        <w:t xml:space="preserve"> </w:t>
      </w:r>
      <w:r w:rsidR="00096600">
        <w:t>a</w:t>
      </w:r>
      <w:r w:rsidR="00096600">
        <w:rPr>
          <w:spacing w:val="-4"/>
        </w:rPr>
        <w:t xml:space="preserve"> </w:t>
      </w:r>
      <w:r w:rsidR="00096600">
        <w:t>large</w:t>
      </w:r>
      <w:r w:rsidR="00096600">
        <w:rPr>
          <w:spacing w:val="-4"/>
        </w:rPr>
        <w:t xml:space="preserve"> </w:t>
      </w:r>
      <w:r w:rsidR="00096600">
        <w:t>percentage change that is not necessarily clinically meanin</w:t>
      </w:r>
      <w:commentRangeEnd w:id="919"/>
      <w:r w:rsidR="003B294D">
        <w:rPr>
          <w:rStyle w:val="CommentReference"/>
          <w:sz w:val="20"/>
          <w:szCs w:val="20"/>
        </w:rPr>
        <w:commentReference w:id="919"/>
      </w:r>
      <w:r w:rsidR="00096600">
        <w:t>gful.</w:t>
      </w:r>
      <w:r w:rsidR="00096600">
        <w:rPr>
          <w:spacing w:val="40"/>
        </w:rPr>
        <w:t xml:space="preserve"> </w:t>
      </w:r>
      <w:r w:rsidR="00096600">
        <w:t xml:space="preserve">Comparisons with physician trainee unfiltered accuracy (48.3%) are descriptive; </w:t>
      </w:r>
      <w:commentRangeStart w:id="920"/>
      <w:r w:rsidR="00096600">
        <w:t xml:space="preserve">the trainees and the models </w:t>
      </w:r>
      <w:del w:id="921" w:author="Saleh Kalantari" w:date="2026-04-28T12:46:00Z" w16du:dateUtc="2026-04-28T10:46:00Z">
        <w:r>
          <w:delText>receive</w:delText>
        </w:r>
      </w:del>
      <w:ins w:id="922" w:author="Saleh Kalantari" w:date="2026-04-28T12:46:00Z" w16du:dateUtc="2026-04-28T10:46:00Z">
        <w:r w:rsidR="00096600">
          <w:t>receive</w:t>
        </w:r>
        <w:r w:rsidR="001D0F43">
          <w:t>d</w:t>
        </w:r>
      </w:ins>
      <w:r w:rsidR="00096600">
        <w:t xml:space="preserve"> different inputs in the filtered conditi</w:t>
      </w:r>
      <w:commentRangeEnd w:id="920"/>
      <w:r w:rsidR="001D0F43">
        <w:rPr>
          <w:rStyle w:val="CommentReference"/>
          <w:sz w:val="20"/>
          <w:szCs w:val="20"/>
        </w:rPr>
        <w:commentReference w:id="920"/>
      </w:r>
      <w:r w:rsidR="00096600">
        <w:t>on and direct head to head claims about clinical parity are not supported by t</w:t>
      </w:r>
      <w:r w:rsidR="00CB69CA">
        <w:t xml:space="preserve">his </w:t>
      </w:r>
      <w:ins w:id="923" w:author="Saleh Kalantari" w:date="2026-04-28T12:46:00Z" w16du:dateUtc="2026-04-28T10:46:00Z">
        <w:r w:rsidR="00CB69CA">
          <w:t>simplified QA-based</w:t>
        </w:r>
        <w:r w:rsidR="00096600">
          <w:t xml:space="preserve"> </w:t>
        </w:r>
      </w:ins>
      <w:r w:rsidR="00096600">
        <w:t>design.</w:t>
      </w:r>
    </w:p>
    <w:p w14:paraId="440F0158" w14:textId="04149A08" w:rsidR="00A40DB8" w:rsidRDefault="00096600">
      <w:pPr>
        <w:pStyle w:val="BodyText"/>
        <w:spacing w:before="25" w:line="247" w:lineRule="auto"/>
        <w:ind w:left="46" w:right="386" w:firstLine="306"/>
        <w:jc w:val="both"/>
      </w:pPr>
      <w:r>
        <w:t xml:space="preserve">One interpretation of these results </w:t>
      </w:r>
      <w:del w:id="924" w:author="Saleh Kalantari" w:date="2026-04-28T12:46:00Z" w16du:dateUtc="2026-04-28T10:46:00Z">
        <w:r>
          <w:delText>is</w:delText>
        </w:r>
      </w:del>
      <w:ins w:id="925" w:author="Saleh Kalantari" w:date="2026-04-28T12:46:00Z" w16du:dateUtc="2026-04-28T10:46:00Z">
        <w:r w:rsidR="00F75A21">
          <w:t>could be</w:t>
        </w:r>
      </w:ins>
      <w:r>
        <w:t xml:space="preserve"> that focusing on sentences that physician trainees regard as highly relevant reduces the influence of </w:t>
      </w:r>
      <w:del w:id="926" w:author="Saleh Kalantari" w:date="2026-04-28T12:46:00Z" w16du:dateUtc="2026-04-28T10:46:00Z">
        <w:r>
          <w:delText xml:space="preserve">content they consider </w:delText>
        </w:r>
      </w:del>
      <w:r w:rsidR="00F75A21">
        <w:t>peripheral</w:t>
      </w:r>
      <w:del w:id="927" w:author="Saleh Kalantari" w:date="2026-04-28T12:46:00Z" w16du:dateUtc="2026-04-28T10:46:00Z">
        <w:r>
          <w:delText>.</w:delText>
        </w:r>
        <w:r>
          <w:rPr>
            <w:spacing w:val="38"/>
          </w:rPr>
          <w:delText xml:space="preserve"> </w:delText>
        </w:r>
        <w:r>
          <w:delText>Alternative</w:delText>
        </w:r>
      </w:del>
      <w:ins w:id="928" w:author="Saleh Kalantari" w:date="2026-04-28T12:46:00Z" w16du:dateUtc="2026-04-28T10:46:00Z">
        <w:r w:rsidR="00F75A21">
          <w:t xml:space="preserve"> </w:t>
        </w:r>
        <w:r>
          <w:t>content</w:t>
        </w:r>
        <w:r w:rsidR="00F75A21">
          <w:t xml:space="preserve"> in the LLM output</w:t>
        </w:r>
        <w:r>
          <w:t>.</w:t>
        </w:r>
        <w:r>
          <w:rPr>
            <w:spacing w:val="38"/>
          </w:rPr>
          <w:t xml:space="preserve"> </w:t>
        </w:r>
        <w:r w:rsidR="00F75A21">
          <w:t>However, a</w:t>
        </w:r>
        <w:r>
          <w:t>lternative</w:t>
        </w:r>
      </w:ins>
      <w:r>
        <w:t xml:space="preserve"> interpretations are equally compatible with the data.</w:t>
      </w:r>
      <w:r>
        <w:rPr>
          <w:spacing w:val="38"/>
        </w:rPr>
        <w:t xml:space="preserve"> </w:t>
      </w:r>
      <w:r>
        <w:t>Shorter inputs</w:t>
      </w:r>
      <w:r>
        <w:rPr>
          <w:spacing w:val="-13"/>
        </w:rPr>
        <w:t xml:space="preserve"> </w:t>
      </w:r>
      <w:ins w:id="929" w:author="Saleh Kalantari" w:date="2026-04-28T12:46:00Z" w16du:dateUtc="2026-04-28T10:46:00Z">
        <w:r w:rsidR="00F75A21">
          <w:rPr>
            <w:spacing w:val="-13"/>
          </w:rPr>
          <w:t xml:space="preserve">(after removing sentences) </w:t>
        </w:r>
      </w:ins>
      <w:r>
        <w:t>are</w:t>
      </w:r>
      <w:r>
        <w:rPr>
          <w:spacing w:val="-12"/>
        </w:rPr>
        <w:t xml:space="preserve"> </w:t>
      </w:r>
      <w:r>
        <w:t>easier</w:t>
      </w:r>
      <w:r w:rsidR="00F75A21">
        <w:rPr>
          <w:rPrChange w:id="930" w:author="Saleh Kalantari" w:date="2026-04-28T12:46:00Z" w16du:dateUtc="2026-04-28T10:46:00Z">
            <w:rPr>
              <w:spacing w:val="-13"/>
            </w:rPr>
          </w:rPrChange>
        </w:rPr>
        <w:t xml:space="preserve"> </w:t>
      </w:r>
      <w:ins w:id="931" w:author="Saleh Kalantari" w:date="2026-04-28T12:46:00Z" w16du:dateUtc="2026-04-28T10:46:00Z">
        <w:r w:rsidR="00F75A21">
          <w:t>for LLMs</w:t>
        </w:r>
        <w:r>
          <w:rPr>
            <w:spacing w:val="-13"/>
          </w:rPr>
          <w:t xml:space="preserve"> </w:t>
        </w:r>
      </w:ins>
      <w:r>
        <w:t>to</w:t>
      </w:r>
      <w:r>
        <w:rPr>
          <w:spacing w:val="-12"/>
        </w:rPr>
        <w:t xml:space="preserve"> </w:t>
      </w:r>
      <w:r>
        <w:t>process</w:t>
      </w:r>
      <w:del w:id="932" w:author="Saleh Kalantari" w:date="2026-04-28T12:46:00Z" w16du:dateUtc="2026-04-28T10:46:00Z">
        <w:r>
          <w:delText>,</w:delText>
        </w:r>
      </w:del>
      <w:ins w:id="933" w:author="Saleh Kalantari" w:date="2026-04-28T12:46:00Z" w16du:dateUtc="2026-04-28T10:46:00Z">
        <w:r w:rsidR="00F75A21">
          <w:t>;</w:t>
        </w:r>
      </w:ins>
      <w:r>
        <w:rPr>
          <w:spacing w:val="-13"/>
        </w:rPr>
        <w:t xml:space="preserve"> </w:t>
      </w:r>
      <w:r>
        <w:t>filtering</w:t>
      </w:r>
      <w:r>
        <w:rPr>
          <w:spacing w:val="-12"/>
        </w:rPr>
        <w:t xml:space="preserve"> </w:t>
      </w:r>
      <w:r>
        <w:t>can</w:t>
      </w:r>
      <w:r>
        <w:rPr>
          <w:spacing w:val="-13"/>
        </w:rPr>
        <w:t xml:space="preserve"> </w:t>
      </w:r>
      <w:r>
        <w:t>incidentally</w:t>
      </w:r>
      <w:r>
        <w:rPr>
          <w:spacing w:val="-12"/>
        </w:rPr>
        <w:t xml:space="preserve"> </w:t>
      </w:r>
      <w:r>
        <w:t>remove</w:t>
      </w:r>
      <w:r>
        <w:rPr>
          <w:spacing w:val="-13"/>
        </w:rPr>
        <w:t xml:space="preserve"> </w:t>
      </w:r>
      <w:r>
        <w:t>adversarial</w:t>
      </w:r>
      <w:r>
        <w:rPr>
          <w:spacing w:val="-12"/>
        </w:rPr>
        <w:t xml:space="preserve"> </w:t>
      </w:r>
      <w:r>
        <w:t>distractors</w:t>
      </w:r>
      <w:r>
        <w:rPr>
          <w:spacing w:val="-13"/>
        </w:rPr>
        <w:t xml:space="preserve"> </w:t>
      </w:r>
      <w:r>
        <w:t>that</w:t>
      </w:r>
      <w:r>
        <w:rPr>
          <w:spacing w:val="-12"/>
        </w:rPr>
        <w:t xml:space="preserve"> </w:t>
      </w:r>
      <w:r>
        <w:t>USMLE</w:t>
      </w:r>
      <w:del w:id="934" w:author="Saleh Kalantari" w:date="2026-04-28T12:46:00Z" w16du:dateUtc="2026-04-28T10:46:00Z">
        <w:r>
          <w:rPr>
            <w:spacing w:val="-13"/>
          </w:rPr>
          <w:delText xml:space="preserve"> </w:delText>
        </w:r>
      </w:del>
      <w:ins w:id="935" w:author="Saleh Kalantari" w:date="2026-04-28T12:46:00Z" w16du:dateUtc="2026-04-28T10:46:00Z">
        <w:r w:rsidR="00F75A21">
          <w:rPr>
            <w:spacing w:val="-13"/>
          </w:rPr>
          <w:t>-</w:t>
        </w:r>
      </w:ins>
      <w:r>
        <w:t>style</w:t>
      </w:r>
      <w:r>
        <w:rPr>
          <w:spacing w:val="-12"/>
        </w:rPr>
        <w:t xml:space="preserve"> </w:t>
      </w:r>
      <w:r>
        <w:t>items</w:t>
      </w:r>
      <w:r>
        <w:rPr>
          <w:spacing w:val="-13"/>
        </w:rPr>
        <w:t xml:space="preserve"> </w:t>
      </w:r>
      <w:r>
        <w:t>include</w:t>
      </w:r>
      <w:r>
        <w:rPr>
          <w:spacing w:val="-12"/>
        </w:rPr>
        <w:t xml:space="preserve"> </w:t>
      </w:r>
      <w:ins w:id="936" w:author="Saleh Kalantari" w:date="2026-04-28T12:46:00Z" w16du:dateUtc="2026-04-28T10:46:00Z">
        <w:r w:rsidR="00F75A21">
          <w:rPr>
            <w:spacing w:val="-12"/>
          </w:rPr>
          <w:t xml:space="preserve">in the questions </w:t>
        </w:r>
      </w:ins>
      <w:r>
        <w:t>by</w:t>
      </w:r>
      <w:r>
        <w:rPr>
          <w:spacing w:val="-13"/>
        </w:rPr>
        <w:t xml:space="preserve"> </w:t>
      </w:r>
      <w:r>
        <w:t>design</w:t>
      </w:r>
      <w:del w:id="937" w:author="Saleh Kalantari" w:date="2026-04-28T12:46:00Z" w16du:dateUtc="2026-04-28T10:46:00Z">
        <w:r>
          <w:delText>,</w:delText>
        </w:r>
      </w:del>
      <w:ins w:id="938" w:author="Saleh Kalantari" w:date="2026-04-28T12:46:00Z" w16du:dateUtc="2026-04-28T10:46:00Z">
        <w:r w:rsidR="00F75A21">
          <w:t>;</w:t>
        </w:r>
      </w:ins>
      <w:r>
        <w:t xml:space="preserve"> and</w:t>
      </w:r>
      <w:ins w:id="939" w:author="Saleh Kalantari" w:date="2026-04-28T12:46:00Z" w16du:dateUtc="2026-04-28T10:46:00Z">
        <w:r>
          <w:t xml:space="preserve"> </w:t>
        </w:r>
        <w:commentRangeStart w:id="940"/>
        <w:r w:rsidR="008E6303">
          <w:t>especially</w:t>
        </w:r>
      </w:ins>
      <w:r w:rsidR="008E6303">
        <w:t xml:space="preserve"> </w:t>
      </w:r>
      <w:r>
        <w:t xml:space="preserve">for older datasets such as MMLU Precision Medicine (released 2020) the filtered input may disrupt patterns associated with </w:t>
      </w:r>
      <w:del w:id="941" w:author="Saleh Kalantari" w:date="2026-04-28T12:46:00Z" w16du:dateUtc="2026-04-28T10:46:00Z">
        <w:r>
          <w:delText>memorisation</w:delText>
        </w:r>
      </w:del>
      <w:ins w:id="942" w:author="Saleh Kalantari" w:date="2026-04-28T12:46:00Z" w16du:dateUtc="2026-04-28T10:46:00Z">
        <w:r>
          <w:t>memori</w:t>
        </w:r>
        <w:r w:rsidR="008E6303">
          <w:t>z</w:t>
        </w:r>
        <w:r>
          <w:t>ati</w:t>
        </w:r>
        <w:commentRangeEnd w:id="940"/>
        <w:r w:rsidR="00005932">
          <w:rPr>
            <w:rStyle w:val="CommentReference"/>
            <w:sz w:val="20"/>
            <w:szCs w:val="20"/>
          </w:rPr>
          <w:commentReference w:id="940"/>
        </w:r>
        <w:r>
          <w:t>on</w:t>
        </w:r>
      </w:ins>
      <w:r>
        <w:t>. Disentangling these mechanisms is beyond the scope of this study</w:t>
      </w:r>
      <w:del w:id="943" w:author="Saleh Kalantari" w:date="2026-04-28T12:46:00Z" w16du:dateUtc="2026-04-28T10:46:00Z">
        <w:r>
          <w:delText>, and we discuss this limitation in the Discussion.</w:delText>
        </w:r>
        <w:r>
          <w:rPr>
            <w:spacing w:val="35"/>
          </w:rPr>
          <w:delText xml:space="preserve"> </w:delText>
        </w:r>
        <w:r>
          <w:delText xml:space="preserve">Figure </w:delText>
        </w:r>
        <w:r w:rsidR="00A40DB8">
          <w:fldChar w:fldCharType="begin"/>
        </w:r>
        <w:r w:rsidR="00A40DB8">
          <w:delInstrText>HYPERLINK \l "_bookmark3"</w:delInstrText>
        </w:r>
        <w:r w:rsidR="00A40DB8">
          <w:fldChar w:fldCharType="separate"/>
        </w:r>
        <w:r w:rsidR="00A40DB8">
          <w:rPr>
            <w:color w:val="0000FF"/>
          </w:rPr>
          <w:delText>4</w:delText>
        </w:r>
        <w:r w:rsidR="00A40DB8">
          <w:fldChar w:fldCharType="end"/>
        </w:r>
        <w:r>
          <w:rPr>
            <w:color w:val="0000FF"/>
          </w:rPr>
          <w:delText xml:space="preserve"> </w:delText>
        </w:r>
        <w:r>
          <w:delText>shows</w:delText>
        </w:r>
      </w:del>
      <w:ins w:id="944" w:author="Saleh Kalantari" w:date="2026-04-28T12:46:00Z" w16du:dateUtc="2026-04-28T10:46:00Z">
        <w:r>
          <w:t>.</w:t>
        </w:r>
        <w:r>
          <w:rPr>
            <w:spacing w:val="35"/>
          </w:rPr>
          <w:t xml:space="preserve"> </w:t>
        </w:r>
        <w:r w:rsidR="007A283F">
          <w:t>It is also notable</w:t>
        </w:r>
      </w:ins>
      <w:r w:rsidR="007A283F">
        <w:t xml:space="preserve"> </w:t>
      </w:r>
      <w:r>
        <w:t xml:space="preserve">that </w:t>
      </w:r>
      <w:commentRangeStart w:id="945"/>
      <w:r>
        <w:t>between 1.6% and 18.5%</w:t>
      </w:r>
      <w:commentRangeEnd w:id="945"/>
      <w:r w:rsidR="007A283F">
        <w:rPr>
          <w:rStyle w:val="CommentReference"/>
          <w:sz w:val="20"/>
          <w:szCs w:val="20"/>
        </w:rPr>
        <w:commentReference w:id="945"/>
      </w:r>
      <w:r>
        <w:t xml:space="preserve"> of originally correct predictions </w:t>
      </w:r>
      <w:del w:id="946" w:author="Saleh Kalantari" w:date="2026-04-28T12:46:00Z" w16du:dateUtc="2026-04-28T10:46:00Z">
        <w:r>
          <w:delText>flip</w:delText>
        </w:r>
      </w:del>
      <w:ins w:id="947" w:author="Saleh Kalantari" w:date="2026-04-28T12:46:00Z" w16du:dateUtc="2026-04-28T10:46:00Z">
        <w:r>
          <w:t>fli</w:t>
        </w:r>
        <w:r w:rsidR="007A283F">
          <w:t>p</w:t>
        </w:r>
        <w:r>
          <w:t>p</w:t>
        </w:r>
        <w:r w:rsidR="007A283F">
          <w:t>ed</w:t>
        </w:r>
      </w:ins>
      <w:r>
        <w:t xml:space="preserve"> to incorrect after removing the</w:t>
      </w:r>
      <w:r>
        <w:rPr>
          <w:spacing w:val="-6"/>
        </w:rPr>
        <w:t xml:space="preserve"> </w:t>
      </w:r>
      <w:r>
        <w:t>sentences</w:t>
      </w:r>
      <w:r>
        <w:rPr>
          <w:spacing w:val="-6"/>
        </w:rPr>
        <w:t xml:space="preserve"> </w:t>
      </w:r>
      <w:r>
        <w:t>that</w:t>
      </w:r>
      <w:r>
        <w:rPr>
          <w:spacing w:val="-6"/>
        </w:rPr>
        <w:t xml:space="preserve"> </w:t>
      </w:r>
      <w:r>
        <w:t>physician</w:t>
      </w:r>
      <w:r>
        <w:rPr>
          <w:spacing w:val="-6"/>
        </w:rPr>
        <w:t xml:space="preserve"> </w:t>
      </w:r>
      <w:r>
        <w:t>trainees</w:t>
      </w:r>
      <w:r>
        <w:rPr>
          <w:spacing w:val="-6"/>
        </w:rPr>
        <w:t xml:space="preserve"> </w:t>
      </w:r>
      <w:del w:id="948" w:author="Saleh Kalantari" w:date="2026-04-28T12:46:00Z" w16du:dateUtc="2026-04-28T10:46:00Z">
        <w:r>
          <w:delText>labelled</w:delText>
        </w:r>
      </w:del>
      <w:ins w:id="949" w:author="Saleh Kalantari" w:date="2026-04-28T12:46:00Z" w16du:dateUtc="2026-04-28T10:46:00Z">
        <w:r>
          <w:t>labeled</w:t>
        </w:r>
        <w:r>
          <w:rPr>
            <w:spacing w:val="-6"/>
          </w:rPr>
          <w:t xml:space="preserve"> </w:t>
        </w:r>
        <w:r w:rsidR="007A283F">
          <w:rPr>
            <w:spacing w:val="-6"/>
          </w:rPr>
          <w:t>as</w:t>
        </w:r>
      </w:ins>
      <w:r w:rsidR="007A283F">
        <w:rPr>
          <w:spacing w:val="-6"/>
        </w:rPr>
        <w:t xml:space="preserve"> </w:t>
      </w:r>
      <w:r>
        <w:t>low</w:t>
      </w:r>
      <w:del w:id="950" w:author="Saleh Kalantari" w:date="2026-04-28T12:46:00Z" w16du:dateUtc="2026-04-28T10:46:00Z">
        <w:r>
          <w:rPr>
            <w:spacing w:val="-6"/>
          </w:rPr>
          <w:delText xml:space="preserve"> </w:delText>
        </w:r>
      </w:del>
      <w:ins w:id="951" w:author="Saleh Kalantari" w:date="2026-04-28T12:46:00Z" w16du:dateUtc="2026-04-28T10:46:00Z">
        <w:r w:rsidR="007A283F">
          <w:rPr>
            <w:spacing w:val="-6"/>
          </w:rPr>
          <w:t>-</w:t>
        </w:r>
      </w:ins>
      <w:r>
        <w:t>relevance</w:t>
      </w:r>
      <w:r>
        <w:rPr>
          <w:spacing w:val="-6"/>
        </w:rPr>
        <w:t xml:space="preserve"> </w:t>
      </w:r>
      <w:r>
        <w:t>or</w:t>
      </w:r>
      <w:r>
        <w:rPr>
          <w:spacing w:val="-6"/>
        </w:rPr>
        <w:t xml:space="preserve"> </w:t>
      </w:r>
      <w:r>
        <w:t>irrelevant</w:t>
      </w:r>
      <w:del w:id="952" w:author="Saleh Kalantari" w:date="2026-04-28T12:46:00Z" w16du:dateUtc="2026-04-28T10:46:00Z">
        <w:r>
          <w:delText>.</w:delText>
        </w:r>
      </w:del>
      <w:ins w:id="953" w:author="Saleh Kalantari" w:date="2026-04-28T12:46:00Z" w16du:dateUtc="2026-04-28T10:46:00Z">
        <w:r w:rsidR="007A283F">
          <w:t xml:space="preserve"> (Figure 4)</w:t>
        </w:r>
        <w:r>
          <w:t>.</w:t>
        </w:r>
      </w:ins>
      <w:r>
        <w:t xml:space="preserve"> Among</w:t>
      </w:r>
      <w:r>
        <w:rPr>
          <w:spacing w:val="-6"/>
        </w:rPr>
        <w:t xml:space="preserve"> </w:t>
      </w:r>
      <w:r>
        <w:t>the</w:t>
      </w:r>
      <w:r>
        <w:rPr>
          <w:spacing w:val="-6"/>
        </w:rPr>
        <w:t xml:space="preserve"> </w:t>
      </w:r>
      <w:del w:id="954" w:author="Saleh Kalantari" w:date="2026-04-28T12:46:00Z" w16du:dateUtc="2026-04-28T10:46:00Z">
        <w:r>
          <w:delText>models</w:delText>
        </w:r>
      </w:del>
      <w:ins w:id="955" w:author="Saleh Kalantari" w:date="2026-04-28T12:46:00Z" w16du:dateUtc="2026-04-28T10:46:00Z">
        <w:r w:rsidR="003828CF">
          <w:t>LLMs</w:t>
        </w:r>
      </w:ins>
      <w:r>
        <w:rPr>
          <w:spacing w:val="-6"/>
        </w:rPr>
        <w:t xml:space="preserve"> </w:t>
      </w:r>
      <w:r>
        <w:t>evaluated,</w:t>
      </w:r>
      <w:r>
        <w:rPr>
          <w:spacing w:val="-6"/>
        </w:rPr>
        <w:t xml:space="preserve"> </w:t>
      </w:r>
      <w:commentRangeStart w:id="956"/>
      <w:r>
        <w:t>Qwen-14B</w:t>
      </w:r>
      <w:r>
        <w:rPr>
          <w:spacing w:val="-6"/>
        </w:rPr>
        <w:t xml:space="preserve"> </w:t>
      </w:r>
      <w:r>
        <w:t>shows</w:t>
      </w:r>
      <w:r>
        <w:rPr>
          <w:spacing w:val="-6"/>
        </w:rPr>
        <w:t xml:space="preserve"> </w:t>
      </w:r>
      <w:r>
        <w:t>the highest</w:t>
      </w:r>
      <w:r>
        <w:rPr>
          <w:spacing w:val="-13"/>
        </w:rPr>
        <w:t xml:space="preserve"> </w:t>
      </w:r>
      <w:r>
        <w:rPr>
          <w:rFonts w:ascii="Courier New"/>
        </w:rPr>
        <w:t>Spurious</w:t>
      </w:r>
      <w:r>
        <w:rPr>
          <w:rFonts w:ascii="Courier New"/>
          <w:spacing w:val="-8"/>
        </w:rPr>
        <w:t xml:space="preserve"> </w:t>
      </w:r>
      <w:r>
        <w:rPr>
          <w:rFonts w:ascii="Courier New"/>
        </w:rPr>
        <w:t>Rate</w:t>
      </w:r>
      <w:r>
        <w:rPr>
          <w:rFonts w:ascii="Courier New"/>
          <w:spacing w:val="-30"/>
        </w:rPr>
        <w:t xml:space="preserve"> </w:t>
      </w:r>
      <w:r>
        <w:t xml:space="preserve">and </w:t>
      </w:r>
      <w:del w:id="957" w:author="Saleh Kalantari" w:date="2026-04-28T12:46:00Z" w16du:dateUtc="2026-04-28T10:46:00Z">
        <w:r>
          <w:delText xml:space="preserve">closed source </w:delText>
        </w:r>
      </w:del>
      <w:r>
        <w:t>GPT-4o the lowes</w:t>
      </w:r>
      <w:commentRangeEnd w:id="956"/>
      <w:r w:rsidR="003828CF">
        <w:rPr>
          <w:rStyle w:val="CommentReference"/>
          <w:sz w:val="20"/>
          <w:szCs w:val="20"/>
        </w:rPr>
        <w:commentReference w:id="956"/>
      </w:r>
      <w:r>
        <w:t xml:space="preserve">t, with the caveat that this metric is not </w:t>
      </w:r>
      <w:del w:id="958" w:author="Saleh Kalantari" w:date="2026-04-28T12:46:00Z" w16du:dateUtc="2026-04-28T10:46:00Z">
        <w:r>
          <w:delText xml:space="preserve">compared against a </w:delText>
        </w:r>
      </w:del>
      <w:ins w:id="959" w:author="Saleh Kalantari" w:date="2026-04-28T12:46:00Z" w16du:dateUtc="2026-04-28T10:46:00Z">
        <w:r w:rsidR="00370910">
          <w:t>adjusted for the</w:t>
        </w:r>
        <w:r>
          <w:t xml:space="preserve"> </w:t>
        </w:r>
      </w:ins>
      <w:r>
        <w:t>random</w:t>
      </w:r>
      <w:del w:id="960" w:author="Saleh Kalantari" w:date="2026-04-28T12:46:00Z" w16du:dateUtc="2026-04-28T10:46:00Z">
        <w:r>
          <w:delText xml:space="preserve"> </w:delText>
        </w:r>
      </w:del>
      <w:ins w:id="961" w:author="Saleh Kalantari" w:date="2026-04-28T12:46:00Z" w16du:dateUtc="2026-04-28T10:46:00Z">
        <w:r w:rsidR="00370910">
          <w:t>-</w:t>
        </w:r>
      </w:ins>
      <w:r>
        <w:t>sentence removal baseline</w:t>
      </w:r>
      <w:r w:rsidR="00370910">
        <w:t xml:space="preserve"> </w:t>
      </w:r>
      <w:ins w:id="962" w:author="Saleh Kalantari" w:date="2026-04-28T12:46:00Z" w16du:dateUtc="2026-04-28T10:46:00Z">
        <w:r w:rsidR="00370910">
          <w:t>for each LLM</w:t>
        </w:r>
        <w:r>
          <w:t xml:space="preserve"> </w:t>
        </w:r>
      </w:ins>
      <w:r>
        <w:t>and th</w:t>
      </w:r>
      <w:commentRangeStart w:id="963"/>
      <w:r>
        <w:t xml:space="preserve">erefore </w:t>
      </w:r>
      <w:del w:id="964" w:author="Saleh Kalantari" w:date="2026-04-28T12:46:00Z" w16du:dateUtc="2026-04-28T10:46:00Z">
        <w:r>
          <w:delText>also reflects</w:delText>
        </w:r>
      </w:del>
      <w:ins w:id="965" w:author="Saleh Kalantari" w:date="2026-04-28T12:46:00Z" w16du:dateUtc="2026-04-28T10:46:00Z">
        <w:r w:rsidR="00370910">
          <w:t>may</w:t>
        </w:r>
        <w:r>
          <w:t xml:space="preserve"> reflect</w:t>
        </w:r>
      </w:ins>
      <w:r>
        <w:t xml:space="preserve"> general sensitivity to input perturbation.</w:t>
      </w:r>
      <w:commentRangeEnd w:id="963"/>
      <w:r w:rsidR="00CF0AC4">
        <w:rPr>
          <w:rStyle w:val="CommentReference"/>
          <w:sz w:val="20"/>
          <w:szCs w:val="20"/>
        </w:rPr>
        <w:commentReference w:id="963"/>
      </w:r>
    </w:p>
    <w:p w14:paraId="0EB37559" w14:textId="77777777" w:rsidR="00A40DB8" w:rsidRDefault="00096600">
      <w:pPr>
        <w:pStyle w:val="BodyText"/>
        <w:spacing w:before="199"/>
      </w:pPr>
      <w:r>
        <w:rPr>
          <w:noProof/>
        </w:rPr>
        <w:drawing>
          <wp:anchor distT="0" distB="0" distL="0" distR="0" simplePos="0" relativeHeight="487613952" behindDoc="1" locked="0" layoutInCell="1" allowOverlap="1" wp14:anchorId="6301FD9F" wp14:editId="4BF4BEA6">
            <wp:simplePos x="0" y="0"/>
            <wp:positionH relativeFrom="page">
              <wp:posOffset>962136</wp:posOffset>
            </wp:positionH>
            <wp:positionV relativeFrom="paragraph">
              <wp:posOffset>287714</wp:posOffset>
            </wp:positionV>
            <wp:extent cx="5696711" cy="3114294"/>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50" cstate="print"/>
                    <a:stretch>
                      <a:fillRect/>
                    </a:stretch>
                  </pic:blipFill>
                  <pic:spPr>
                    <a:xfrm>
                      <a:off x="0" y="0"/>
                      <a:ext cx="5696711" cy="3114294"/>
                    </a:xfrm>
                    <a:prstGeom prst="rect">
                      <a:avLst/>
                    </a:prstGeom>
                  </pic:spPr>
                </pic:pic>
              </a:graphicData>
            </a:graphic>
          </wp:anchor>
        </w:drawing>
      </w:r>
    </w:p>
    <w:p w14:paraId="15A98BC9" w14:textId="77777777" w:rsidR="00A40DB8" w:rsidRDefault="00A40DB8">
      <w:pPr>
        <w:pStyle w:val="BodyText"/>
        <w:spacing w:before="207"/>
      </w:pPr>
    </w:p>
    <w:p w14:paraId="1EAB7857" w14:textId="2082DC96" w:rsidR="00754F5B" w:rsidRDefault="00096600">
      <w:pPr>
        <w:ind w:left="53" w:right="415"/>
        <w:jc w:val="both"/>
        <w:rPr>
          <w:sz w:val="20"/>
        </w:rPr>
      </w:pPr>
      <w:bookmarkStart w:id="966" w:name="_bookmark3"/>
      <w:bookmarkEnd w:id="966"/>
      <w:r>
        <w:rPr>
          <w:rFonts w:ascii="Arial"/>
          <w:b/>
          <w:sz w:val="20"/>
        </w:rPr>
        <w:t>Figure</w:t>
      </w:r>
      <w:r>
        <w:rPr>
          <w:rFonts w:ascii="Arial"/>
          <w:b/>
          <w:spacing w:val="-14"/>
          <w:sz w:val="20"/>
        </w:rPr>
        <w:t xml:space="preserve"> </w:t>
      </w:r>
      <w:r>
        <w:rPr>
          <w:rFonts w:ascii="Arial"/>
          <w:b/>
          <w:sz w:val="20"/>
        </w:rPr>
        <w:t>4.</w:t>
      </w:r>
      <w:r>
        <w:rPr>
          <w:rFonts w:ascii="Arial"/>
          <w:b/>
          <w:spacing w:val="-14"/>
          <w:sz w:val="20"/>
        </w:rPr>
        <w:t xml:space="preserve"> </w:t>
      </w:r>
      <w:r>
        <w:rPr>
          <w:b/>
          <w:sz w:val="20"/>
        </w:rPr>
        <w:t>The</w:t>
      </w:r>
      <w:r>
        <w:rPr>
          <w:b/>
          <w:spacing w:val="-13"/>
          <w:sz w:val="20"/>
        </w:rPr>
        <w:t xml:space="preserve"> </w:t>
      </w:r>
      <w:r>
        <w:rPr>
          <w:rFonts w:ascii="Courier New"/>
          <w:b/>
          <w:sz w:val="20"/>
        </w:rPr>
        <w:t>Spurious</w:t>
      </w:r>
      <w:r>
        <w:rPr>
          <w:rFonts w:ascii="Courier New"/>
          <w:b/>
          <w:spacing w:val="-30"/>
          <w:sz w:val="20"/>
        </w:rPr>
        <w:t xml:space="preserve"> </w:t>
      </w:r>
      <w:r>
        <w:rPr>
          <w:rFonts w:ascii="Courier New"/>
          <w:b/>
          <w:sz w:val="20"/>
        </w:rPr>
        <w:t>Rate</w:t>
      </w:r>
      <w:r>
        <w:rPr>
          <w:rFonts w:ascii="Courier New"/>
          <w:b/>
          <w:spacing w:val="-30"/>
          <w:sz w:val="20"/>
        </w:rPr>
        <w:t xml:space="preserve"> </w:t>
      </w:r>
      <w:r>
        <w:rPr>
          <w:b/>
          <w:sz w:val="20"/>
        </w:rPr>
        <w:t>(%)</w:t>
      </w:r>
      <w:r>
        <w:rPr>
          <w:b/>
          <w:spacing w:val="-12"/>
          <w:sz w:val="20"/>
        </w:rPr>
        <w:t xml:space="preserve"> </w:t>
      </w:r>
      <w:r>
        <w:rPr>
          <w:b/>
          <w:sz w:val="20"/>
        </w:rPr>
        <w:t>of</w:t>
      </w:r>
      <w:r>
        <w:rPr>
          <w:b/>
          <w:spacing w:val="-8"/>
          <w:sz w:val="20"/>
        </w:rPr>
        <w:t xml:space="preserve"> </w:t>
      </w:r>
      <w:r>
        <w:rPr>
          <w:b/>
          <w:sz w:val="20"/>
        </w:rPr>
        <w:t>removing</w:t>
      </w:r>
      <w:r>
        <w:rPr>
          <w:b/>
          <w:spacing w:val="-8"/>
          <w:sz w:val="20"/>
        </w:rPr>
        <w:t xml:space="preserve"> </w:t>
      </w:r>
      <w:r>
        <w:rPr>
          <w:b/>
          <w:sz w:val="20"/>
        </w:rPr>
        <w:t>physician</w:t>
      </w:r>
      <w:r>
        <w:rPr>
          <w:b/>
          <w:spacing w:val="-8"/>
          <w:sz w:val="20"/>
        </w:rPr>
        <w:t xml:space="preserve"> </w:t>
      </w:r>
      <w:r>
        <w:rPr>
          <w:b/>
          <w:sz w:val="20"/>
        </w:rPr>
        <w:t>trainee-identified</w:t>
      </w:r>
      <w:r>
        <w:rPr>
          <w:b/>
          <w:spacing w:val="-8"/>
          <w:sz w:val="20"/>
        </w:rPr>
        <w:t xml:space="preserve"> </w:t>
      </w:r>
      <w:r>
        <w:rPr>
          <w:b/>
          <w:sz w:val="20"/>
        </w:rPr>
        <w:t>low-relevance</w:t>
      </w:r>
      <w:r>
        <w:rPr>
          <w:b/>
          <w:spacing w:val="-8"/>
          <w:sz w:val="20"/>
        </w:rPr>
        <w:t xml:space="preserve"> </w:t>
      </w:r>
      <w:r>
        <w:rPr>
          <w:b/>
          <w:sz w:val="20"/>
        </w:rPr>
        <w:t>and</w:t>
      </w:r>
      <w:r>
        <w:rPr>
          <w:b/>
          <w:spacing w:val="-8"/>
          <w:sz w:val="20"/>
        </w:rPr>
        <w:t xml:space="preserve"> </w:t>
      </w:r>
      <w:r>
        <w:rPr>
          <w:b/>
          <w:sz w:val="20"/>
        </w:rPr>
        <w:t>irrelevant</w:t>
      </w:r>
      <w:r>
        <w:rPr>
          <w:b/>
          <w:spacing w:val="-8"/>
          <w:sz w:val="20"/>
        </w:rPr>
        <w:t xml:space="preserve"> </w:t>
      </w:r>
      <w:r>
        <w:rPr>
          <w:b/>
          <w:sz w:val="20"/>
        </w:rPr>
        <w:t>sentences</w:t>
      </w:r>
      <w:del w:id="967" w:author="Saleh Kalantari" w:date="2026-04-28T12:46:00Z" w16du:dateUtc="2026-04-28T10:46:00Z">
        <w:r>
          <w:rPr>
            <w:b/>
            <w:sz w:val="20"/>
          </w:rPr>
          <w:delText xml:space="preserve"> out</w:delText>
        </w:r>
        <w:r>
          <w:rPr>
            <w:b/>
            <w:spacing w:val="-12"/>
            <w:sz w:val="20"/>
          </w:rPr>
          <w:delText xml:space="preserve"> </w:delText>
        </w:r>
        <w:r>
          <w:rPr>
            <w:b/>
            <w:sz w:val="20"/>
          </w:rPr>
          <w:delText>of</w:delText>
        </w:r>
        <w:r>
          <w:rPr>
            <w:b/>
            <w:spacing w:val="-12"/>
            <w:sz w:val="20"/>
          </w:rPr>
          <w:delText xml:space="preserve"> </w:delText>
        </w:r>
        <w:r>
          <w:rPr>
            <w:b/>
            <w:sz w:val="20"/>
          </w:rPr>
          <w:delText>933</w:delText>
        </w:r>
        <w:r>
          <w:rPr>
            <w:b/>
            <w:spacing w:val="-12"/>
            <w:sz w:val="20"/>
          </w:rPr>
          <w:delText xml:space="preserve"> </w:delText>
        </w:r>
        <w:r>
          <w:rPr>
            <w:b/>
            <w:sz w:val="20"/>
          </w:rPr>
          <w:delText>QAs.</w:delText>
        </w:r>
        <w:r>
          <w:rPr>
            <w:b/>
            <w:spacing w:val="-3"/>
            <w:sz w:val="20"/>
          </w:rPr>
          <w:delText xml:space="preserve"> </w:delText>
        </w:r>
        <w:r>
          <w:rPr>
            <w:sz w:val="20"/>
          </w:rPr>
          <w:delText>Green</w:delText>
        </w:r>
        <w:r>
          <w:rPr>
            <w:spacing w:val="-12"/>
            <w:sz w:val="20"/>
          </w:rPr>
          <w:delText xml:space="preserve"> </w:delText>
        </w:r>
        <w:r>
          <w:rPr>
            <w:sz w:val="20"/>
          </w:rPr>
          <w:delText>bar</w:delText>
        </w:r>
        <w:r>
          <w:rPr>
            <w:spacing w:val="-12"/>
            <w:sz w:val="20"/>
          </w:rPr>
          <w:delText xml:space="preserve"> </w:delText>
        </w:r>
        <w:r>
          <w:rPr>
            <w:sz w:val="20"/>
          </w:rPr>
          <w:delText>indicates</w:delText>
        </w:r>
        <w:r>
          <w:rPr>
            <w:spacing w:val="-12"/>
            <w:sz w:val="20"/>
          </w:rPr>
          <w:delText xml:space="preserve"> </w:delText>
        </w:r>
        <w:r>
          <w:rPr>
            <w:sz w:val="20"/>
          </w:rPr>
          <w:delText>the</w:delText>
        </w:r>
        <w:r>
          <w:rPr>
            <w:spacing w:val="-12"/>
            <w:sz w:val="20"/>
          </w:rPr>
          <w:delText xml:space="preserve"> </w:delText>
        </w:r>
        <w:r>
          <w:rPr>
            <w:sz w:val="20"/>
          </w:rPr>
          <w:delText>proportion</w:delText>
        </w:r>
        <w:r>
          <w:rPr>
            <w:spacing w:val="-12"/>
            <w:sz w:val="20"/>
          </w:rPr>
          <w:delText xml:space="preserve"> </w:delText>
        </w:r>
        <w:r>
          <w:rPr>
            <w:sz w:val="20"/>
          </w:rPr>
          <w:delText>of</w:delText>
        </w:r>
        <w:r>
          <w:rPr>
            <w:spacing w:val="-12"/>
            <w:sz w:val="20"/>
          </w:rPr>
          <w:delText xml:space="preserve"> </w:delText>
        </w:r>
        <w:r>
          <w:rPr>
            <w:sz w:val="20"/>
          </w:rPr>
          <w:delText>QAs</w:delText>
        </w:r>
        <w:r>
          <w:rPr>
            <w:spacing w:val="-12"/>
            <w:sz w:val="20"/>
          </w:rPr>
          <w:delText xml:space="preserve"> </w:delText>
        </w:r>
        <w:r>
          <w:rPr>
            <w:sz w:val="20"/>
          </w:rPr>
          <w:delText>which</w:delText>
        </w:r>
        <w:r>
          <w:rPr>
            <w:spacing w:val="-12"/>
            <w:sz w:val="20"/>
          </w:rPr>
          <w:delText xml:space="preserve"> </w:delText>
        </w:r>
        <w:r>
          <w:rPr>
            <w:sz w:val="20"/>
          </w:rPr>
          <w:delText>remain</w:delText>
        </w:r>
        <w:r>
          <w:rPr>
            <w:spacing w:val="-12"/>
            <w:sz w:val="20"/>
          </w:rPr>
          <w:delText xml:space="preserve"> </w:delText>
        </w:r>
        <w:r>
          <w:rPr>
            <w:sz w:val="20"/>
          </w:rPr>
          <w:delText>correct</w:delText>
        </w:r>
        <w:r>
          <w:rPr>
            <w:spacing w:val="-12"/>
            <w:sz w:val="20"/>
          </w:rPr>
          <w:delText xml:space="preserve"> </w:delText>
        </w:r>
        <w:r>
          <w:rPr>
            <w:sz w:val="20"/>
          </w:rPr>
          <w:delText>in</w:delText>
        </w:r>
        <w:r>
          <w:rPr>
            <w:spacing w:val="-12"/>
            <w:sz w:val="20"/>
          </w:rPr>
          <w:delText xml:space="preserve"> </w:delText>
        </w:r>
        <w:r>
          <w:rPr>
            <w:sz w:val="20"/>
          </w:rPr>
          <w:delText>the</w:delText>
        </w:r>
        <w:r>
          <w:rPr>
            <w:spacing w:val="-12"/>
            <w:sz w:val="20"/>
          </w:rPr>
          <w:delText xml:space="preserve"> </w:delText>
        </w:r>
        <w:r>
          <w:rPr>
            <w:sz w:val="20"/>
          </w:rPr>
          <w:delText>second</w:delText>
        </w:r>
        <w:r>
          <w:rPr>
            <w:spacing w:val="-12"/>
            <w:sz w:val="20"/>
          </w:rPr>
          <w:delText xml:space="preserve"> </w:delText>
        </w:r>
        <w:r>
          <w:rPr>
            <w:sz w:val="20"/>
          </w:rPr>
          <w:delText>round,</w:delText>
        </w:r>
        <w:r>
          <w:rPr>
            <w:spacing w:val="-12"/>
            <w:sz w:val="20"/>
          </w:rPr>
          <w:delText xml:space="preserve"> </w:delText>
        </w:r>
        <w:r>
          <w:rPr>
            <w:sz w:val="20"/>
          </w:rPr>
          <w:delText>and</w:delText>
        </w:r>
        <w:r>
          <w:rPr>
            <w:spacing w:val="-12"/>
            <w:sz w:val="20"/>
          </w:rPr>
          <w:delText xml:space="preserve"> </w:delText>
        </w:r>
        <w:r>
          <w:rPr>
            <w:sz w:val="20"/>
          </w:rPr>
          <w:delText>the</w:delText>
        </w:r>
        <w:r>
          <w:rPr>
            <w:spacing w:val="-12"/>
            <w:sz w:val="20"/>
          </w:rPr>
          <w:delText xml:space="preserve"> </w:delText>
        </w:r>
        <w:r>
          <w:rPr>
            <w:sz w:val="20"/>
          </w:rPr>
          <w:delText>red</w:delText>
        </w:r>
        <w:r>
          <w:rPr>
            <w:spacing w:val="-12"/>
            <w:sz w:val="20"/>
          </w:rPr>
          <w:delText xml:space="preserve"> </w:delText>
        </w:r>
        <w:r>
          <w:rPr>
            <w:sz w:val="20"/>
          </w:rPr>
          <w:delText>bar</w:delText>
        </w:r>
        <w:r>
          <w:rPr>
            <w:spacing w:val="-12"/>
            <w:sz w:val="20"/>
          </w:rPr>
          <w:delText xml:space="preserve"> </w:delText>
        </w:r>
        <w:r>
          <w:rPr>
            <w:sz w:val="20"/>
          </w:rPr>
          <w:delText>indicates the proportion of QAs which become incorrect</w:delText>
        </w:r>
      </w:del>
      <w:ins w:id="968" w:author="Saleh Kalantari" w:date="2026-04-28T12:46:00Z" w16du:dateUtc="2026-04-28T10:46:00Z">
        <w:r>
          <w:rPr>
            <w:b/>
            <w:sz w:val="20"/>
          </w:rPr>
          <w:t>.</w:t>
        </w:r>
        <w:r>
          <w:rPr>
            <w:b/>
            <w:spacing w:val="-3"/>
            <w:sz w:val="20"/>
          </w:rPr>
          <w:t xml:space="preserve"> </w:t>
        </w:r>
        <w:r w:rsidR="00754F5B">
          <w:rPr>
            <w:sz w:val="20"/>
          </w:rPr>
          <w:t>The g</w:t>
        </w:r>
        <w:r>
          <w:rPr>
            <w:sz w:val="20"/>
          </w:rPr>
          <w:t>reen</w:t>
        </w:r>
        <w:r>
          <w:rPr>
            <w:spacing w:val="-12"/>
            <w:sz w:val="20"/>
          </w:rPr>
          <w:t xml:space="preserve"> </w:t>
        </w:r>
        <w:r>
          <w:rPr>
            <w:sz w:val="20"/>
          </w:rPr>
          <w:t>bar</w:t>
        </w:r>
        <w:r w:rsidR="00754F5B">
          <w:rPr>
            <w:sz w:val="20"/>
          </w:rPr>
          <w:t>s</w:t>
        </w:r>
        <w:r>
          <w:rPr>
            <w:spacing w:val="-12"/>
            <w:sz w:val="20"/>
          </w:rPr>
          <w:t xml:space="preserve"> </w:t>
        </w:r>
        <w:r>
          <w:rPr>
            <w:sz w:val="20"/>
          </w:rPr>
          <w:t>indicate</w:t>
        </w:r>
        <w:r>
          <w:rPr>
            <w:spacing w:val="-12"/>
            <w:sz w:val="20"/>
          </w:rPr>
          <w:t xml:space="preserve"> </w:t>
        </w:r>
        <w:r>
          <w:rPr>
            <w:sz w:val="20"/>
          </w:rPr>
          <w:t>QAs</w:t>
        </w:r>
        <w:r>
          <w:rPr>
            <w:spacing w:val="-12"/>
            <w:sz w:val="20"/>
          </w:rPr>
          <w:t xml:space="preserve"> </w:t>
        </w:r>
        <w:r w:rsidR="00754F5B">
          <w:rPr>
            <w:sz w:val="20"/>
          </w:rPr>
          <w:t>that</w:t>
        </w:r>
        <w:r>
          <w:rPr>
            <w:spacing w:val="-12"/>
            <w:sz w:val="20"/>
          </w:rPr>
          <w:t xml:space="preserve"> </w:t>
        </w:r>
        <w:r w:rsidR="00754F5B">
          <w:rPr>
            <w:spacing w:val="-12"/>
            <w:sz w:val="20"/>
          </w:rPr>
          <w:t xml:space="preserve">were correct in the first round and </w:t>
        </w:r>
        <w:r>
          <w:rPr>
            <w:sz w:val="20"/>
          </w:rPr>
          <w:t>remain</w:t>
        </w:r>
        <w:r w:rsidR="00754F5B">
          <w:rPr>
            <w:sz w:val="20"/>
          </w:rPr>
          <w:t>ed</w:t>
        </w:r>
        <w:r>
          <w:rPr>
            <w:spacing w:val="-12"/>
            <w:sz w:val="20"/>
          </w:rPr>
          <w:t xml:space="preserve"> </w:t>
        </w:r>
        <w:r>
          <w:rPr>
            <w:sz w:val="20"/>
          </w:rPr>
          <w:t>correct</w:t>
        </w:r>
        <w:r>
          <w:rPr>
            <w:spacing w:val="-12"/>
            <w:sz w:val="20"/>
          </w:rPr>
          <w:t xml:space="preserve"> </w:t>
        </w:r>
        <w:r>
          <w:rPr>
            <w:sz w:val="20"/>
          </w:rPr>
          <w:t>in</w:t>
        </w:r>
        <w:r>
          <w:rPr>
            <w:spacing w:val="-12"/>
            <w:sz w:val="20"/>
          </w:rPr>
          <w:t xml:space="preserve"> </w:t>
        </w:r>
        <w:r>
          <w:rPr>
            <w:sz w:val="20"/>
          </w:rPr>
          <w:t>the</w:t>
        </w:r>
        <w:r>
          <w:rPr>
            <w:spacing w:val="-12"/>
            <w:sz w:val="20"/>
          </w:rPr>
          <w:t xml:space="preserve"> </w:t>
        </w:r>
        <w:r>
          <w:rPr>
            <w:sz w:val="20"/>
          </w:rPr>
          <w:t>second</w:t>
        </w:r>
        <w:r>
          <w:rPr>
            <w:spacing w:val="-12"/>
            <w:sz w:val="20"/>
          </w:rPr>
          <w:t xml:space="preserve"> </w:t>
        </w:r>
        <w:r>
          <w:rPr>
            <w:sz w:val="20"/>
          </w:rPr>
          <w:t>round,</w:t>
        </w:r>
        <w:r>
          <w:rPr>
            <w:spacing w:val="-12"/>
            <w:sz w:val="20"/>
          </w:rPr>
          <w:t xml:space="preserve"> </w:t>
        </w:r>
        <w:r w:rsidR="00754F5B">
          <w:rPr>
            <w:sz w:val="20"/>
          </w:rPr>
          <w:t>while</w:t>
        </w:r>
        <w:r>
          <w:rPr>
            <w:spacing w:val="-12"/>
            <w:sz w:val="20"/>
          </w:rPr>
          <w:t xml:space="preserve"> </w:t>
        </w:r>
        <w:r>
          <w:rPr>
            <w:sz w:val="20"/>
          </w:rPr>
          <w:t>the</w:t>
        </w:r>
        <w:r>
          <w:rPr>
            <w:spacing w:val="-12"/>
            <w:sz w:val="20"/>
          </w:rPr>
          <w:t xml:space="preserve"> </w:t>
        </w:r>
        <w:r>
          <w:rPr>
            <w:sz w:val="20"/>
          </w:rPr>
          <w:t>red</w:t>
        </w:r>
        <w:r>
          <w:rPr>
            <w:spacing w:val="-12"/>
            <w:sz w:val="20"/>
          </w:rPr>
          <w:t xml:space="preserve"> </w:t>
        </w:r>
        <w:r>
          <w:rPr>
            <w:sz w:val="20"/>
          </w:rPr>
          <w:t>bar</w:t>
        </w:r>
        <w:r w:rsidR="00754F5B">
          <w:rPr>
            <w:sz w:val="20"/>
          </w:rPr>
          <w:t>s</w:t>
        </w:r>
        <w:r>
          <w:rPr>
            <w:spacing w:val="-12"/>
            <w:sz w:val="20"/>
          </w:rPr>
          <w:t xml:space="preserve"> </w:t>
        </w:r>
        <w:r>
          <w:rPr>
            <w:sz w:val="20"/>
          </w:rPr>
          <w:t xml:space="preserve">indicate the proportion of </w:t>
        </w:r>
        <w:r w:rsidR="005433B7">
          <w:rPr>
            <w:sz w:val="20"/>
          </w:rPr>
          <w:t xml:space="preserve">correct </w:t>
        </w:r>
        <w:r>
          <w:rPr>
            <w:sz w:val="20"/>
          </w:rPr>
          <w:t xml:space="preserve">QAs </w:t>
        </w:r>
        <w:r w:rsidR="00754F5B">
          <w:rPr>
            <w:sz w:val="20"/>
          </w:rPr>
          <w:t>that</w:t>
        </w:r>
        <w:r>
          <w:rPr>
            <w:sz w:val="20"/>
          </w:rPr>
          <w:t xml:space="preserve"> become incorrect in the second</w:t>
        </w:r>
        <w:r w:rsidR="00754F5B">
          <w:rPr>
            <w:sz w:val="20"/>
          </w:rPr>
          <w:t xml:space="preserve"> round. These </w:t>
        </w:r>
        <w:r w:rsidR="005433B7">
          <w:rPr>
            <w:sz w:val="20"/>
          </w:rPr>
          <w:t>QAs</w:t>
        </w:r>
        <w:r w:rsidR="00754F5B">
          <w:rPr>
            <w:sz w:val="20"/>
          </w:rPr>
          <w:t xml:space="preserve"> showed the opposite </w:t>
        </w:r>
        <w:r w:rsidR="005433B7">
          <w:rPr>
            <w:sz w:val="20"/>
          </w:rPr>
          <w:t xml:space="preserve">trajectory </w:t>
        </w:r>
        <w:r w:rsidR="00754F5B">
          <w:rPr>
            <w:sz w:val="20"/>
          </w:rPr>
          <w:t>of the intended effect</w:t>
        </w:r>
        <w:r w:rsidR="005433B7">
          <w:rPr>
            <w:sz w:val="20"/>
          </w:rPr>
          <w:t>; when low-relevance information was removed the LLM performance for these items deteriorated.</w:t>
        </w:r>
        <w:r w:rsidR="009E22C9">
          <w:rPr>
            <w:sz w:val="20"/>
          </w:rPr>
          <w:t xml:space="preserve"> </w:t>
        </w:r>
        <w:r w:rsidR="001A24C9">
          <w:rPr>
            <w:sz w:val="20"/>
          </w:rPr>
          <w:t>For all models, however, the spurious rate was overshadowed by the number of items that changed from incorrect in the first round to correct</w:t>
        </w:r>
      </w:ins>
      <w:r w:rsidR="001A24C9">
        <w:rPr>
          <w:sz w:val="20"/>
        </w:rPr>
        <w:t xml:space="preserve"> in the second round.</w:t>
      </w:r>
    </w:p>
    <w:p w14:paraId="3871BCFB" w14:textId="03A1C279" w:rsidR="00A40DB8" w:rsidRDefault="00A40DB8">
      <w:pPr>
        <w:jc w:val="both"/>
        <w:rPr>
          <w:del w:id="969" w:author="Saleh Kalantari" w:date="2026-04-28T12:46:00Z" w16du:dateUtc="2026-04-28T10:46:00Z"/>
          <w:sz w:val="20"/>
        </w:rPr>
        <w:sectPr w:rsidR="00A40DB8">
          <w:pgSz w:w="12240" w:h="15840"/>
          <w:pgMar w:top="1220" w:right="720" w:bottom="840" w:left="1080" w:header="0" w:footer="648" w:gutter="0"/>
          <w:cols w:space="720"/>
        </w:sectPr>
      </w:pPr>
    </w:p>
    <w:p w14:paraId="2A97CF37" w14:textId="77777777" w:rsidR="00754F5B" w:rsidRDefault="00754F5B">
      <w:pPr>
        <w:ind w:left="53" w:right="415"/>
        <w:jc w:val="both"/>
        <w:rPr>
          <w:ins w:id="970" w:author="Saleh Kalantari" w:date="2026-04-28T12:46:00Z" w16du:dateUtc="2026-04-28T10:46:00Z"/>
          <w:sz w:val="20"/>
        </w:rPr>
      </w:pPr>
    </w:p>
    <w:p w14:paraId="7E6BBC47" w14:textId="43974745" w:rsidR="00A40DB8" w:rsidRDefault="00F67C31">
      <w:pPr>
        <w:pStyle w:val="Heading2"/>
        <w:numPr>
          <w:ilvl w:val="1"/>
          <w:numId w:val="6"/>
        </w:numPr>
        <w:tabs>
          <w:tab w:val="left" w:pos="429"/>
        </w:tabs>
        <w:spacing w:before="87"/>
        <w:ind w:left="429" w:hanging="376"/>
      </w:pPr>
      <w:ins w:id="971" w:author="Saleh Kalantari" w:date="2026-04-28T12:46:00Z" w16du:dateUtc="2026-04-28T10:46:00Z">
        <w:r>
          <w:t xml:space="preserve">Filtering for </w:t>
        </w:r>
      </w:ins>
      <w:bookmarkStart w:id="972" w:name="LLM_Relevance_Improves_LLM_Performance"/>
      <w:bookmarkEnd w:id="972"/>
      <w:r w:rsidR="00096600">
        <w:t>LLM</w:t>
      </w:r>
      <w:ins w:id="973" w:author="Saleh Kalantari" w:date="2026-04-28T12:46:00Z" w16du:dateUtc="2026-04-28T10:46:00Z">
        <w:r>
          <w:t>-labeled</w:t>
        </w:r>
      </w:ins>
      <w:r w:rsidR="00096600">
        <w:rPr>
          <w:spacing w:val="-14"/>
        </w:rPr>
        <w:t xml:space="preserve"> </w:t>
      </w:r>
      <w:r w:rsidR="00096600">
        <w:t>Relevance</w:t>
      </w:r>
      <w:r w:rsidR="00096600">
        <w:rPr>
          <w:spacing w:val="-11"/>
        </w:rPr>
        <w:t xml:space="preserve"> </w:t>
      </w:r>
      <w:del w:id="974" w:author="Saleh Kalantari" w:date="2026-04-28T12:46:00Z" w16du:dateUtc="2026-04-28T10:46:00Z">
        <w:r>
          <w:delText>Improves</w:delText>
        </w:r>
      </w:del>
      <w:ins w:id="975" w:author="Saleh Kalantari" w:date="2026-04-28T12:46:00Z" w16du:dateUtc="2026-04-28T10:46:00Z">
        <w:r w:rsidR="00A10553">
          <w:rPr>
            <w:spacing w:val="-11"/>
          </w:rPr>
          <w:t xml:space="preserve">Can </w:t>
        </w:r>
        <w:r w:rsidR="00096600">
          <w:t>Improve</w:t>
        </w:r>
      </w:ins>
      <w:r w:rsidR="00096600">
        <w:rPr>
          <w:spacing w:val="-12"/>
        </w:rPr>
        <w:t xml:space="preserve"> </w:t>
      </w:r>
      <w:r w:rsidR="00096600">
        <w:t>LLM</w:t>
      </w:r>
      <w:r w:rsidR="00096600">
        <w:rPr>
          <w:spacing w:val="-11"/>
        </w:rPr>
        <w:t xml:space="preserve"> </w:t>
      </w:r>
      <w:r w:rsidR="00096600">
        <w:rPr>
          <w:spacing w:val="-2"/>
        </w:rPr>
        <w:t>Performance</w:t>
      </w:r>
      <w:ins w:id="976" w:author="Saleh Kalantari" w:date="2026-04-28T12:46:00Z" w16du:dateUtc="2026-04-28T10:46:00Z">
        <w:r w:rsidR="004A0348">
          <w:rPr>
            <w:spacing w:val="-2"/>
          </w:rPr>
          <w:t xml:space="preserve"> (RQ3)</w:t>
        </w:r>
      </w:ins>
    </w:p>
    <w:p w14:paraId="0622DA7F" w14:textId="6D92C92A" w:rsidR="00A40DB8" w:rsidRDefault="00096600">
      <w:pPr>
        <w:pStyle w:val="BodyText"/>
        <w:spacing w:before="11" w:line="249" w:lineRule="auto"/>
        <w:ind w:left="53" w:right="386"/>
        <w:jc w:val="both"/>
      </w:pPr>
      <w:r>
        <w:rPr>
          <w:spacing w:val="-2"/>
        </w:rPr>
        <w:t>Since</w:t>
      </w:r>
      <w:r>
        <w:rPr>
          <w:spacing w:val="-9"/>
        </w:rPr>
        <w:t xml:space="preserve"> </w:t>
      </w:r>
      <w:r>
        <w:rPr>
          <w:spacing w:val="-2"/>
        </w:rPr>
        <w:t>physician</w:t>
      </w:r>
      <w:r>
        <w:rPr>
          <w:spacing w:val="-9"/>
        </w:rPr>
        <w:t xml:space="preserve"> </w:t>
      </w:r>
      <w:r>
        <w:rPr>
          <w:spacing w:val="-2"/>
        </w:rPr>
        <w:t>trainee</w:t>
      </w:r>
      <w:r>
        <w:rPr>
          <w:spacing w:val="-8"/>
        </w:rPr>
        <w:t xml:space="preserve"> </w:t>
      </w:r>
      <w:r>
        <w:rPr>
          <w:spacing w:val="-2"/>
        </w:rPr>
        <w:t>annotations</w:t>
      </w:r>
      <w:r>
        <w:rPr>
          <w:spacing w:val="-9"/>
        </w:rPr>
        <w:t xml:space="preserve"> </w:t>
      </w:r>
      <w:r>
        <w:rPr>
          <w:spacing w:val="-2"/>
        </w:rPr>
        <w:t>are</w:t>
      </w:r>
      <w:r>
        <w:rPr>
          <w:spacing w:val="-9"/>
        </w:rPr>
        <w:t xml:space="preserve"> </w:t>
      </w:r>
      <w:r>
        <w:rPr>
          <w:spacing w:val="-2"/>
        </w:rPr>
        <w:t>not</w:t>
      </w:r>
      <w:r>
        <w:rPr>
          <w:spacing w:val="-9"/>
        </w:rPr>
        <w:t xml:space="preserve"> </w:t>
      </w:r>
      <w:r>
        <w:rPr>
          <w:spacing w:val="-2"/>
        </w:rPr>
        <w:t>practical</w:t>
      </w:r>
      <w:r>
        <w:rPr>
          <w:spacing w:val="-8"/>
        </w:rPr>
        <w:t xml:space="preserve"> </w:t>
      </w:r>
      <w:r>
        <w:rPr>
          <w:spacing w:val="-2"/>
        </w:rPr>
        <w:t>to</w:t>
      </w:r>
      <w:r>
        <w:rPr>
          <w:spacing w:val="-9"/>
        </w:rPr>
        <w:t xml:space="preserve"> </w:t>
      </w:r>
      <w:r>
        <w:rPr>
          <w:spacing w:val="-2"/>
        </w:rPr>
        <w:t>obtain</w:t>
      </w:r>
      <w:r>
        <w:rPr>
          <w:spacing w:val="-9"/>
        </w:rPr>
        <w:t xml:space="preserve"> </w:t>
      </w:r>
      <w:r>
        <w:rPr>
          <w:spacing w:val="-2"/>
        </w:rPr>
        <w:t>for</w:t>
      </w:r>
      <w:r>
        <w:rPr>
          <w:spacing w:val="-9"/>
        </w:rPr>
        <w:t xml:space="preserve"> </w:t>
      </w:r>
      <w:r>
        <w:rPr>
          <w:spacing w:val="-2"/>
        </w:rPr>
        <w:t>every</w:t>
      </w:r>
      <w:r>
        <w:rPr>
          <w:spacing w:val="-9"/>
        </w:rPr>
        <w:t xml:space="preserve"> </w:t>
      </w:r>
      <w:r>
        <w:rPr>
          <w:spacing w:val="-2"/>
        </w:rPr>
        <w:t>deployment,</w:t>
      </w:r>
      <w:r>
        <w:rPr>
          <w:spacing w:val="-7"/>
        </w:rPr>
        <w:t xml:space="preserve"> </w:t>
      </w:r>
      <w:r>
        <w:rPr>
          <w:spacing w:val="-2"/>
        </w:rPr>
        <w:t>we</w:t>
      </w:r>
      <w:r>
        <w:rPr>
          <w:spacing w:val="-9"/>
        </w:rPr>
        <w:t xml:space="preserve"> </w:t>
      </w:r>
      <w:r>
        <w:rPr>
          <w:spacing w:val="-2"/>
        </w:rPr>
        <w:t>next</w:t>
      </w:r>
      <w:r>
        <w:rPr>
          <w:spacing w:val="-9"/>
        </w:rPr>
        <w:t xml:space="preserve"> </w:t>
      </w:r>
      <w:r>
        <w:rPr>
          <w:spacing w:val="-2"/>
        </w:rPr>
        <w:t>asked</w:t>
      </w:r>
      <w:r>
        <w:rPr>
          <w:spacing w:val="-9"/>
        </w:rPr>
        <w:t xml:space="preserve"> </w:t>
      </w:r>
      <w:del w:id="977" w:author="Saleh Kalantari" w:date="2026-04-28T12:46:00Z" w16du:dateUtc="2026-04-28T10:46:00Z">
        <w:r>
          <w:rPr>
            <w:spacing w:val="-2"/>
          </w:rPr>
          <w:delText>whether</w:delText>
        </w:r>
      </w:del>
      <w:ins w:id="978" w:author="Saleh Kalantari" w:date="2026-04-28T12:46:00Z" w16du:dateUtc="2026-04-28T10:46:00Z">
        <w:r w:rsidR="009C34AC">
          <w:rPr>
            <w:spacing w:val="-2"/>
          </w:rPr>
          <w:t>if</w:t>
        </w:r>
      </w:ins>
      <w:r>
        <w:rPr>
          <w:spacing w:val="-9"/>
        </w:rPr>
        <w:t xml:space="preserve"> </w:t>
      </w:r>
      <w:r>
        <w:rPr>
          <w:spacing w:val="-2"/>
        </w:rPr>
        <w:t>each</w:t>
      </w:r>
      <w:r>
        <w:rPr>
          <w:spacing w:val="-8"/>
        </w:rPr>
        <w:t xml:space="preserve"> </w:t>
      </w:r>
      <w:r>
        <w:rPr>
          <w:spacing w:val="-2"/>
        </w:rPr>
        <w:t>LLM</w:t>
      </w:r>
      <w:r>
        <w:rPr>
          <w:spacing w:val="-9"/>
        </w:rPr>
        <w:t xml:space="preserve"> </w:t>
      </w:r>
      <w:del w:id="979" w:author="Saleh Kalantari" w:date="2026-04-28T12:46:00Z" w16du:dateUtc="2026-04-28T10:46:00Z">
        <w:r>
          <w:rPr>
            <w:spacing w:val="-2"/>
          </w:rPr>
          <w:delText>can</w:delText>
        </w:r>
      </w:del>
      <w:ins w:id="980" w:author="Saleh Kalantari" w:date="2026-04-28T12:46:00Z" w16du:dateUtc="2026-04-28T10:46:00Z">
        <w:r>
          <w:rPr>
            <w:spacing w:val="-2"/>
          </w:rPr>
          <w:t>c</w:t>
        </w:r>
        <w:r w:rsidR="005B7857">
          <w:rPr>
            <w:spacing w:val="-2"/>
          </w:rPr>
          <w:t>ould</w:t>
        </w:r>
      </w:ins>
      <w:r>
        <w:rPr>
          <w:spacing w:val="-9"/>
        </w:rPr>
        <w:t xml:space="preserve"> </w:t>
      </w:r>
      <w:r>
        <w:rPr>
          <w:spacing w:val="-2"/>
        </w:rPr>
        <w:t xml:space="preserve">select </w:t>
      </w:r>
      <w:r>
        <w:t>its</w:t>
      </w:r>
      <w:r>
        <w:rPr>
          <w:spacing w:val="-8"/>
        </w:rPr>
        <w:t xml:space="preserve"> </w:t>
      </w:r>
      <w:r>
        <w:t>own</w:t>
      </w:r>
      <w:r>
        <w:rPr>
          <w:spacing w:val="-8"/>
        </w:rPr>
        <w:t xml:space="preserve"> </w:t>
      </w:r>
      <w:r>
        <w:t>relevant</w:t>
      </w:r>
      <w:r>
        <w:rPr>
          <w:spacing w:val="-8"/>
        </w:rPr>
        <w:t xml:space="preserve"> </w:t>
      </w:r>
      <w:r>
        <w:t>sentences</w:t>
      </w:r>
      <w:r>
        <w:rPr>
          <w:spacing w:val="-8"/>
        </w:rPr>
        <w:t xml:space="preserve"> </w:t>
      </w:r>
      <w:ins w:id="981" w:author="Saleh Kalantari" w:date="2026-04-28T12:46:00Z" w16du:dateUtc="2026-04-28T10:46:00Z">
        <w:r w:rsidR="005B7857">
          <w:rPr>
            <w:spacing w:val="-8"/>
          </w:rPr>
          <w:t xml:space="preserve">in a two-stage process </w:t>
        </w:r>
      </w:ins>
      <w:r>
        <w:t>with</w:t>
      </w:r>
      <w:r>
        <w:rPr>
          <w:spacing w:val="-8"/>
        </w:rPr>
        <w:t xml:space="preserve"> </w:t>
      </w:r>
      <w:r>
        <w:t>a</w:t>
      </w:r>
      <w:r>
        <w:rPr>
          <w:spacing w:val="-8"/>
        </w:rPr>
        <w:t xml:space="preserve"> </w:t>
      </w:r>
      <w:r>
        <w:t>similar</w:t>
      </w:r>
      <w:r>
        <w:rPr>
          <w:spacing w:val="-8"/>
        </w:rPr>
        <w:t xml:space="preserve"> </w:t>
      </w:r>
      <w:r>
        <w:t>directional</w:t>
      </w:r>
      <w:r>
        <w:rPr>
          <w:spacing w:val="-8"/>
        </w:rPr>
        <w:t xml:space="preserve"> </w:t>
      </w:r>
      <w:r>
        <w:t>effect. We</w:t>
      </w:r>
      <w:r>
        <w:rPr>
          <w:spacing w:val="-8"/>
        </w:rPr>
        <w:t xml:space="preserve"> </w:t>
      </w:r>
      <w:r>
        <w:t>evaluated</w:t>
      </w:r>
      <w:r>
        <w:rPr>
          <w:spacing w:val="-8"/>
        </w:rPr>
        <w:t xml:space="preserve"> </w:t>
      </w:r>
      <w:r>
        <w:t>task</w:t>
      </w:r>
      <w:r>
        <w:rPr>
          <w:spacing w:val="-8"/>
        </w:rPr>
        <w:t xml:space="preserve"> </w:t>
      </w:r>
      <w:r>
        <w:t>accuracy</w:t>
      </w:r>
      <w:r>
        <w:rPr>
          <w:spacing w:val="-8"/>
        </w:rPr>
        <w:t xml:space="preserve"> </w:t>
      </w:r>
      <w:r>
        <w:t>when</w:t>
      </w:r>
      <w:r>
        <w:rPr>
          <w:spacing w:val="-8"/>
        </w:rPr>
        <w:t xml:space="preserve"> </w:t>
      </w:r>
      <w:r>
        <w:t>each</w:t>
      </w:r>
      <w:r>
        <w:rPr>
          <w:spacing w:val="-8"/>
        </w:rPr>
        <w:t xml:space="preserve"> </w:t>
      </w:r>
      <w:r>
        <w:t>model</w:t>
      </w:r>
      <w:r>
        <w:rPr>
          <w:spacing w:val="-8"/>
        </w:rPr>
        <w:t xml:space="preserve"> </w:t>
      </w:r>
      <w:r>
        <w:t>was</w:t>
      </w:r>
      <w:r>
        <w:rPr>
          <w:spacing w:val="-8"/>
        </w:rPr>
        <w:t xml:space="preserve"> </w:t>
      </w:r>
      <w:r>
        <w:t>restricted</w:t>
      </w:r>
      <w:r>
        <w:rPr>
          <w:spacing w:val="-8"/>
        </w:rPr>
        <w:t xml:space="preserve"> </w:t>
      </w:r>
      <w:r>
        <w:t>to</w:t>
      </w:r>
      <w:r>
        <w:rPr>
          <w:spacing w:val="-8"/>
        </w:rPr>
        <w:t xml:space="preserve"> </w:t>
      </w:r>
      <w:r>
        <w:t>the sentences</w:t>
      </w:r>
      <w:r>
        <w:rPr>
          <w:spacing w:val="-10"/>
        </w:rPr>
        <w:t xml:space="preserve"> </w:t>
      </w:r>
      <w:r>
        <w:t>that</w:t>
      </w:r>
      <w:r>
        <w:rPr>
          <w:spacing w:val="-10"/>
        </w:rPr>
        <w:t xml:space="preserve"> </w:t>
      </w:r>
      <w:commentRangeStart w:id="982"/>
      <w:r>
        <w:t>it</w:t>
      </w:r>
      <w:r>
        <w:rPr>
          <w:spacing w:val="-10"/>
        </w:rPr>
        <w:t xml:space="preserve"> </w:t>
      </w:r>
      <w:del w:id="983" w:author="Saleh Kalantari" w:date="2026-04-28T12:46:00Z" w16du:dateUtc="2026-04-28T10:46:00Z">
        <w:r>
          <w:delText>itself</w:delText>
        </w:r>
        <w:r>
          <w:rPr>
            <w:spacing w:val="-10"/>
          </w:rPr>
          <w:delText xml:space="preserve"> </w:delText>
        </w:r>
      </w:del>
      <w:r>
        <w:t>had</w:t>
      </w:r>
      <w:r>
        <w:rPr>
          <w:spacing w:val="-10"/>
        </w:rPr>
        <w:t xml:space="preserve"> </w:t>
      </w:r>
      <w:del w:id="984" w:author="Saleh Kalantari" w:date="2026-04-28T12:46:00Z" w16du:dateUtc="2026-04-28T10:46:00Z">
        <w:r>
          <w:delText>labelled</w:delText>
        </w:r>
      </w:del>
      <w:ins w:id="985" w:author="Saleh Kalantari" w:date="2026-04-28T12:46:00Z" w16du:dateUtc="2026-04-28T10:46:00Z">
        <w:r>
          <w:t>labeled</w:t>
        </w:r>
      </w:ins>
      <w:r>
        <w:rPr>
          <w:spacing w:val="-10"/>
        </w:rPr>
        <w:t xml:space="preserve"> </w:t>
      </w:r>
      <w:r>
        <w:t>highly</w:t>
      </w:r>
      <w:r>
        <w:rPr>
          <w:spacing w:val="-10"/>
        </w:rPr>
        <w:t xml:space="preserve"> </w:t>
      </w:r>
      <w:r>
        <w:t>relevant,</w:t>
      </w:r>
      <w:r>
        <w:rPr>
          <w:spacing w:val="-10"/>
        </w:rPr>
        <w:t xml:space="preserve"> </w:t>
      </w:r>
      <w:r>
        <w:t>using</w:t>
      </w:r>
      <w:r>
        <w:rPr>
          <w:spacing w:val="-10"/>
        </w:rPr>
        <w:t xml:space="preserve"> </w:t>
      </w:r>
      <w:r>
        <w:t>per</w:t>
      </w:r>
      <w:del w:id="986" w:author="Saleh Kalantari" w:date="2026-04-28T12:46:00Z" w16du:dateUtc="2026-04-28T10:46:00Z">
        <w:r>
          <w:rPr>
            <w:spacing w:val="-10"/>
          </w:rPr>
          <w:delText xml:space="preserve"> </w:delText>
        </w:r>
      </w:del>
      <w:ins w:id="987" w:author="Saleh Kalantari" w:date="2026-04-28T12:46:00Z" w16du:dateUtc="2026-04-28T10:46:00Z">
        <w:r w:rsidR="005B7857">
          <w:rPr>
            <w:spacing w:val="-10"/>
          </w:rPr>
          <w:t>-</w:t>
        </w:r>
      </w:ins>
      <w:r>
        <w:t>sentence</w:t>
      </w:r>
      <w:r>
        <w:rPr>
          <w:spacing w:val="-10"/>
        </w:rPr>
        <w:t xml:space="preserve"> </w:t>
      </w:r>
      <w:r>
        <w:t>ContextCite</w:t>
      </w:r>
      <w:r>
        <w:rPr>
          <w:spacing w:val="-10"/>
        </w:rPr>
        <w:t xml:space="preserve"> </w:t>
      </w:r>
      <w:r>
        <w:t>scores</w:t>
      </w:r>
      <w:r>
        <w:rPr>
          <w:spacing w:val="-10"/>
        </w:rPr>
        <w:t xml:space="preserve"> </w:t>
      </w:r>
      <w:r>
        <w:t>from</w:t>
      </w:r>
      <w:r>
        <w:rPr>
          <w:spacing w:val="-10"/>
        </w:rPr>
        <w:t xml:space="preserve"> </w:t>
      </w:r>
      <w:r>
        <w:t>MedGemma-27B,</w:t>
      </w:r>
      <w:r>
        <w:rPr>
          <w:spacing w:val="-10"/>
        </w:rPr>
        <w:t xml:space="preserve"> </w:t>
      </w:r>
      <w:r>
        <w:t>Llama-70B, Qwen-14B,</w:t>
      </w:r>
      <w:r>
        <w:rPr>
          <w:spacing w:val="-13"/>
        </w:rPr>
        <w:t xml:space="preserve"> </w:t>
      </w:r>
      <w:r>
        <w:t>Qwen-72B,</w:t>
      </w:r>
      <w:r>
        <w:rPr>
          <w:spacing w:val="-12"/>
        </w:rPr>
        <w:t xml:space="preserve"> </w:t>
      </w:r>
      <w:r>
        <w:t>GPT-4o,</w:t>
      </w:r>
      <w:r>
        <w:rPr>
          <w:spacing w:val="-13"/>
        </w:rPr>
        <w:t xml:space="preserve"> </w:t>
      </w:r>
      <w:r>
        <w:t>and</w:t>
      </w:r>
      <w:r>
        <w:rPr>
          <w:spacing w:val="-12"/>
        </w:rPr>
        <w:t xml:space="preserve"> </w:t>
      </w:r>
      <w:r>
        <w:t>GPT-5.</w:t>
      </w:r>
      <w:commentRangeEnd w:id="982"/>
      <w:r w:rsidR="00DD5B30">
        <w:rPr>
          <w:rStyle w:val="CommentReference"/>
          <w:spacing w:val="-4"/>
          <w:sz w:val="20"/>
          <w:szCs w:val="20"/>
        </w:rPr>
        <w:commentReference w:id="982"/>
      </w:r>
      <w:r>
        <w:rPr>
          <w:spacing w:val="-4"/>
        </w:rPr>
        <w:t xml:space="preserve"> </w:t>
      </w:r>
      <w:r>
        <w:t>The</w:t>
      </w:r>
      <w:r>
        <w:rPr>
          <w:spacing w:val="-13"/>
        </w:rPr>
        <w:t xml:space="preserve"> </w:t>
      </w:r>
      <w:r>
        <w:t>s</w:t>
      </w:r>
      <w:commentRangeStart w:id="988"/>
      <w:r>
        <w:t>elf</w:t>
      </w:r>
      <w:del w:id="989" w:author="Saleh Kalantari" w:date="2026-04-28T12:46:00Z" w16du:dateUtc="2026-04-28T10:46:00Z">
        <w:r>
          <w:rPr>
            <w:spacing w:val="-12"/>
          </w:rPr>
          <w:delText xml:space="preserve"> </w:delText>
        </w:r>
      </w:del>
      <w:ins w:id="990" w:author="Saleh Kalantari" w:date="2026-04-28T12:46:00Z" w16du:dateUtc="2026-04-28T10:46:00Z">
        <w:r w:rsidR="009C34AC">
          <w:rPr>
            <w:spacing w:val="-12"/>
          </w:rPr>
          <w:t>-</w:t>
        </w:r>
      </w:ins>
      <w:r>
        <w:t>filtering</w:t>
      </w:r>
      <w:r>
        <w:rPr>
          <w:spacing w:val="-13"/>
        </w:rPr>
        <w:t xml:space="preserve"> </w:t>
      </w:r>
      <w:r>
        <w:t>conditions</w:t>
      </w:r>
      <w:r>
        <w:rPr>
          <w:spacing w:val="-12"/>
        </w:rPr>
        <w:t xml:space="preserve"> </w:t>
      </w:r>
      <w:r>
        <w:t>are</w:t>
      </w:r>
      <w:r>
        <w:rPr>
          <w:spacing w:val="-13"/>
        </w:rPr>
        <w:t xml:space="preserve"> </w:t>
      </w:r>
      <w:r>
        <w:t>reported</w:t>
      </w:r>
      <w:r>
        <w:rPr>
          <w:spacing w:val="-12"/>
        </w:rPr>
        <w:t xml:space="preserve"> </w:t>
      </w:r>
      <w:r>
        <w:t>alongside</w:t>
      </w:r>
      <w:r>
        <w:rPr>
          <w:spacing w:val="-13"/>
        </w:rPr>
        <w:t xml:space="preserve"> </w:t>
      </w:r>
      <w:r>
        <w:t>the</w:t>
      </w:r>
      <w:r>
        <w:rPr>
          <w:spacing w:val="-12"/>
        </w:rPr>
        <w:t xml:space="preserve"> </w:t>
      </w:r>
      <w:r>
        <w:t>physician</w:t>
      </w:r>
      <w:r>
        <w:rPr>
          <w:spacing w:val="-13"/>
        </w:rPr>
        <w:t xml:space="preserve"> </w:t>
      </w:r>
      <w:r>
        <w:lastRenderedPageBreak/>
        <w:t>trainee</w:t>
      </w:r>
      <w:r>
        <w:rPr>
          <w:spacing w:val="-12"/>
        </w:rPr>
        <w:t xml:space="preserve"> </w:t>
      </w:r>
      <w:r>
        <w:t>filtering conditions in Figu</w:t>
      </w:r>
      <w:commentRangeEnd w:id="988"/>
      <w:r w:rsidR="009C34AC">
        <w:rPr>
          <w:rStyle w:val="CommentReference"/>
          <w:sz w:val="20"/>
          <w:szCs w:val="20"/>
        </w:rPr>
        <w:commentReference w:id="988"/>
      </w:r>
      <w:r>
        <w:t xml:space="preserve">re </w:t>
      </w:r>
      <w:hyperlink w:anchor="_bookmark2" w:history="1">
        <w:r w:rsidR="00A40DB8">
          <w:rPr>
            <w:color w:val="0000FF"/>
          </w:rPr>
          <w:t>3</w:t>
        </w:r>
      </w:hyperlink>
      <w:r>
        <w:t>.</w:t>
      </w:r>
    </w:p>
    <w:p w14:paraId="0224E06E" w14:textId="44A966A1" w:rsidR="00A40DB8" w:rsidRDefault="001D2F5A">
      <w:pPr>
        <w:pStyle w:val="BodyText"/>
        <w:spacing w:line="249" w:lineRule="auto"/>
        <w:ind w:left="53" w:right="377" w:firstLine="298"/>
        <w:jc w:val="both"/>
      </w:pPr>
      <w:del w:id="991" w:author="Saleh Kalantari" w:date="2026-04-28T12:46:00Z" w16du:dateUtc="2026-04-28T10:46:00Z">
        <w:r>
          <w:delText>Frontier</w:delText>
        </w:r>
        <w:r>
          <w:rPr>
            <w:spacing w:val="-5"/>
          </w:rPr>
          <w:delText xml:space="preserve"> </w:delText>
        </w:r>
        <w:r>
          <w:delText>models</w:delText>
        </w:r>
        <w:r>
          <w:rPr>
            <w:spacing w:val="-5"/>
          </w:rPr>
          <w:delText xml:space="preserve"> </w:delText>
        </w:r>
        <w:r>
          <w:delText>show</w:delText>
        </w:r>
      </w:del>
      <w:ins w:id="992" w:author="Saleh Kalantari" w:date="2026-04-28T12:46:00Z" w16du:dateUtc="2026-04-28T10:46:00Z">
        <w:r>
          <w:t>The most recent flagship LLMs</w:t>
        </w:r>
        <w:r>
          <w:rPr>
            <w:spacing w:val="-5"/>
          </w:rPr>
          <w:t xml:space="preserve"> </w:t>
        </w:r>
        <w:r>
          <w:t>showed</w:t>
        </w:r>
      </w:ins>
      <w:r>
        <w:rPr>
          <w:spacing w:val="-5"/>
        </w:rPr>
        <w:t xml:space="preserve"> </w:t>
      </w:r>
      <w:r>
        <w:t>limited</w:t>
      </w:r>
      <w:r>
        <w:rPr>
          <w:spacing w:val="-5"/>
        </w:rPr>
        <w:t xml:space="preserve"> </w:t>
      </w:r>
      <w:r>
        <w:t>sensitivity</w:t>
      </w:r>
      <w:r>
        <w:rPr>
          <w:spacing w:val="-5"/>
        </w:rPr>
        <w:t xml:space="preserve"> </w:t>
      </w:r>
      <w:r>
        <w:t>to</w:t>
      </w:r>
      <w:r>
        <w:rPr>
          <w:spacing w:val="-5"/>
        </w:rPr>
        <w:t xml:space="preserve"> </w:t>
      </w:r>
      <w:r>
        <w:t>this</w:t>
      </w:r>
      <w:r>
        <w:rPr>
          <w:spacing w:val="-5"/>
        </w:rPr>
        <w:t xml:space="preserve"> </w:t>
      </w:r>
      <w:r>
        <w:t>self</w:t>
      </w:r>
      <w:del w:id="993" w:author="Saleh Kalantari" w:date="2026-04-28T12:46:00Z" w16du:dateUtc="2026-04-28T10:46:00Z">
        <w:r>
          <w:rPr>
            <w:spacing w:val="-5"/>
          </w:rPr>
          <w:delText xml:space="preserve"> </w:delText>
        </w:r>
      </w:del>
      <w:ins w:id="994" w:author="Saleh Kalantari" w:date="2026-04-28T12:46:00Z" w16du:dateUtc="2026-04-28T10:46:00Z">
        <w:r>
          <w:rPr>
            <w:spacing w:val="-5"/>
          </w:rPr>
          <w:t>-</w:t>
        </w:r>
      </w:ins>
      <w:r>
        <w:t>filtering</w:t>
      </w:r>
      <w:del w:id="995" w:author="Saleh Kalantari" w:date="2026-04-28T12:46:00Z" w16du:dateUtc="2026-04-28T10:46:00Z">
        <w:r>
          <w:rPr>
            <w:spacing w:val="-5"/>
          </w:rPr>
          <w:delText xml:space="preserve"> </w:delText>
        </w:r>
        <w:r>
          <w:delText>in</w:delText>
        </w:r>
        <w:r>
          <w:rPr>
            <w:spacing w:val="-5"/>
          </w:rPr>
          <w:delText xml:space="preserve"> </w:delText>
        </w:r>
        <w:r>
          <w:delText>Figure</w:delText>
        </w:r>
        <w:r>
          <w:rPr>
            <w:spacing w:val="-5"/>
          </w:rPr>
          <w:delText xml:space="preserve"> </w:delText>
        </w:r>
        <w:r>
          <w:fldChar w:fldCharType="begin"/>
        </w:r>
        <w:r>
          <w:delInstrText>HYPERLINK \l "_bookmark2"</w:delInstrText>
        </w:r>
        <w:r>
          <w:fldChar w:fldCharType="separate"/>
        </w:r>
        <w:r>
          <w:rPr>
            <w:color w:val="0000FF"/>
          </w:rPr>
          <w:delText>3</w:delText>
        </w:r>
        <w:r>
          <w:fldChar w:fldCharType="end"/>
        </w:r>
        <w:r>
          <w:delText>.</w:delText>
        </w:r>
      </w:del>
      <w:ins w:id="996" w:author="Saleh Kalantari" w:date="2026-04-28T12:46:00Z" w16du:dateUtc="2026-04-28T10:46:00Z">
        <w:r>
          <w:t>.</w:t>
        </w:r>
      </w:ins>
      <w:r>
        <w:t xml:space="preserve"> GPT-5</w:t>
      </w:r>
      <w:r>
        <w:rPr>
          <w:spacing w:val="-5"/>
        </w:rPr>
        <w:t xml:space="preserve"> </w:t>
      </w:r>
      <w:del w:id="997" w:author="Saleh Kalantari" w:date="2026-04-28T12:46:00Z" w16du:dateUtc="2026-04-28T10:46:00Z">
        <w:r>
          <w:delText>exhibits</w:delText>
        </w:r>
      </w:del>
      <w:ins w:id="998" w:author="Saleh Kalantari" w:date="2026-04-28T12:46:00Z" w16du:dateUtc="2026-04-28T10:46:00Z">
        <w:r>
          <w:t>exhibited</w:t>
        </w:r>
      </w:ins>
      <w:r>
        <w:rPr>
          <w:spacing w:val="-5"/>
        </w:rPr>
        <w:t xml:space="preserve"> </w:t>
      </w:r>
      <w:r>
        <w:t>almost</w:t>
      </w:r>
      <w:r>
        <w:rPr>
          <w:spacing w:val="-5"/>
        </w:rPr>
        <w:t xml:space="preserve"> </w:t>
      </w:r>
      <w:r>
        <w:t>no</w:t>
      </w:r>
      <w:r>
        <w:rPr>
          <w:spacing w:val="-5"/>
        </w:rPr>
        <w:t xml:space="preserve"> </w:t>
      </w:r>
      <w:r>
        <w:t>change</w:t>
      </w:r>
      <w:r>
        <w:rPr>
          <w:spacing w:val="-5"/>
        </w:rPr>
        <w:t xml:space="preserve"> </w:t>
      </w:r>
      <w:r>
        <w:t>across</w:t>
      </w:r>
      <w:r>
        <w:rPr>
          <w:spacing w:val="-5"/>
        </w:rPr>
        <w:t xml:space="preserve"> </w:t>
      </w:r>
      <w:r>
        <w:t>the</w:t>
      </w:r>
      <w:r>
        <w:rPr>
          <w:spacing w:val="-5"/>
        </w:rPr>
        <w:t xml:space="preserve"> </w:t>
      </w:r>
      <w:r>
        <w:t>four source</w:t>
      </w:r>
      <w:r>
        <w:rPr>
          <w:spacing w:val="-3"/>
        </w:rPr>
        <w:t xml:space="preserve"> </w:t>
      </w:r>
      <w:r>
        <w:t>datasets,</w:t>
      </w:r>
      <w:r>
        <w:rPr>
          <w:spacing w:val="-3"/>
        </w:rPr>
        <w:t xml:space="preserve"> </w:t>
      </w:r>
      <w:r>
        <w:t>while</w:t>
      </w:r>
      <w:r>
        <w:rPr>
          <w:spacing w:val="-3"/>
        </w:rPr>
        <w:t xml:space="preserve"> </w:t>
      </w:r>
      <w:r>
        <w:t>GPT-4o</w:t>
      </w:r>
      <w:r>
        <w:rPr>
          <w:spacing w:val="-3"/>
        </w:rPr>
        <w:t xml:space="preserve"> </w:t>
      </w:r>
      <w:r>
        <w:t>and</w:t>
      </w:r>
      <w:r>
        <w:rPr>
          <w:spacing w:val="-3"/>
        </w:rPr>
        <w:t xml:space="preserve"> </w:t>
      </w:r>
      <w:r>
        <w:t>the</w:t>
      </w:r>
      <w:r>
        <w:rPr>
          <w:spacing w:val="-3"/>
        </w:rPr>
        <w:t xml:space="preserve"> </w:t>
      </w:r>
      <w:r>
        <w:t>Qwen</w:t>
      </w:r>
      <w:r>
        <w:rPr>
          <w:spacing w:val="-3"/>
        </w:rPr>
        <w:t xml:space="preserve"> </w:t>
      </w:r>
      <w:r>
        <w:t>models</w:t>
      </w:r>
      <w:r>
        <w:rPr>
          <w:spacing w:val="-3"/>
        </w:rPr>
        <w:t xml:space="preserve"> </w:t>
      </w:r>
      <w:del w:id="999" w:author="Saleh Kalantari" w:date="2026-04-28T12:46:00Z" w16du:dateUtc="2026-04-28T10:46:00Z">
        <w:r>
          <w:delText>show</w:delText>
        </w:r>
      </w:del>
      <w:ins w:id="1000" w:author="Saleh Kalantari" w:date="2026-04-28T12:46:00Z" w16du:dateUtc="2026-04-28T10:46:00Z">
        <w:r>
          <w:t>showed</w:t>
        </w:r>
      </w:ins>
      <w:r>
        <w:rPr>
          <w:spacing w:val="-3"/>
        </w:rPr>
        <w:t xml:space="preserve"> </w:t>
      </w:r>
      <w:r>
        <w:t>small</w:t>
      </w:r>
      <w:r>
        <w:rPr>
          <w:spacing w:val="-3"/>
        </w:rPr>
        <w:t xml:space="preserve"> </w:t>
      </w:r>
      <w:r>
        <w:t>accuracy</w:t>
      </w:r>
      <w:r>
        <w:rPr>
          <w:spacing w:val="-3"/>
        </w:rPr>
        <w:t xml:space="preserve"> </w:t>
      </w:r>
      <w:r>
        <w:t xml:space="preserve">increases. </w:t>
      </w:r>
      <w:del w:id="1001" w:author="Saleh Kalantari" w:date="2026-04-28T12:46:00Z" w16du:dateUtc="2026-04-28T10:46:00Z">
        <w:r>
          <w:delText>Weaker</w:delText>
        </w:r>
      </w:del>
      <w:ins w:id="1002" w:author="Saleh Kalantari" w:date="2026-04-28T12:46:00Z" w16du:dateUtc="2026-04-28T10:46:00Z">
        <w:r>
          <w:t>However, weaker</w:t>
        </w:r>
      </w:ins>
      <w:r>
        <w:rPr>
          <w:spacing w:val="-3"/>
        </w:rPr>
        <w:t xml:space="preserve"> </w:t>
      </w:r>
      <w:r>
        <w:t>and</w:t>
      </w:r>
      <w:r>
        <w:rPr>
          <w:spacing w:val="-3"/>
        </w:rPr>
        <w:t xml:space="preserve"> </w:t>
      </w:r>
      <w:r>
        <w:t>domain</w:t>
      </w:r>
      <w:del w:id="1003" w:author="Saleh Kalantari" w:date="2026-04-28T12:46:00Z" w16du:dateUtc="2026-04-28T10:46:00Z">
        <w:r>
          <w:rPr>
            <w:spacing w:val="-3"/>
          </w:rPr>
          <w:delText xml:space="preserve"> </w:delText>
        </w:r>
        <w:r>
          <w:delText>specialised</w:delText>
        </w:r>
      </w:del>
      <w:ins w:id="1004" w:author="Saleh Kalantari" w:date="2026-04-28T12:46:00Z" w16du:dateUtc="2026-04-28T10:46:00Z">
        <w:r>
          <w:rPr>
            <w:spacing w:val="-3"/>
          </w:rPr>
          <w:t>-</w:t>
        </w:r>
        <w:r>
          <w:t>specialized</w:t>
        </w:r>
      </w:ins>
      <w:r>
        <w:rPr>
          <w:spacing w:val="-3"/>
        </w:rPr>
        <w:t xml:space="preserve"> </w:t>
      </w:r>
      <w:r>
        <w:t xml:space="preserve">models </w:t>
      </w:r>
      <w:del w:id="1005" w:author="Saleh Kalantari" w:date="2026-04-28T12:46:00Z" w16du:dateUtc="2026-04-28T10:46:00Z">
        <w:r>
          <w:delText>show</w:delText>
        </w:r>
      </w:del>
      <w:ins w:id="1006" w:author="Saleh Kalantari" w:date="2026-04-28T12:46:00Z" w16du:dateUtc="2026-04-28T10:46:00Z">
        <w:r>
          <w:t>had</w:t>
        </w:r>
      </w:ins>
      <w:r>
        <w:t xml:space="preserve"> larger relative changes</w:t>
      </w:r>
      <w:del w:id="1007" w:author="Saleh Kalantari" w:date="2026-04-28T12:46:00Z" w16du:dateUtc="2026-04-28T10:46:00Z">
        <w:r>
          <w:delText xml:space="preserve">, though, </w:delText>
        </w:r>
      </w:del>
      <w:ins w:id="1008" w:author="Saleh Kalantari" w:date="2026-04-28T12:46:00Z" w16du:dateUtc="2026-04-28T10:46:00Z">
        <w:r>
          <w:t xml:space="preserve"> (</w:t>
        </w:r>
      </w:ins>
      <w:r>
        <w:t>as noted above, large relative changes from low baselines should be read with caution</w:t>
      </w:r>
      <w:del w:id="1009" w:author="Saleh Kalantari" w:date="2026-04-28T12:46:00Z" w16du:dateUtc="2026-04-28T10:46:00Z">
        <w:r>
          <w:delText>.</w:delText>
        </w:r>
      </w:del>
      <w:ins w:id="1010" w:author="Saleh Kalantari" w:date="2026-04-28T12:46:00Z" w16du:dateUtc="2026-04-28T10:46:00Z">
        <w:r>
          <w:t>).</w:t>
        </w:r>
      </w:ins>
      <w:r>
        <w:t xml:space="preserve"> Similar</w:t>
      </w:r>
      <w:r>
        <w:rPr>
          <w:spacing w:val="-12"/>
        </w:rPr>
        <w:t xml:space="preserve"> </w:t>
      </w:r>
      <w:r>
        <w:t>directional</w:t>
      </w:r>
      <w:r>
        <w:rPr>
          <w:spacing w:val="-12"/>
        </w:rPr>
        <w:t xml:space="preserve"> </w:t>
      </w:r>
      <w:r>
        <w:t>patterns</w:t>
      </w:r>
      <w:r>
        <w:rPr>
          <w:spacing w:val="-12"/>
        </w:rPr>
        <w:t xml:space="preserve"> </w:t>
      </w:r>
      <w:del w:id="1011" w:author="Saleh Kalantari" w:date="2026-04-28T12:46:00Z" w16du:dateUtc="2026-04-28T10:46:00Z">
        <w:r>
          <w:delText>appear</w:delText>
        </w:r>
      </w:del>
      <w:ins w:id="1012" w:author="Saleh Kalantari" w:date="2026-04-28T12:46:00Z" w16du:dateUtc="2026-04-28T10:46:00Z">
        <w:r>
          <w:t>appeared</w:t>
        </w:r>
      </w:ins>
      <w:r>
        <w:rPr>
          <w:spacing w:val="-12"/>
        </w:rPr>
        <w:t xml:space="preserve"> </w:t>
      </w:r>
      <w:r>
        <w:t>when</w:t>
      </w:r>
      <w:r>
        <w:rPr>
          <w:spacing w:val="-12"/>
        </w:rPr>
        <w:t xml:space="preserve"> </w:t>
      </w:r>
      <w:r>
        <w:t>one</w:t>
      </w:r>
      <w:r>
        <w:rPr>
          <w:spacing w:val="-12"/>
        </w:rPr>
        <w:t xml:space="preserve"> </w:t>
      </w:r>
      <w:r>
        <w:t>model</w:t>
      </w:r>
      <w:r>
        <w:rPr>
          <w:spacing w:val="-12"/>
        </w:rPr>
        <w:t xml:space="preserve"> </w:t>
      </w:r>
      <w:del w:id="1013" w:author="Saleh Kalantari" w:date="2026-04-28T12:46:00Z" w16du:dateUtc="2026-04-28T10:46:00Z">
        <w:r>
          <w:delText>filters</w:delText>
        </w:r>
      </w:del>
      <w:ins w:id="1014" w:author="Saleh Kalantari" w:date="2026-04-28T12:46:00Z" w16du:dateUtc="2026-04-28T10:46:00Z">
        <w:r>
          <w:rPr>
            <w:spacing w:val="-12"/>
          </w:rPr>
          <w:t xml:space="preserve">was used to </w:t>
        </w:r>
        <w:r>
          <w:t>filter</w:t>
        </w:r>
      </w:ins>
      <w:r>
        <w:rPr>
          <w:spacing w:val="-12"/>
        </w:rPr>
        <w:t xml:space="preserve"> </w:t>
      </w:r>
      <w:r>
        <w:t>another</w:t>
      </w:r>
      <w:r>
        <w:rPr>
          <w:spacing w:val="-12"/>
        </w:rPr>
        <w:t xml:space="preserve"> </w:t>
      </w:r>
      <w:r>
        <w:t>model’s</w:t>
      </w:r>
      <w:r>
        <w:rPr>
          <w:spacing w:val="-12"/>
        </w:rPr>
        <w:t xml:space="preserve"> </w:t>
      </w:r>
      <w:r>
        <w:t>input.</w:t>
      </w:r>
      <w:r>
        <w:rPr>
          <w:spacing w:val="-2"/>
        </w:rPr>
        <w:t xml:space="preserve"> </w:t>
      </w:r>
      <w:r>
        <w:t>We</w:t>
      </w:r>
      <w:r>
        <w:rPr>
          <w:spacing w:val="-12"/>
        </w:rPr>
        <w:t xml:space="preserve"> </w:t>
      </w:r>
      <w:r>
        <w:t>do</w:t>
      </w:r>
      <w:r>
        <w:rPr>
          <w:spacing w:val="-12"/>
        </w:rPr>
        <w:t xml:space="preserve"> </w:t>
      </w:r>
      <w:r>
        <w:t>not</w:t>
      </w:r>
      <w:r>
        <w:rPr>
          <w:spacing w:val="-12"/>
        </w:rPr>
        <w:t xml:space="preserve"> </w:t>
      </w:r>
      <w:r>
        <w:t>claim</w:t>
      </w:r>
      <w:r>
        <w:rPr>
          <w:spacing w:val="-12"/>
        </w:rPr>
        <w:t xml:space="preserve"> </w:t>
      </w:r>
      <w:r>
        <w:t>that</w:t>
      </w:r>
      <w:r>
        <w:rPr>
          <w:spacing w:val="-12"/>
        </w:rPr>
        <w:t xml:space="preserve"> </w:t>
      </w:r>
      <w:r>
        <w:t>self</w:t>
      </w:r>
      <w:del w:id="1015" w:author="Saleh Kalantari" w:date="2026-04-28T12:46:00Z" w16du:dateUtc="2026-04-28T10:46:00Z">
        <w:r>
          <w:rPr>
            <w:spacing w:val="-12"/>
          </w:rPr>
          <w:delText xml:space="preserve"> </w:delText>
        </w:r>
      </w:del>
      <w:ins w:id="1016" w:author="Saleh Kalantari" w:date="2026-04-28T12:46:00Z" w16du:dateUtc="2026-04-28T10:46:00Z">
        <w:r w:rsidR="0067412D">
          <w:rPr>
            <w:spacing w:val="-12"/>
          </w:rPr>
          <w:t>-</w:t>
        </w:r>
      </w:ins>
      <w:r>
        <w:t>filtering</w:t>
      </w:r>
      <w:r>
        <w:rPr>
          <w:spacing w:val="-12"/>
        </w:rPr>
        <w:t xml:space="preserve"> </w:t>
      </w:r>
      <w:r>
        <w:t>produces</w:t>
      </w:r>
      <w:r>
        <w:rPr>
          <w:spacing w:val="-12"/>
        </w:rPr>
        <w:t xml:space="preserve"> </w:t>
      </w:r>
      <w:r>
        <w:t xml:space="preserve">a new, higher performance regime; the more conservative reading is that </w:t>
      </w:r>
      <w:commentRangeStart w:id="1017"/>
      <w:r>
        <w:t>input restriction based on a model’s own attribution scores</w:t>
      </w:r>
      <w:commentRangeEnd w:id="1017"/>
      <w:r w:rsidR="0067412D">
        <w:rPr>
          <w:rStyle w:val="CommentReference"/>
          <w:sz w:val="20"/>
          <w:szCs w:val="20"/>
        </w:rPr>
        <w:commentReference w:id="1017"/>
      </w:r>
      <w:r>
        <w:t xml:space="preserve"> is not systematically harmful and can yield small gains on several benchmarks.</w:t>
      </w:r>
    </w:p>
    <w:p w14:paraId="5BC28878" w14:textId="78BC7DE5" w:rsidR="00A40DB8" w:rsidRDefault="00096600">
      <w:pPr>
        <w:pStyle w:val="BodyText"/>
        <w:spacing w:line="249" w:lineRule="auto"/>
        <w:ind w:left="53" w:right="411" w:firstLine="298"/>
        <w:jc w:val="both"/>
      </w:pPr>
      <w:r>
        <w:t>At</w:t>
      </w:r>
      <w:r>
        <w:rPr>
          <w:spacing w:val="-13"/>
        </w:rPr>
        <w:t xml:space="preserve"> </w:t>
      </w:r>
      <w:r>
        <w:t>the</w:t>
      </w:r>
      <w:r>
        <w:rPr>
          <w:spacing w:val="-12"/>
        </w:rPr>
        <w:t xml:space="preserve"> </w:t>
      </w:r>
      <w:r>
        <w:t>dataset</w:t>
      </w:r>
      <w:r>
        <w:rPr>
          <w:spacing w:val="-13"/>
        </w:rPr>
        <w:t xml:space="preserve"> </w:t>
      </w:r>
      <w:r>
        <w:t>level,</w:t>
      </w:r>
      <w:r>
        <w:rPr>
          <w:spacing w:val="-12"/>
        </w:rPr>
        <w:t xml:space="preserve"> </w:t>
      </w:r>
      <w:r>
        <w:t>JAMA</w:t>
      </w:r>
      <w:r>
        <w:rPr>
          <w:spacing w:val="-13"/>
        </w:rPr>
        <w:t xml:space="preserve"> </w:t>
      </w:r>
      <w:r>
        <w:t>Clinical</w:t>
      </w:r>
      <w:r>
        <w:rPr>
          <w:spacing w:val="-12"/>
        </w:rPr>
        <w:t xml:space="preserve"> </w:t>
      </w:r>
      <w:r>
        <w:t>Challenge</w:t>
      </w:r>
      <w:r>
        <w:rPr>
          <w:spacing w:val="-13"/>
        </w:rPr>
        <w:t xml:space="preserve"> </w:t>
      </w:r>
      <w:del w:id="1018" w:author="Saleh Kalantari" w:date="2026-04-28T12:46:00Z" w16du:dateUtc="2026-04-28T10:46:00Z">
        <w:r>
          <w:delText>remains</w:delText>
        </w:r>
      </w:del>
      <w:ins w:id="1019" w:author="Saleh Kalantari" w:date="2026-04-28T12:46:00Z" w16du:dateUtc="2026-04-28T10:46:00Z">
        <w:r w:rsidR="007653F3">
          <w:t>was</w:t>
        </w:r>
      </w:ins>
      <w:r>
        <w:rPr>
          <w:spacing w:val="-12"/>
        </w:rPr>
        <w:t xml:space="preserve"> </w:t>
      </w:r>
      <w:r>
        <w:t>the</w:t>
      </w:r>
      <w:r>
        <w:rPr>
          <w:spacing w:val="-13"/>
        </w:rPr>
        <w:t xml:space="preserve"> </w:t>
      </w:r>
      <w:r>
        <w:t>most</w:t>
      </w:r>
      <w:r>
        <w:rPr>
          <w:spacing w:val="-12"/>
        </w:rPr>
        <w:t xml:space="preserve"> </w:t>
      </w:r>
      <w:r>
        <w:t>difficult</w:t>
      </w:r>
      <w:r>
        <w:rPr>
          <w:spacing w:val="-13"/>
        </w:rPr>
        <w:t xml:space="preserve"> </w:t>
      </w:r>
      <w:r>
        <w:t>benchmark</w:t>
      </w:r>
      <w:r>
        <w:rPr>
          <w:spacing w:val="-12"/>
        </w:rPr>
        <w:t xml:space="preserve"> </w:t>
      </w:r>
      <w:r>
        <w:t>for</w:t>
      </w:r>
      <w:r>
        <w:rPr>
          <w:spacing w:val="-13"/>
        </w:rPr>
        <w:t xml:space="preserve"> </w:t>
      </w:r>
      <w:r>
        <w:t>all</w:t>
      </w:r>
      <w:r>
        <w:rPr>
          <w:spacing w:val="-12"/>
        </w:rPr>
        <w:t xml:space="preserve"> </w:t>
      </w:r>
      <w:r>
        <w:t>models,</w:t>
      </w:r>
      <w:r>
        <w:rPr>
          <w:spacing w:val="-13"/>
        </w:rPr>
        <w:t xml:space="preserve"> </w:t>
      </w:r>
      <w:r>
        <w:t>with</w:t>
      </w:r>
      <w:r>
        <w:rPr>
          <w:spacing w:val="-12"/>
        </w:rPr>
        <w:t xml:space="preserve"> </w:t>
      </w:r>
      <w:r>
        <w:t>accuracy</w:t>
      </w:r>
      <w:r>
        <w:rPr>
          <w:spacing w:val="-13"/>
        </w:rPr>
        <w:t xml:space="preserve"> </w:t>
      </w:r>
      <w:r>
        <w:t xml:space="preserve">between </w:t>
      </w:r>
      <w:r>
        <w:rPr>
          <w:spacing w:val="-2"/>
        </w:rPr>
        <w:t>3%</w:t>
      </w:r>
      <w:r>
        <w:rPr>
          <w:spacing w:val="-5"/>
        </w:rPr>
        <w:t xml:space="preserve"> </w:t>
      </w:r>
      <w:r>
        <w:rPr>
          <w:spacing w:val="-2"/>
        </w:rPr>
        <w:t>and</w:t>
      </w:r>
      <w:r>
        <w:rPr>
          <w:spacing w:val="-6"/>
        </w:rPr>
        <w:t xml:space="preserve"> </w:t>
      </w:r>
      <w:r>
        <w:rPr>
          <w:spacing w:val="-2"/>
        </w:rPr>
        <w:t>33%,</w:t>
      </w:r>
      <w:r>
        <w:rPr>
          <w:spacing w:val="-5"/>
        </w:rPr>
        <w:t xml:space="preserve"> </w:t>
      </w:r>
      <w:r>
        <w:rPr>
          <w:spacing w:val="-2"/>
        </w:rPr>
        <w:t>and</w:t>
      </w:r>
      <w:r>
        <w:rPr>
          <w:spacing w:val="-5"/>
        </w:rPr>
        <w:t xml:space="preserve"> </w:t>
      </w:r>
      <w:ins w:id="1020" w:author="Saleh Kalantari" w:date="2026-04-28T12:46:00Z" w16du:dateUtc="2026-04-28T10:46:00Z">
        <w:r w:rsidR="007653F3">
          <w:rPr>
            <w:spacing w:val="-5"/>
          </w:rPr>
          <w:t xml:space="preserve">with only modest improvements from </w:t>
        </w:r>
      </w:ins>
      <w:r>
        <w:rPr>
          <w:spacing w:val="-2"/>
        </w:rPr>
        <w:t>relevance</w:t>
      </w:r>
      <w:del w:id="1021" w:author="Saleh Kalantari" w:date="2026-04-28T12:46:00Z" w16du:dateUtc="2026-04-28T10:46:00Z">
        <w:r>
          <w:rPr>
            <w:spacing w:val="-6"/>
          </w:rPr>
          <w:delText xml:space="preserve"> </w:delText>
        </w:r>
      </w:del>
      <w:ins w:id="1022" w:author="Saleh Kalantari" w:date="2026-04-28T12:46:00Z" w16du:dateUtc="2026-04-28T10:46:00Z">
        <w:r w:rsidR="007653F3">
          <w:rPr>
            <w:spacing w:val="-6"/>
          </w:rPr>
          <w:t>-</w:t>
        </w:r>
      </w:ins>
      <w:r>
        <w:rPr>
          <w:spacing w:val="-2"/>
        </w:rPr>
        <w:t>based</w:t>
      </w:r>
      <w:r>
        <w:rPr>
          <w:spacing w:val="-5"/>
        </w:rPr>
        <w:t xml:space="preserve"> </w:t>
      </w:r>
      <w:r>
        <w:rPr>
          <w:spacing w:val="-2"/>
        </w:rPr>
        <w:t>filtering</w:t>
      </w:r>
      <w:del w:id="1023" w:author="Saleh Kalantari" w:date="2026-04-28T12:46:00Z" w16du:dateUtc="2026-04-28T10:46:00Z">
        <w:r>
          <w:rPr>
            <w:spacing w:val="-5"/>
          </w:rPr>
          <w:delText xml:space="preserve"> </w:delText>
        </w:r>
        <w:r>
          <w:rPr>
            <w:spacing w:val="-2"/>
          </w:rPr>
          <w:delText>produces</w:delText>
        </w:r>
        <w:r>
          <w:rPr>
            <w:spacing w:val="-5"/>
          </w:rPr>
          <w:delText xml:space="preserve"> </w:delText>
        </w:r>
        <w:r>
          <w:rPr>
            <w:spacing w:val="-2"/>
          </w:rPr>
          <w:delText>only</w:delText>
        </w:r>
        <w:r>
          <w:rPr>
            <w:spacing w:val="-6"/>
          </w:rPr>
          <w:delText xml:space="preserve"> </w:delText>
        </w:r>
        <w:r>
          <w:rPr>
            <w:spacing w:val="-2"/>
          </w:rPr>
          <w:delText>modest</w:delText>
        </w:r>
        <w:r>
          <w:rPr>
            <w:spacing w:val="-5"/>
          </w:rPr>
          <w:delText xml:space="preserve"> </w:delText>
        </w:r>
        <w:r>
          <w:rPr>
            <w:spacing w:val="-2"/>
          </w:rPr>
          <w:delText>changes</w:delText>
        </w:r>
        <w:r>
          <w:rPr>
            <w:spacing w:val="-5"/>
          </w:rPr>
          <w:delText xml:space="preserve"> </w:delText>
        </w:r>
        <w:r>
          <w:rPr>
            <w:spacing w:val="-2"/>
          </w:rPr>
          <w:delText>there</w:delText>
        </w:r>
      </w:del>
      <w:r>
        <w:rPr>
          <w:spacing w:val="-2"/>
        </w:rPr>
        <w:t>.</w:t>
      </w:r>
      <w:r>
        <w:t xml:space="preserve"> </w:t>
      </w:r>
      <w:commentRangeStart w:id="1024"/>
      <w:r>
        <w:rPr>
          <w:spacing w:val="-2"/>
        </w:rPr>
        <w:t>These</w:t>
      </w:r>
      <w:r>
        <w:rPr>
          <w:spacing w:val="-6"/>
        </w:rPr>
        <w:t xml:space="preserve"> </w:t>
      </w:r>
      <w:r>
        <w:rPr>
          <w:spacing w:val="-2"/>
        </w:rPr>
        <w:t>observations</w:t>
      </w:r>
      <w:r>
        <w:rPr>
          <w:spacing w:val="-6"/>
        </w:rPr>
        <w:t xml:space="preserve"> </w:t>
      </w:r>
      <w:r>
        <w:rPr>
          <w:spacing w:val="-2"/>
        </w:rPr>
        <w:t>suggest</w:t>
      </w:r>
      <w:r>
        <w:rPr>
          <w:spacing w:val="-5"/>
        </w:rPr>
        <w:t xml:space="preserve"> </w:t>
      </w:r>
      <w:r>
        <w:rPr>
          <w:spacing w:val="-2"/>
        </w:rPr>
        <w:t>that</w:t>
      </w:r>
      <w:r>
        <w:rPr>
          <w:spacing w:val="-5"/>
        </w:rPr>
        <w:t xml:space="preserve"> </w:t>
      </w:r>
      <w:r>
        <w:rPr>
          <w:spacing w:val="-2"/>
        </w:rPr>
        <w:t>part</w:t>
      </w:r>
      <w:r>
        <w:rPr>
          <w:spacing w:val="-5"/>
        </w:rPr>
        <w:t xml:space="preserve"> </w:t>
      </w:r>
      <w:r>
        <w:rPr>
          <w:spacing w:val="-2"/>
        </w:rPr>
        <w:t>of</w:t>
      </w:r>
      <w:r>
        <w:rPr>
          <w:spacing w:val="-6"/>
        </w:rPr>
        <w:t xml:space="preserve"> </w:t>
      </w:r>
      <w:r>
        <w:rPr>
          <w:spacing w:val="-2"/>
        </w:rPr>
        <w:t>the</w:t>
      </w:r>
      <w:r>
        <w:rPr>
          <w:spacing w:val="-5"/>
        </w:rPr>
        <w:t xml:space="preserve"> </w:t>
      </w:r>
      <w:r>
        <w:rPr>
          <w:spacing w:val="-2"/>
        </w:rPr>
        <w:t xml:space="preserve">gap </w:t>
      </w:r>
      <w:r>
        <w:t>between</w:t>
      </w:r>
      <w:r>
        <w:rPr>
          <w:spacing w:val="-9"/>
        </w:rPr>
        <w:t xml:space="preserve"> </w:t>
      </w:r>
      <w:r>
        <w:t>weaker</w:t>
      </w:r>
      <w:r>
        <w:rPr>
          <w:spacing w:val="-9"/>
        </w:rPr>
        <w:t xml:space="preserve"> </w:t>
      </w:r>
      <w:r>
        <w:t>and</w:t>
      </w:r>
      <w:r>
        <w:rPr>
          <w:spacing w:val="-9"/>
        </w:rPr>
        <w:t xml:space="preserve"> </w:t>
      </w:r>
      <w:r>
        <w:t>stronger</w:t>
      </w:r>
      <w:r>
        <w:rPr>
          <w:spacing w:val="-9"/>
        </w:rPr>
        <w:t xml:space="preserve"> </w:t>
      </w:r>
      <w:r>
        <w:t>models</w:t>
      </w:r>
      <w:r>
        <w:rPr>
          <w:spacing w:val="-9"/>
        </w:rPr>
        <w:t xml:space="preserve"> </w:t>
      </w:r>
      <w:r>
        <w:t>on</w:t>
      </w:r>
      <w:r>
        <w:rPr>
          <w:spacing w:val="-9"/>
        </w:rPr>
        <w:t xml:space="preserve"> </w:t>
      </w:r>
      <w:r>
        <w:rPr>
          <w:i/>
        </w:rPr>
        <w:t>MedPAIR</w:t>
      </w:r>
      <w:r>
        <w:rPr>
          <w:i/>
          <w:spacing w:val="-9"/>
        </w:rPr>
        <w:t xml:space="preserve"> </w:t>
      </w:r>
      <w:r>
        <w:t>is</w:t>
      </w:r>
      <w:r>
        <w:rPr>
          <w:spacing w:val="-9"/>
        </w:rPr>
        <w:t xml:space="preserve"> </w:t>
      </w:r>
      <w:r>
        <w:t>associated</w:t>
      </w:r>
      <w:r>
        <w:rPr>
          <w:spacing w:val="-9"/>
        </w:rPr>
        <w:t xml:space="preserve"> </w:t>
      </w:r>
      <w:r>
        <w:t>with</w:t>
      </w:r>
      <w:r>
        <w:rPr>
          <w:spacing w:val="-9"/>
        </w:rPr>
        <w:t xml:space="preserve"> </w:t>
      </w:r>
      <w:r>
        <w:t>how</w:t>
      </w:r>
      <w:r>
        <w:rPr>
          <w:spacing w:val="-9"/>
        </w:rPr>
        <w:t xml:space="preserve"> </w:t>
      </w:r>
      <w:r>
        <w:t>much</w:t>
      </w:r>
      <w:r>
        <w:rPr>
          <w:spacing w:val="-9"/>
        </w:rPr>
        <w:t xml:space="preserve"> </w:t>
      </w:r>
      <w:r>
        <w:t>each</w:t>
      </w:r>
      <w:r>
        <w:rPr>
          <w:spacing w:val="-9"/>
        </w:rPr>
        <w:t xml:space="preserve"> </w:t>
      </w:r>
      <w:r>
        <w:t>model</w:t>
      </w:r>
      <w:r>
        <w:rPr>
          <w:spacing w:val="-9"/>
        </w:rPr>
        <w:t xml:space="preserve"> </w:t>
      </w:r>
      <w:r>
        <w:t>is</w:t>
      </w:r>
      <w:r>
        <w:rPr>
          <w:spacing w:val="-9"/>
        </w:rPr>
        <w:t xml:space="preserve"> </w:t>
      </w:r>
      <w:r>
        <w:t>distracted</w:t>
      </w:r>
      <w:r>
        <w:rPr>
          <w:spacing w:val="-9"/>
        </w:rPr>
        <w:t xml:space="preserve"> </w:t>
      </w:r>
      <w:r>
        <w:t>by</w:t>
      </w:r>
      <w:r>
        <w:rPr>
          <w:spacing w:val="-9"/>
        </w:rPr>
        <w:t xml:space="preserve"> </w:t>
      </w:r>
      <w:r>
        <w:t>content</w:t>
      </w:r>
      <w:r>
        <w:rPr>
          <w:spacing w:val="-9"/>
        </w:rPr>
        <w:t xml:space="preserve"> </w:t>
      </w:r>
      <w:r>
        <w:t>that</w:t>
      </w:r>
      <w:r>
        <w:rPr>
          <w:spacing w:val="-9"/>
        </w:rPr>
        <w:t xml:space="preserve"> </w:t>
      </w:r>
      <w:r>
        <w:t>is</w:t>
      </w:r>
      <w:r>
        <w:rPr>
          <w:spacing w:val="-9"/>
        </w:rPr>
        <w:t xml:space="preserve"> </w:t>
      </w:r>
      <w:r>
        <w:t xml:space="preserve">not </w:t>
      </w:r>
      <w:bookmarkStart w:id="1025" w:name="Discussion"/>
      <w:bookmarkEnd w:id="1025"/>
      <w:r>
        <w:t>decisive for the question, although the effect is not large enough to overturn the existing model ord</w:t>
      </w:r>
      <w:commentRangeEnd w:id="1024"/>
      <w:r w:rsidR="006C705A">
        <w:rPr>
          <w:rStyle w:val="CommentReference"/>
          <w:sz w:val="20"/>
          <w:szCs w:val="20"/>
        </w:rPr>
        <w:commentReference w:id="1024"/>
      </w:r>
      <w:r>
        <w:t>er</w:t>
      </w:r>
      <w:commentRangeStart w:id="1026"/>
      <w:r>
        <w:t>ing.</w:t>
      </w:r>
      <w:commentRangeEnd w:id="1026"/>
      <w:r w:rsidR="00E77D7A">
        <w:rPr>
          <w:rStyle w:val="CommentReference"/>
          <w:sz w:val="20"/>
          <w:szCs w:val="20"/>
        </w:rPr>
        <w:commentReference w:id="1026"/>
      </w:r>
    </w:p>
    <w:p w14:paraId="50FA3963" w14:textId="77777777" w:rsidR="00A40DB8" w:rsidRDefault="00A40DB8">
      <w:pPr>
        <w:pStyle w:val="BodyText"/>
        <w:spacing w:before="43"/>
      </w:pPr>
    </w:p>
    <w:p w14:paraId="2A787AFC" w14:textId="77777777" w:rsidR="00A40DB8" w:rsidRDefault="00096600">
      <w:pPr>
        <w:pStyle w:val="Heading1"/>
        <w:numPr>
          <w:ilvl w:val="0"/>
          <w:numId w:val="6"/>
        </w:numPr>
        <w:tabs>
          <w:tab w:val="left" w:pos="305"/>
        </w:tabs>
        <w:ind w:left="305" w:hanging="252"/>
        <w:jc w:val="both"/>
      </w:pPr>
      <w:r>
        <w:rPr>
          <w:spacing w:val="-2"/>
        </w:rPr>
        <w:t>Discussion</w:t>
      </w:r>
    </w:p>
    <w:p w14:paraId="6B12DE3A" w14:textId="7507CCD5" w:rsidR="00A40DB8" w:rsidRDefault="00096600">
      <w:pPr>
        <w:pStyle w:val="BodyText"/>
        <w:spacing w:before="102" w:line="249" w:lineRule="auto"/>
        <w:ind w:left="53" w:right="411"/>
        <w:jc w:val="both"/>
      </w:pPr>
      <w:r>
        <w:t>Our</w:t>
      </w:r>
      <w:r>
        <w:rPr>
          <w:spacing w:val="-13"/>
        </w:rPr>
        <w:t xml:space="preserve"> </w:t>
      </w:r>
      <w:r>
        <w:t>findings</w:t>
      </w:r>
      <w:r>
        <w:rPr>
          <w:spacing w:val="-12"/>
        </w:rPr>
        <w:t xml:space="preserve"> </w:t>
      </w:r>
      <w:r>
        <w:t>point</w:t>
      </w:r>
      <w:r>
        <w:rPr>
          <w:spacing w:val="-13"/>
        </w:rPr>
        <w:t xml:space="preserve"> </w:t>
      </w:r>
      <w:r>
        <w:t>to</w:t>
      </w:r>
      <w:r>
        <w:rPr>
          <w:spacing w:val="-12"/>
        </w:rPr>
        <w:t xml:space="preserve"> </w:t>
      </w:r>
      <w:r>
        <w:t>a</w:t>
      </w:r>
      <w:r>
        <w:rPr>
          <w:spacing w:val="-13"/>
        </w:rPr>
        <w:t xml:space="preserve"> </w:t>
      </w:r>
      <w:ins w:id="1027" w:author="Saleh Kalantari" w:date="2026-04-28T12:46:00Z" w16du:dateUtc="2026-04-28T10:46:00Z">
        <w:r w:rsidR="004D5776">
          <w:rPr>
            <w:spacing w:val="-13"/>
          </w:rPr>
          <w:t xml:space="preserve">moderate but </w:t>
        </w:r>
      </w:ins>
      <w:r>
        <w:t>consistent</w:t>
      </w:r>
      <w:del w:id="1028" w:author="Saleh Kalantari" w:date="2026-04-28T12:46:00Z" w16du:dateUtc="2026-04-28T10:46:00Z">
        <w:r>
          <w:rPr>
            <w:spacing w:val="-12"/>
          </w:rPr>
          <w:delText xml:space="preserve"> </w:delText>
        </w:r>
        <w:r>
          <w:delText>but</w:delText>
        </w:r>
        <w:r>
          <w:rPr>
            <w:spacing w:val="-13"/>
          </w:rPr>
          <w:delText xml:space="preserve"> </w:delText>
        </w:r>
        <w:r>
          <w:delText>moderate</w:delText>
        </w:r>
      </w:del>
      <w:r w:rsidR="004D5776">
        <w:rPr>
          <w:spacing w:val="-12"/>
        </w:rPr>
        <w:t xml:space="preserve"> </w:t>
      </w:r>
      <w:r>
        <w:t>gap</w:t>
      </w:r>
      <w:r>
        <w:rPr>
          <w:spacing w:val="-13"/>
        </w:rPr>
        <w:t xml:space="preserve"> </w:t>
      </w:r>
      <w:r>
        <w:t>between</w:t>
      </w:r>
      <w:r>
        <w:rPr>
          <w:spacing w:val="-12"/>
        </w:rPr>
        <w:t xml:space="preserve"> </w:t>
      </w:r>
      <w:r>
        <w:t>the</w:t>
      </w:r>
      <w:r>
        <w:rPr>
          <w:spacing w:val="-13"/>
        </w:rPr>
        <w:t xml:space="preserve"> </w:t>
      </w:r>
      <w:r>
        <w:t>relevance</w:t>
      </w:r>
      <w:r>
        <w:rPr>
          <w:spacing w:val="-12"/>
        </w:rPr>
        <w:t xml:space="preserve"> </w:t>
      </w:r>
      <w:r>
        <w:t>judgments</w:t>
      </w:r>
      <w:r>
        <w:rPr>
          <w:spacing w:val="-13"/>
        </w:rPr>
        <w:t xml:space="preserve"> </w:t>
      </w:r>
      <w:r>
        <w:t>of</w:t>
      </w:r>
      <w:r>
        <w:rPr>
          <w:spacing w:val="-12"/>
        </w:rPr>
        <w:t xml:space="preserve"> </w:t>
      </w:r>
      <w:r>
        <w:t>physician</w:t>
      </w:r>
      <w:r>
        <w:rPr>
          <w:spacing w:val="-13"/>
        </w:rPr>
        <w:t xml:space="preserve"> </w:t>
      </w:r>
      <w:r>
        <w:t>trainees</w:t>
      </w:r>
      <w:r>
        <w:rPr>
          <w:spacing w:val="-12"/>
        </w:rPr>
        <w:t xml:space="preserve"> </w:t>
      </w:r>
      <w:r>
        <w:t>and</w:t>
      </w:r>
      <w:r>
        <w:rPr>
          <w:spacing w:val="-13"/>
        </w:rPr>
        <w:t xml:space="preserve"> </w:t>
      </w:r>
      <w:r>
        <w:t>those</w:t>
      </w:r>
      <w:r>
        <w:rPr>
          <w:spacing w:val="-12"/>
        </w:rPr>
        <w:t xml:space="preserve"> </w:t>
      </w:r>
      <w:r>
        <w:t>of</w:t>
      </w:r>
      <w:r>
        <w:rPr>
          <w:spacing w:val="-13"/>
        </w:rPr>
        <w:t xml:space="preserve"> </w:t>
      </w:r>
      <w:r>
        <w:t>current LLMs</w:t>
      </w:r>
      <w:r>
        <w:rPr>
          <w:spacing w:val="-8"/>
        </w:rPr>
        <w:t xml:space="preserve"> </w:t>
      </w:r>
      <w:r>
        <w:t>on</w:t>
      </w:r>
      <w:r>
        <w:rPr>
          <w:spacing w:val="-8"/>
        </w:rPr>
        <w:t xml:space="preserve"> </w:t>
      </w:r>
      <w:r>
        <w:t>clinical</w:t>
      </w:r>
      <w:r>
        <w:rPr>
          <w:spacing w:val="-9"/>
        </w:rPr>
        <w:t xml:space="preserve"> </w:t>
      </w:r>
      <w:r>
        <w:t>QA</w:t>
      </w:r>
      <w:r>
        <w:rPr>
          <w:spacing w:val="-8"/>
        </w:rPr>
        <w:t xml:space="preserve"> </w:t>
      </w:r>
      <w:r>
        <w:t>vignettes,</w:t>
      </w:r>
      <w:r>
        <w:rPr>
          <w:spacing w:val="-8"/>
        </w:rPr>
        <w:t xml:space="preserve"> </w:t>
      </w:r>
      <w:r>
        <w:t>with</w:t>
      </w:r>
      <w:r>
        <w:rPr>
          <w:spacing w:val="-8"/>
        </w:rPr>
        <w:t xml:space="preserve"> </w:t>
      </w:r>
      <w:r>
        <w:t>LLM</w:t>
      </w:r>
      <w:r>
        <w:rPr>
          <w:spacing w:val="-8"/>
        </w:rPr>
        <w:t xml:space="preserve"> </w:t>
      </w:r>
      <w:r>
        <w:t>concordance</w:t>
      </w:r>
      <w:r>
        <w:rPr>
          <w:spacing w:val="-8"/>
        </w:rPr>
        <w:t xml:space="preserve"> </w:t>
      </w:r>
      <w:r>
        <w:t>of</w:t>
      </w:r>
      <w:r>
        <w:rPr>
          <w:spacing w:val="-8"/>
        </w:rPr>
        <w:t xml:space="preserve"> </w:t>
      </w:r>
      <w:r>
        <w:t>44.9%</w:t>
      </w:r>
      <w:r>
        <w:rPr>
          <w:spacing w:val="-9"/>
        </w:rPr>
        <w:t xml:space="preserve"> </w:t>
      </w:r>
      <w:r>
        <w:t>to</w:t>
      </w:r>
      <w:r>
        <w:rPr>
          <w:spacing w:val="-8"/>
        </w:rPr>
        <w:t xml:space="preserve"> </w:t>
      </w:r>
      <w:r>
        <w:t>65.9</w:t>
      </w:r>
      <w:del w:id="1029" w:author="Saleh Kalantari" w:date="2026-04-28T12:46:00Z" w16du:dateUtc="2026-04-28T10:46:00Z">
        <w:r>
          <w:delText>%</w:delText>
        </w:r>
      </w:del>
      <w:ins w:id="1030" w:author="Saleh Kalantari" w:date="2026-04-28T12:46:00Z" w16du:dateUtc="2026-04-28T10:46:00Z">
        <w:r>
          <w:t>%</w:t>
        </w:r>
        <w:r w:rsidR="007419F8">
          <w:t>, compared</w:t>
        </w:r>
      </w:ins>
      <w:r>
        <w:rPr>
          <w:spacing w:val="-8"/>
        </w:rPr>
        <w:t xml:space="preserve"> </w:t>
      </w:r>
      <w:r>
        <w:t>against</w:t>
      </w:r>
      <w:r>
        <w:rPr>
          <w:spacing w:val="-8"/>
        </w:rPr>
        <w:t xml:space="preserve"> </w:t>
      </w:r>
      <w:r>
        <w:t>a</w:t>
      </w:r>
      <w:r>
        <w:rPr>
          <w:spacing w:val="-8"/>
        </w:rPr>
        <w:t xml:space="preserve"> </w:t>
      </w:r>
      <w:del w:id="1031" w:author="Saleh Kalantari" w:date="2026-04-28T12:46:00Z" w16du:dateUtc="2026-04-28T10:46:00Z">
        <w:r>
          <w:delText>trainee-</w:delText>
        </w:r>
      </w:del>
      <w:ins w:id="1032" w:author="Saleh Kalantari" w:date="2026-04-28T12:46:00Z" w16du:dateUtc="2026-04-28T10:46:00Z">
        <w:r w:rsidR="007419F8">
          <w:t xml:space="preserve">board-certified </w:t>
        </w:r>
      </w:ins>
      <w:r w:rsidR="007419F8">
        <w:t>physician</w:t>
      </w:r>
      <w:r w:rsidR="007419F8">
        <w:rPr>
          <w:rPrChange w:id="1033" w:author="Saleh Kalantari" w:date="2026-04-28T12:46:00Z" w16du:dateUtc="2026-04-28T10:46:00Z">
            <w:rPr>
              <w:spacing w:val="-9"/>
            </w:rPr>
          </w:rPrChange>
        </w:rPr>
        <w:t xml:space="preserve"> </w:t>
      </w:r>
      <w:del w:id="1034" w:author="Saleh Kalantari" w:date="2026-04-28T12:46:00Z" w16du:dateUtc="2026-04-28T10:46:00Z">
        <w:r>
          <w:delText>ceiling</w:delText>
        </w:r>
      </w:del>
      <w:ins w:id="1035" w:author="Saleh Kalantari" w:date="2026-04-28T12:46:00Z" w16du:dateUtc="2026-04-28T10:46:00Z">
        <w:r w:rsidR="007419F8">
          <w:t>accordance</w:t>
        </w:r>
      </w:ins>
      <w:r>
        <w:rPr>
          <w:spacing w:val="-8"/>
        </w:rPr>
        <w:t xml:space="preserve"> </w:t>
      </w:r>
      <w:r>
        <w:t>of</w:t>
      </w:r>
      <w:r>
        <w:rPr>
          <w:spacing w:val="-8"/>
        </w:rPr>
        <w:t xml:space="preserve"> </w:t>
      </w:r>
      <w:commentRangeStart w:id="1036"/>
      <w:r>
        <w:t>72.4</w:t>
      </w:r>
      <w:del w:id="1037" w:author="Saleh Kalantari" w:date="2026-04-28T12:46:00Z" w16du:dateUtc="2026-04-28T10:46:00Z">
        <w:r>
          <w:delText>%. This resonates</w:delText>
        </w:r>
      </w:del>
      <w:ins w:id="1038" w:author="Saleh Kalantari" w:date="2026-04-28T12:46:00Z" w16du:dateUtc="2026-04-28T10:46:00Z">
        <w:r>
          <w:t>%</w:t>
        </w:r>
        <w:commentRangeEnd w:id="1036"/>
        <w:r w:rsidR="000C1B42">
          <w:rPr>
            <w:rStyle w:val="CommentReference"/>
            <w:sz w:val="20"/>
            <w:szCs w:val="20"/>
          </w:rPr>
          <w:commentReference w:id="1036"/>
        </w:r>
        <w:r w:rsidR="007419F8">
          <w:t xml:space="preserve"> with the trainees</w:t>
        </w:r>
        <w:r>
          <w:t>. Th</w:t>
        </w:r>
        <w:r w:rsidR="007419F8">
          <w:t>ese findings</w:t>
        </w:r>
        <w:r>
          <w:t xml:space="preserve"> resonate</w:t>
        </w:r>
      </w:ins>
      <w:r>
        <w:rPr>
          <w:spacing w:val="-5"/>
        </w:rPr>
        <w:t xml:space="preserve"> </w:t>
      </w:r>
      <w:r>
        <w:t>with</w:t>
      </w:r>
      <w:r>
        <w:rPr>
          <w:spacing w:val="-4"/>
        </w:rPr>
        <w:t xml:space="preserve"> </w:t>
      </w:r>
      <w:r>
        <w:t>earlier</w:t>
      </w:r>
      <w:r>
        <w:rPr>
          <w:spacing w:val="-5"/>
        </w:rPr>
        <w:t xml:space="preserve"> </w:t>
      </w:r>
      <w:r>
        <w:t>work</w:t>
      </w:r>
      <w:r>
        <w:rPr>
          <w:spacing w:val="-5"/>
        </w:rPr>
        <w:t xml:space="preserve"> </w:t>
      </w:r>
      <w:r>
        <w:t>showing</w:t>
      </w:r>
      <w:r>
        <w:rPr>
          <w:spacing w:val="-4"/>
        </w:rPr>
        <w:t xml:space="preserve"> </w:t>
      </w:r>
      <w:r>
        <w:t>that</w:t>
      </w:r>
      <w:r>
        <w:rPr>
          <w:spacing w:val="-5"/>
        </w:rPr>
        <w:t xml:space="preserve"> </w:t>
      </w:r>
      <w:r>
        <w:t>LLM</w:t>
      </w:r>
      <w:r>
        <w:rPr>
          <w:spacing w:val="-5"/>
        </w:rPr>
        <w:t xml:space="preserve"> </w:t>
      </w:r>
      <w:r>
        <w:t>performance</w:t>
      </w:r>
      <w:r>
        <w:rPr>
          <w:spacing w:val="-5"/>
        </w:rPr>
        <w:t xml:space="preserve"> </w:t>
      </w:r>
      <w:r>
        <w:t>can</w:t>
      </w:r>
      <w:r>
        <w:rPr>
          <w:spacing w:val="-4"/>
        </w:rPr>
        <w:t xml:space="preserve"> </w:t>
      </w:r>
      <w:r>
        <w:t>be</w:t>
      </w:r>
      <w:r>
        <w:rPr>
          <w:spacing w:val="-5"/>
        </w:rPr>
        <w:t xml:space="preserve"> </w:t>
      </w:r>
      <w:r>
        <w:t>overestimated</w:t>
      </w:r>
      <w:r>
        <w:rPr>
          <w:spacing w:val="-5"/>
        </w:rPr>
        <w:t xml:space="preserve"> </w:t>
      </w:r>
      <w:r>
        <w:t>when</w:t>
      </w:r>
      <w:ins w:id="1039" w:author="Saleh Kalantari" w:date="2026-04-28T12:46:00Z" w16du:dateUtc="2026-04-28T10:46:00Z">
        <w:r>
          <w:rPr>
            <w:spacing w:val="-4"/>
          </w:rPr>
          <w:t xml:space="preserve"> </w:t>
        </w:r>
        <w:r w:rsidR="006E619A">
          <w:rPr>
            <w:spacing w:val="-4"/>
          </w:rPr>
          <w:t>benchmark</w:t>
        </w:r>
      </w:ins>
      <w:r w:rsidR="006E619A">
        <w:rPr>
          <w:spacing w:val="-4"/>
        </w:rPr>
        <w:t xml:space="preserve"> </w:t>
      </w:r>
      <w:r>
        <w:t>accuracy</w:t>
      </w:r>
      <w:r>
        <w:rPr>
          <w:spacing w:val="-5"/>
        </w:rPr>
        <w:t xml:space="preserve"> </w:t>
      </w:r>
      <w:r>
        <w:t>is</w:t>
      </w:r>
      <w:r>
        <w:rPr>
          <w:spacing w:val="-5"/>
        </w:rPr>
        <w:t xml:space="preserve"> </w:t>
      </w:r>
      <w:r>
        <w:t>read</w:t>
      </w:r>
      <w:r>
        <w:rPr>
          <w:spacing w:val="-4"/>
        </w:rPr>
        <w:t xml:space="preserve"> </w:t>
      </w:r>
      <w:r>
        <w:t>in</w:t>
      </w:r>
      <w:r>
        <w:rPr>
          <w:spacing w:val="-5"/>
        </w:rPr>
        <w:t xml:space="preserve"> </w:t>
      </w:r>
      <w:r>
        <w:t>isolation</w:t>
      </w:r>
      <w:hyperlink w:anchor="_bookmark54" w:history="1">
        <w:r w:rsidR="00A40DB8">
          <w:rPr>
            <w:color w:val="0000FF"/>
            <w:vertAlign w:val="superscript"/>
          </w:rPr>
          <w:t>61</w:t>
        </w:r>
      </w:hyperlink>
      <w:r>
        <w:rPr>
          <w:vertAlign w:val="superscript"/>
        </w:rPr>
        <w:t>–</w:t>
      </w:r>
      <w:hyperlink w:anchor="_bookmark55" w:history="1">
        <w:r w:rsidR="00A40DB8">
          <w:rPr>
            <w:color w:val="0000FF"/>
            <w:vertAlign w:val="superscript"/>
          </w:rPr>
          <w:t>63</w:t>
        </w:r>
      </w:hyperlink>
      <w:r>
        <w:t xml:space="preserve">. We interpret our </w:t>
      </w:r>
      <w:del w:id="1040" w:author="Saleh Kalantari" w:date="2026-04-28T12:46:00Z" w16du:dateUtc="2026-04-28T10:46:00Z">
        <w:r>
          <w:delText>result</w:delText>
        </w:r>
      </w:del>
      <w:ins w:id="1041" w:author="Saleh Kalantari" w:date="2026-04-28T12:46:00Z" w16du:dateUtc="2026-04-28T10:46:00Z">
        <w:r>
          <w:t>result</w:t>
        </w:r>
        <w:r w:rsidR="00790043">
          <w:t>s</w:t>
        </w:r>
      </w:ins>
      <w:r>
        <w:t xml:space="preserve"> as evidence that accuracy metrics alone do not fully describe how LLMs arrive at their answers in this setting, rather than as a sharp dichotomy between aligned humans and misaligned models.</w:t>
      </w:r>
    </w:p>
    <w:p w14:paraId="4DE43840" w14:textId="370B287E" w:rsidR="00A40DB8" w:rsidRDefault="00096600">
      <w:pPr>
        <w:pStyle w:val="BodyText"/>
        <w:spacing w:line="249" w:lineRule="auto"/>
        <w:ind w:left="46" w:right="408" w:firstLine="306"/>
        <w:jc w:val="both"/>
      </w:pPr>
      <w:r>
        <w:t>Better</w:t>
      </w:r>
      <w:r>
        <w:rPr>
          <w:spacing w:val="-1"/>
        </w:rPr>
        <w:t xml:space="preserve"> </w:t>
      </w:r>
      <w:r>
        <w:t>alignment</w:t>
      </w:r>
      <w:r>
        <w:rPr>
          <w:spacing w:val="-1"/>
        </w:rPr>
        <w:t xml:space="preserve"> </w:t>
      </w:r>
      <w:r>
        <w:t>between</w:t>
      </w:r>
      <w:r>
        <w:rPr>
          <w:spacing w:val="-1"/>
        </w:rPr>
        <w:t xml:space="preserve"> </w:t>
      </w:r>
      <w:r>
        <w:t>LLM</w:t>
      </w:r>
      <w:del w:id="1042" w:author="Saleh Kalantari" w:date="2026-04-28T12:46:00Z" w16du:dateUtc="2026-04-28T10:46:00Z">
        <w:r>
          <w:rPr>
            <w:spacing w:val="-1"/>
          </w:rPr>
          <w:delText xml:space="preserve"> </w:delText>
        </w:r>
      </w:del>
      <w:ins w:id="1043" w:author="Saleh Kalantari" w:date="2026-04-28T12:46:00Z" w16du:dateUtc="2026-04-28T10:46:00Z">
        <w:r w:rsidR="006E619A">
          <w:rPr>
            <w:spacing w:val="-1"/>
          </w:rPr>
          <w:t>-</w:t>
        </w:r>
      </w:ins>
      <w:r>
        <w:t>selected</w:t>
      </w:r>
      <w:r>
        <w:rPr>
          <w:spacing w:val="-1"/>
        </w:rPr>
        <w:t xml:space="preserve"> </w:t>
      </w:r>
      <w:r>
        <w:t>and</w:t>
      </w:r>
      <w:r>
        <w:rPr>
          <w:spacing w:val="-1"/>
        </w:rPr>
        <w:t xml:space="preserve"> </w:t>
      </w:r>
      <w:r>
        <w:t>clinician</w:t>
      </w:r>
      <w:del w:id="1044" w:author="Saleh Kalantari" w:date="2026-04-28T12:46:00Z" w16du:dateUtc="2026-04-28T10:46:00Z">
        <w:r>
          <w:rPr>
            <w:spacing w:val="-1"/>
          </w:rPr>
          <w:delText xml:space="preserve"> </w:delText>
        </w:r>
      </w:del>
      <w:ins w:id="1045" w:author="Saleh Kalantari" w:date="2026-04-28T12:46:00Z" w16du:dateUtc="2026-04-28T10:46:00Z">
        <w:r w:rsidR="006E619A">
          <w:rPr>
            <w:spacing w:val="-1"/>
          </w:rPr>
          <w:t>-</w:t>
        </w:r>
      </w:ins>
      <w:r>
        <w:t>selected</w:t>
      </w:r>
      <w:r>
        <w:rPr>
          <w:spacing w:val="-1"/>
        </w:rPr>
        <w:t xml:space="preserve"> </w:t>
      </w:r>
      <w:r>
        <w:t>evidence</w:t>
      </w:r>
      <w:r>
        <w:rPr>
          <w:spacing w:val="-1"/>
        </w:rPr>
        <w:t xml:space="preserve"> </w:t>
      </w:r>
      <w:r>
        <w:t>is</w:t>
      </w:r>
      <w:r>
        <w:rPr>
          <w:spacing w:val="-1"/>
        </w:rPr>
        <w:t xml:space="preserve"> </w:t>
      </w:r>
      <w:r>
        <w:t>a</w:t>
      </w:r>
      <w:r>
        <w:rPr>
          <w:spacing w:val="-1"/>
        </w:rPr>
        <w:t xml:space="preserve"> </w:t>
      </w:r>
      <w:r>
        <w:t>plausible</w:t>
      </w:r>
      <w:r>
        <w:rPr>
          <w:spacing w:val="-1"/>
        </w:rPr>
        <w:t xml:space="preserve"> </w:t>
      </w:r>
      <w:r>
        <w:t>ingredient</w:t>
      </w:r>
      <w:r>
        <w:rPr>
          <w:spacing w:val="-1"/>
        </w:rPr>
        <w:t xml:space="preserve"> </w:t>
      </w:r>
      <w:r>
        <w:t>of</w:t>
      </w:r>
      <w:r>
        <w:rPr>
          <w:spacing w:val="-1"/>
        </w:rPr>
        <w:t xml:space="preserve"> </w:t>
      </w:r>
      <w:r>
        <w:t>clinically</w:t>
      </w:r>
      <w:r>
        <w:rPr>
          <w:spacing w:val="-1"/>
        </w:rPr>
        <w:t xml:space="preserve"> </w:t>
      </w:r>
      <w:r>
        <w:t>deployable AI</w:t>
      </w:r>
      <w:hyperlink w:anchor="_bookmark56" w:history="1">
        <w:r w:rsidR="00A40DB8">
          <w:rPr>
            <w:color w:val="0000FF"/>
            <w:vertAlign w:val="superscript"/>
          </w:rPr>
          <w:t>64</w:t>
        </w:r>
      </w:hyperlink>
      <w:r>
        <w:t>,</w:t>
      </w:r>
      <w:r>
        <w:rPr>
          <w:spacing w:val="-13"/>
        </w:rPr>
        <w:t xml:space="preserve"> </w:t>
      </w:r>
      <w:r>
        <w:t>but</w:t>
      </w:r>
      <w:r>
        <w:rPr>
          <w:spacing w:val="-12"/>
        </w:rPr>
        <w:t xml:space="preserve"> </w:t>
      </w:r>
      <w:r>
        <w:t>our</w:t>
      </w:r>
      <w:r>
        <w:rPr>
          <w:spacing w:val="-13"/>
        </w:rPr>
        <w:t xml:space="preserve"> </w:t>
      </w:r>
      <w:r>
        <w:t>study</w:t>
      </w:r>
      <w:r>
        <w:rPr>
          <w:spacing w:val="-12"/>
        </w:rPr>
        <w:t xml:space="preserve"> </w:t>
      </w:r>
      <w:r>
        <w:t>does</w:t>
      </w:r>
      <w:r>
        <w:rPr>
          <w:spacing w:val="-13"/>
        </w:rPr>
        <w:t xml:space="preserve"> </w:t>
      </w:r>
      <w:r>
        <w:t>not</w:t>
      </w:r>
      <w:r>
        <w:rPr>
          <w:spacing w:val="-12"/>
        </w:rPr>
        <w:t xml:space="preserve"> </w:t>
      </w:r>
      <w:r>
        <w:t>directly</w:t>
      </w:r>
      <w:r>
        <w:rPr>
          <w:spacing w:val="-13"/>
        </w:rPr>
        <w:t xml:space="preserve"> </w:t>
      </w:r>
      <w:r>
        <w:t>measure</w:t>
      </w:r>
      <w:r>
        <w:rPr>
          <w:spacing w:val="-12"/>
        </w:rPr>
        <w:t xml:space="preserve"> </w:t>
      </w:r>
      <w:r>
        <w:t>clinical</w:t>
      </w:r>
      <w:r>
        <w:rPr>
          <w:spacing w:val="-13"/>
        </w:rPr>
        <w:t xml:space="preserve"> </w:t>
      </w:r>
      <w:r>
        <w:t>deployment</w:t>
      </w:r>
      <w:r>
        <w:rPr>
          <w:spacing w:val="-12"/>
        </w:rPr>
        <w:t xml:space="preserve"> </w:t>
      </w:r>
      <w:r>
        <w:t>outcomes.</w:t>
      </w:r>
      <w:r>
        <w:rPr>
          <w:spacing w:val="-13"/>
        </w:rPr>
        <w:t xml:space="preserve"> </w:t>
      </w:r>
      <w:r>
        <w:t>Our</w:t>
      </w:r>
      <w:r>
        <w:rPr>
          <w:spacing w:val="-12"/>
        </w:rPr>
        <w:t xml:space="preserve"> </w:t>
      </w:r>
      <w:r>
        <w:t>items</w:t>
      </w:r>
      <w:r>
        <w:rPr>
          <w:spacing w:val="-13"/>
        </w:rPr>
        <w:t xml:space="preserve"> </w:t>
      </w:r>
      <w:r>
        <w:t>are</w:t>
      </w:r>
      <w:r>
        <w:rPr>
          <w:spacing w:val="-12"/>
        </w:rPr>
        <w:t xml:space="preserve"> </w:t>
      </w:r>
      <w:r>
        <w:t>multiple</w:t>
      </w:r>
      <w:r>
        <w:rPr>
          <w:spacing w:val="-13"/>
        </w:rPr>
        <w:t xml:space="preserve"> </w:t>
      </w:r>
      <w:r>
        <w:t>choice</w:t>
      </w:r>
      <w:r>
        <w:rPr>
          <w:spacing w:val="-12"/>
        </w:rPr>
        <w:t xml:space="preserve"> </w:t>
      </w:r>
      <w:r>
        <w:t>exam</w:t>
      </w:r>
      <w:r>
        <w:rPr>
          <w:spacing w:val="-13"/>
        </w:rPr>
        <w:t xml:space="preserve"> </w:t>
      </w:r>
      <w:r>
        <w:t>questions,</w:t>
      </w:r>
      <w:r>
        <w:rPr>
          <w:spacing w:val="-12"/>
        </w:rPr>
        <w:t xml:space="preserve"> </w:t>
      </w:r>
      <w:r>
        <w:t xml:space="preserve">and the sentences </w:t>
      </w:r>
      <w:del w:id="1046" w:author="Saleh Kalantari" w:date="2026-04-28T12:46:00Z" w16du:dateUtc="2026-04-28T10:46:00Z">
        <w:r>
          <w:delText>labelled</w:delText>
        </w:r>
      </w:del>
      <w:ins w:id="1047" w:author="Saleh Kalantari" w:date="2026-04-28T12:46:00Z" w16du:dateUtc="2026-04-28T10:46:00Z">
        <w:r>
          <w:t>labeled</w:t>
        </w:r>
      </w:ins>
      <w:r>
        <w:t xml:space="preserve"> as irrelevant in USMLE</w:t>
      </w:r>
      <w:del w:id="1048" w:author="Saleh Kalantari" w:date="2026-04-28T12:46:00Z" w16du:dateUtc="2026-04-28T10:46:00Z">
        <w:r>
          <w:delText xml:space="preserve"> </w:delText>
        </w:r>
      </w:del>
      <w:ins w:id="1049" w:author="Saleh Kalantari" w:date="2026-04-28T12:46:00Z" w16du:dateUtc="2026-04-28T10:46:00Z">
        <w:r w:rsidR="00E8107D">
          <w:t>-</w:t>
        </w:r>
      </w:ins>
      <w:r>
        <w:t>style vignettes often serve a pedagogical purpose. Real clinical notes contain redundant, noisy</w:t>
      </w:r>
      <w:ins w:id="1050" w:author="Saleh Kalantari" w:date="2026-04-28T12:46:00Z" w16du:dateUtc="2026-04-28T10:46:00Z">
        <w:r w:rsidR="00E8107D">
          <w:t>,</w:t>
        </w:r>
      </w:ins>
      <w:r>
        <w:t xml:space="preserve"> and sometimes contradictory content drawn from different distributions. Readers should therefore treat our findings</w:t>
      </w:r>
      <w:r>
        <w:rPr>
          <w:spacing w:val="-8"/>
        </w:rPr>
        <w:t xml:space="preserve"> </w:t>
      </w:r>
      <w:r>
        <w:t>as</w:t>
      </w:r>
      <w:r>
        <w:rPr>
          <w:spacing w:val="-8"/>
        </w:rPr>
        <w:t xml:space="preserve"> </w:t>
      </w:r>
      <w:r>
        <w:t>an</w:t>
      </w:r>
      <w:r>
        <w:rPr>
          <w:spacing w:val="-8"/>
        </w:rPr>
        <w:t xml:space="preserve"> </w:t>
      </w:r>
      <w:r>
        <w:t>evaluation</w:t>
      </w:r>
      <w:r>
        <w:rPr>
          <w:spacing w:val="-8"/>
        </w:rPr>
        <w:t xml:space="preserve"> </w:t>
      </w:r>
      <w:r>
        <w:t>study</w:t>
      </w:r>
      <w:r>
        <w:rPr>
          <w:spacing w:val="-8"/>
        </w:rPr>
        <w:t xml:space="preserve"> </w:t>
      </w:r>
      <w:r>
        <w:t>that</w:t>
      </w:r>
      <w:r>
        <w:rPr>
          <w:spacing w:val="-8"/>
        </w:rPr>
        <w:t xml:space="preserve"> </w:t>
      </w:r>
      <w:r>
        <w:t>informs</w:t>
      </w:r>
      <w:r>
        <w:rPr>
          <w:spacing w:val="-8"/>
        </w:rPr>
        <w:t xml:space="preserve"> </w:t>
      </w:r>
      <w:r>
        <w:t>the</w:t>
      </w:r>
      <w:r>
        <w:rPr>
          <w:spacing w:val="-8"/>
        </w:rPr>
        <w:t xml:space="preserve"> </w:t>
      </w:r>
      <w:r>
        <w:t>interpretation</w:t>
      </w:r>
      <w:r>
        <w:rPr>
          <w:spacing w:val="-8"/>
        </w:rPr>
        <w:t xml:space="preserve"> </w:t>
      </w:r>
      <w:r>
        <w:t>of</w:t>
      </w:r>
      <w:r>
        <w:rPr>
          <w:spacing w:val="-8"/>
        </w:rPr>
        <w:t xml:space="preserve"> </w:t>
      </w:r>
      <w:r>
        <w:t>existing</w:t>
      </w:r>
      <w:r>
        <w:rPr>
          <w:spacing w:val="-8"/>
        </w:rPr>
        <w:t xml:space="preserve"> </w:t>
      </w:r>
      <w:r>
        <w:t>medical</w:t>
      </w:r>
      <w:r>
        <w:rPr>
          <w:spacing w:val="-8"/>
        </w:rPr>
        <w:t xml:space="preserve"> </w:t>
      </w:r>
      <w:r>
        <w:t>QA</w:t>
      </w:r>
      <w:r>
        <w:rPr>
          <w:spacing w:val="-8"/>
        </w:rPr>
        <w:t xml:space="preserve"> </w:t>
      </w:r>
      <w:r>
        <w:t>results,</w:t>
      </w:r>
      <w:r>
        <w:rPr>
          <w:spacing w:val="-8"/>
        </w:rPr>
        <w:t xml:space="preserve"> </w:t>
      </w:r>
      <w:r>
        <w:t>and</w:t>
      </w:r>
      <w:r>
        <w:rPr>
          <w:spacing w:val="-8"/>
        </w:rPr>
        <w:t xml:space="preserve"> </w:t>
      </w:r>
      <w:r>
        <w:t>not</w:t>
      </w:r>
      <w:r>
        <w:rPr>
          <w:spacing w:val="-8"/>
        </w:rPr>
        <w:t xml:space="preserve"> </w:t>
      </w:r>
      <w:r>
        <w:t>as</w:t>
      </w:r>
      <w:r>
        <w:rPr>
          <w:spacing w:val="-8"/>
        </w:rPr>
        <w:t xml:space="preserve"> </w:t>
      </w:r>
      <w:r>
        <w:t>direct</w:t>
      </w:r>
      <w:r>
        <w:rPr>
          <w:spacing w:val="-8"/>
        </w:rPr>
        <w:t xml:space="preserve"> </w:t>
      </w:r>
      <w:r>
        <w:t>evidence</w:t>
      </w:r>
      <w:r>
        <w:rPr>
          <w:spacing w:val="-8"/>
        </w:rPr>
        <w:t xml:space="preserve"> </w:t>
      </w:r>
      <w:r>
        <w:t xml:space="preserve">about </w:t>
      </w:r>
      <w:del w:id="1051" w:author="Saleh Kalantari" w:date="2026-04-28T12:46:00Z" w16du:dateUtc="2026-04-28T10:46:00Z">
        <w:r>
          <w:delText>behaviour</w:delText>
        </w:r>
      </w:del>
      <w:ins w:id="1052" w:author="Saleh Kalantari" w:date="2026-04-28T12:46:00Z" w16du:dateUtc="2026-04-28T10:46:00Z">
        <w:r>
          <w:t>behavior</w:t>
        </w:r>
      </w:ins>
      <w:r>
        <w:t xml:space="preserve"> in live clinical workflows</w:t>
      </w:r>
      <w:hyperlink w:anchor="_bookmark57" w:history="1">
        <w:r w:rsidR="00A40DB8">
          <w:rPr>
            <w:color w:val="0000FF"/>
            <w:vertAlign w:val="superscript"/>
          </w:rPr>
          <w:t>65</w:t>
        </w:r>
      </w:hyperlink>
      <w:r>
        <w:t>.</w:t>
      </w:r>
    </w:p>
    <w:p w14:paraId="474EDFB8" w14:textId="421D48B5" w:rsidR="00A40DB8" w:rsidRDefault="00096600">
      <w:pPr>
        <w:pStyle w:val="BodyText"/>
        <w:spacing w:line="249" w:lineRule="auto"/>
        <w:ind w:left="53" w:right="411" w:firstLine="298"/>
        <w:jc w:val="both"/>
      </w:pPr>
      <w:r>
        <w:t>Previous</w:t>
      </w:r>
      <w:r>
        <w:rPr>
          <w:spacing w:val="-8"/>
        </w:rPr>
        <w:t xml:space="preserve"> </w:t>
      </w:r>
      <w:r>
        <w:t>work</w:t>
      </w:r>
      <w:r>
        <w:rPr>
          <w:spacing w:val="-8"/>
        </w:rPr>
        <w:t xml:space="preserve"> </w:t>
      </w:r>
      <w:r>
        <w:t>has</w:t>
      </w:r>
      <w:r>
        <w:rPr>
          <w:spacing w:val="-8"/>
        </w:rPr>
        <w:t xml:space="preserve"> </w:t>
      </w:r>
      <w:r>
        <w:t>shown</w:t>
      </w:r>
      <w:r>
        <w:rPr>
          <w:spacing w:val="-8"/>
        </w:rPr>
        <w:t xml:space="preserve"> </w:t>
      </w:r>
      <w:r>
        <w:t>that</w:t>
      </w:r>
      <w:r>
        <w:rPr>
          <w:spacing w:val="-8"/>
        </w:rPr>
        <w:t xml:space="preserve"> </w:t>
      </w:r>
      <w:r>
        <w:t>selectively</w:t>
      </w:r>
      <w:r>
        <w:rPr>
          <w:spacing w:val="-8"/>
        </w:rPr>
        <w:t xml:space="preserve"> </w:t>
      </w:r>
      <w:r>
        <w:t>pruning</w:t>
      </w:r>
      <w:r>
        <w:rPr>
          <w:spacing w:val="-8"/>
        </w:rPr>
        <w:t xml:space="preserve"> </w:t>
      </w:r>
      <w:r>
        <w:t>input</w:t>
      </w:r>
      <w:r>
        <w:rPr>
          <w:spacing w:val="-8"/>
        </w:rPr>
        <w:t xml:space="preserve"> </w:t>
      </w:r>
      <w:r>
        <w:t>contexts</w:t>
      </w:r>
      <w:r>
        <w:rPr>
          <w:spacing w:val="-8"/>
        </w:rPr>
        <w:t xml:space="preserve"> </w:t>
      </w:r>
      <w:r>
        <w:t>and</w:t>
      </w:r>
      <w:r>
        <w:rPr>
          <w:spacing w:val="-8"/>
        </w:rPr>
        <w:t xml:space="preserve"> </w:t>
      </w:r>
      <w:r>
        <w:t>retaining</w:t>
      </w:r>
      <w:r>
        <w:rPr>
          <w:spacing w:val="-8"/>
        </w:rPr>
        <w:t xml:space="preserve"> </w:t>
      </w:r>
      <w:r>
        <w:t>only</w:t>
      </w:r>
      <w:r>
        <w:rPr>
          <w:spacing w:val="-8"/>
        </w:rPr>
        <w:t xml:space="preserve"> </w:t>
      </w:r>
      <w:r>
        <w:t>the</w:t>
      </w:r>
      <w:r>
        <w:rPr>
          <w:spacing w:val="-8"/>
        </w:rPr>
        <w:t xml:space="preserve"> </w:t>
      </w:r>
      <w:r>
        <w:t>most</w:t>
      </w:r>
      <w:r>
        <w:rPr>
          <w:spacing w:val="-8"/>
        </w:rPr>
        <w:t xml:space="preserve"> </w:t>
      </w:r>
      <w:r>
        <w:t>relevant</w:t>
      </w:r>
      <w:r>
        <w:rPr>
          <w:spacing w:val="-8"/>
        </w:rPr>
        <w:t xml:space="preserve"> </w:t>
      </w:r>
      <w:r>
        <w:t>content</w:t>
      </w:r>
      <w:r>
        <w:rPr>
          <w:spacing w:val="-8"/>
        </w:rPr>
        <w:t xml:space="preserve"> </w:t>
      </w:r>
      <w:r>
        <w:t>can</w:t>
      </w:r>
      <w:r>
        <w:rPr>
          <w:spacing w:val="-8"/>
        </w:rPr>
        <w:t xml:space="preserve"> </w:t>
      </w:r>
      <w:r>
        <w:t>improve QA performance in language models</w:t>
      </w:r>
      <w:hyperlink w:anchor="_bookmark58" w:history="1">
        <w:r w:rsidR="00A40DB8">
          <w:rPr>
            <w:color w:val="0000FF"/>
            <w:vertAlign w:val="superscript"/>
          </w:rPr>
          <w:t>66</w:t>
        </w:r>
      </w:hyperlink>
      <w:r>
        <w:rPr>
          <w:vertAlign w:val="superscript"/>
        </w:rPr>
        <w:t>,</w:t>
      </w:r>
      <w:hyperlink w:anchor="_bookmark59" w:history="1">
        <w:r w:rsidR="00A40DB8">
          <w:rPr>
            <w:color w:val="0000FF"/>
            <w:vertAlign w:val="superscript"/>
          </w:rPr>
          <w:t>67</w:t>
        </w:r>
      </w:hyperlink>
      <w:r>
        <w:t>.</w:t>
      </w:r>
      <w:r>
        <w:rPr>
          <w:spacing w:val="40"/>
        </w:rPr>
        <w:t xml:space="preserve"> </w:t>
      </w:r>
      <w:r>
        <w:t xml:space="preserve">Our analyses extend these findings to the clinical QA setting by showing that </w:t>
      </w:r>
      <w:r>
        <w:rPr>
          <w:spacing w:val="-2"/>
        </w:rPr>
        <w:t>physician</w:t>
      </w:r>
      <w:r>
        <w:rPr>
          <w:spacing w:val="-7"/>
        </w:rPr>
        <w:t xml:space="preserve"> </w:t>
      </w:r>
      <w:r>
        <w:rPr>
          <w:spacing w:val="-2"/>
        </w:rPr>
        <w:t>trainee</w:t>
      </w:r>
      <w:r>
        <w:rPr>
          <w:spacing w:val="-7"/>
        </w:rPr>
        <w:t xml:space="preserve"> </w:t>
      </w:r>
      <w:r>
        <w:rPr>
          <w:spacing w:val="-2"/>
        </w:rPr>
        <w:t>annotated</w:t>
      </w:r>
      <w:r>
        <w:rPr>
          <w:spacing w:val="-7"/>
        </w:rPr>
        <w:t xml:space="preserve"> </w:t>
      </w:r>
      <w:r>
        <w:rPr>
          <w:spacing w:val="-2"/>
        </w:rPr>
        <w:t>context</w:t>
      </w:r>
      <w:r>
        <w:rPr>
          <w:spacing w:val="-7"/>
        </w:rPr>
        <w:t xml:space="preserve"> </w:t>
      </w:r>
      <w:r>
        <w:rPr>
          <w:spacing w:val="-2"/>
        </w:rPr>
        <w:t>reduction,</w:t>
      </w:r>
      <w:r>
        <w:rPr>
          <w:spacing w:val="-7"/>
        </w:rPr>
        <w:t xml:space="preserve"> </w:t>
      </w:r>
      <w:r>
        <w:rPr>
          <w:spacing w:val="-2"/>
        </w:rPr>
        <w:t>ContextCite</w:t>
      </w:r>
      <w:r>
        <w:rPr>
          <w:spacing w:val="-7"/>
        </w:rPr>
        <w:t xml:space="preserve"> </w:t>
      </w:r>
      <w:r>
        <w:rPr>
          <w:spacing w:val="-2"/>
        </w:rPr>
        <w:t>scores</w:t>
      </w:r>
      <w:r>
        <w:rPr>
          <w:spacing w:val="-7"/>
        </w:rPr>
        <w:t xml:space="preserve"> </w:t>
      </w:r>
      <w:r>
        <w:rPr>
          <w:spacing w:val="-2"/>
        </w:rPr>
        <w:t>from</w:t>
      </w:r>
      <w:r>
        <w:rPr>
          <w:spacing w:val="-7"/>
        </w:rPr>
        <w:t xml:space="preserve"> </w:t>
      </w:r>
      <w:r>
        <w:rPr>
          <w:spacing w:val="-2"/>
        </w:rPr>
        <w:t>open</w:t>
      </w:r>
      <w:r>
        <w:rPr>
          <w:spacing w:val="-7"/>
        </w:rPr>
        <w:t xml:space="preserve"> </w:t>
      </w:r>
      <w:r>
        <w:rPr>
          <w:spacing w:val="-2"/>
        </w:rPr>
        <w:t>source</w:t>
      </w:r>
      <w:r>
        <w:rPr>
          <w:spacing w:val="-7"/>
        </w:rPr>
        <w:t xml:space="preserve"> </w:t>
      </w:r>
      <w:r>
        <w:rPr>
          <w:spacing w:val="-2"/>
        </w:rPr>
        <w:t>models,</w:t>
      </w:r>
      <w:r>
        <w:rPr>
          <w:spacing w:val="-6"/>
        </w:rPr>
        <w:t xml:space="preserve"> </w:t>
      </w:r>
      <w:r>
        <w:rPr>
          <w:spacing w:val="-2"/>
        </w:rPr>
        <w:t>and</w:t>
      </w:r>
      <w:r>
        <w:rPr>
          <w:spacing w:val="-7"/>
        </w:rPr>
        <w:t xml:space="preserve"> </w:t>
      </w:r>
      <w:r>
        <w:rPr>
          <w:spacing w:val="-2"/>
        </w:rPr>
        <w:t>self-report</w:t>
      </w:r>
      <w:r>
        <w:rPr>
          <w:spacing w:val="-7"/>
        </w:rPr>
        <w:t xml:space="preserve"> </w:t>
      </w:r>
      <w:r>
        <w:rPr>
          <w:spacing w:val="-2"/>
        </w:rPr>
        <w:t>prompting</w:t>
      </w:r>
      <w:r>
        <w:rPr>
          <w:spacing w:val="-7"/>
        </w:rPr>
        <w:t xml:space="preserve"> </w:t>
      </w:r>
      <w:r>
        <w:rPr>
          <w:spacing w:val="-2"/>
        </w:rPr>
        <w:t>of</w:t>
      </w:r>
      <w:r>
        <w:rPr>
          <w:spacing w:val="-7"/>
        </w:rPr>
        <w:t xml:space="preserve"> </w:t>
      </w:r>
      <w:r>
        <w:rPr>
          <w:spacing w:val="-2"/>
        </w:rPr>
        <w:t xml:space="preserve">closed </w:t>
      </w:r>
      <w:r>
        <w:t>source</w:t>
      </w:r>
      <w:r>
        <w:rPr>
          <w:spacing w:val="-7"/>
        </w:rPr>
        <w:t xml:space="preserve"> </w:t>
      </w:r>
      <w:r>
        <w:t>models</w:t>
      </w:r>
      <w:r>
        <w:rPr>
          <w:spacing w:val="-7"/>
        </w:rPr>
        <w:t xml:space="preserve"> </w:t>
      </w:r>
      <w:r>
        <w:t>all</w:t>
      </w:r>
      <w:r>
        <w:rPr>
          <w:spacing w:val="-7"/>
        </w:rPr>
        <w:t xml:space="preserve"> </w:t>
      </w:r>
      <w:del w:id="1053" w:author="Saleh Kalantari" w:date="2026-04-28T12:46:00Z" w16du:dateUtc="2026-04-28T10:46:00Z">
        <w:r>
          <w:delText>produce</w:delText>
        </w:r>
      </w:del>
      <w:ins w:id="1054" w:author="Saleh Kalantari" w:date="2026-04-28T12:46:00Z" w16du:dateUtc="2026-04-28T10:46:00Z">
        <w:r>
          <w:t>produce</w:t>
        </w:r>
        <w:r w:rsidR="00B45552">
          <w:t>d</w:t>
        </w:r>
      </w:ins>
      <w:r>
        <w:rPr>
          <w:spacing w:val="-7"/>
        </w:rPr>
        <w:t xml:space="preserve"> </w:t>
      </w:r>
      <w:r>
        <w:t>directional</w:t>
      </w:r>
      <w:r>
        <w:rPr>
          <w:spacing w:val="-7"/>
        </w:rPr>
        <w:t xml:space="preserve"> </w:t>
      </w:r>
      <w:r>
        <w:t>accuracy</w:t>
      </w:r>
      <w:r>
        <w:rPr>
          <w:spacing w:val="-7"/>
        </w:rPr>
        <w:t xml:space="preserve"> </w:t>
      </w:r>
      <w:r>
        <w:t>gains</w:t>
      </w:r>
      <w:r>
        <w:rPr>
          <w:spacing w:val="-7"/>
        </w:rPr>
        <w:t xml:space="preserve"> </w:t>
      </w:r>
      <w:r>
        <w:t>across</w:t>
      </w:r>
      <w:r>
        <w:rPr>
          <w:spacing w:val="-7"/>
        </w:rPr>
        <w:t xml:space="preserve"> </w:t>
      </w:r>
      <w:r>
        <w:t>four</w:t>
      </w:r>
      <w:r>
        <w:rPr>
          <w:spacing w:val="-7"/>
        </w:rPr>
        <w:t xml:space="preserve"> </w:t>
      </w:r>
      <w:r>
        <w:t>medical</w:t>
      </w:r>
      <w:r>
        <w:rPr>
          <w:spacing w:val="-7"/>
        </w:rPr>
        <w:t xml:space="preserve"> </w:t>
      </w:r>
      <w:r>
        <w:t>QA</w:t>
      </w:r>
      <w:r>
        <w:rPr>
          <w:spacing w:val="-7"/>
        </w:rPr>
        <w:t xml:space="preserve"> </w:t>
      </w:r>
      <w:r>
        <w:t>datasets. The</w:t>
      </w:r>
      <w:r>
        <w:rPr>
          <w:spacing w:val="-7"/>
        </w:rPr>
        <w:t xml:space="preserve"> </w:t>
      </w:r>
      <w:r>
        <w:rPr>
          <w:i/>
        </w:rPr>
        <w:t>MedPAIR</w:t>
      </w:r>
      <w:r>
        <w:rPr>
          <w:i/>
          <w:spacing w:val="-7"/>
        </w:rPr>
        <w:t xml:space="preserve"> </w:t>
      </w:r>
      <w:r>
        <w:t>dataset</w:t>
      </w:r>
      <w:r>
        <w:rPr>
          <w:spacing w:val="-7"/>
        </w:rPr>
        <w:t xml:space="preserve"> </w:t>
      </w:r>
      <w:r>
        <w:t>makes</w:t>
      </w:r>
      <w:r>
        <w:rPr>
          <w:spacing w:val="-7"/>
        </w:rPr>
        <w:t xml:space="preserve"> </w:t>
      </w:r>
      <w:r>
        <w:t>this</w:t>
      </w:r>
      <w:r>
        <w:rPr>
          <w:spacing w:val="-7"/>
        </w:rPr>
        <w:t xml:space="preserve"> </w:t>
      </w:r>
      <w:r>
        <w:t>kind of analysis possible by pairing sentence level relevance labels from physician trainees with LLM</w:t>
      </w:r>
      <w:del w:id="1055" w:author="Saleh Kalantari" w:date="2026-04-28T12:46:00Z" w16du:dateUtc="2026-04-28T10:46:00Z">
        <w:r>
          <w:delText xml:space="preserve"> </w:delText>
        </w:r>
      </w:del>
      <w:ins w:id="1056" w:author="Saleh Kalantari" w:date="2026-04-28T12:46:00Z" w16du:dateUtc="2026-04-28T10:46:00Z">
        <w:r w:rsidR="00B45552">
          <w:t>-</w:t>
        </w:r>
      </w:ins>
      <w:r>
        <w:t>derived labels on the same items,</w:t>
      </w:r>
      <w:r>
        <w:rPr>
          <w:spacing w:val="-5"/>
        </w:rPr>
        <w:t xml:space="preserve"> </w:t>
      </w:r>
      <w:r>
        <w:t>and</w:t>
      </w:r>
      <w:r>
        <w:rPr>
          <w:spacing w:val="-5"/>
        </w:rPr>
        <w:t xml:space="preserve"> </w:t>
      </w:r>
      <w:r>
        <w:t>we</w:t>
      </w:r>
      <w:r>
        <w:rPr>
          <w:spacing w:val="-5"/>
        </w:rPr>
        <w:t xml:space="preserve"> </w:t>
      </w:r>
      <w:r>
        <w:t>release</w:t>
      </w:r>
      <w:r>
        <w:rPr>
          <w:spacing w:val="-5"/>
        </w:rPr>
        <w:t xml:space="preserve"> </w:t>
      </w:r>
      <w:r>
        <w:t>it</w:t>
      </w:r>
      <w:r>
        <w:rPr>
          <w:spacing w:val="-5"/>
        </w:rPr>
        <w:t xml:space="preserve"> </w:t>
      </w:r>
      <w:r>
        <w:t>so</w:t>
      </w:r>
      <w:r>
        <w:rPr>
          <w:spacing w:val="-5"/>
        </w:rPr>
        <w:t xml:space="preserve"> </w:t>
      </w:r>
      <w:r>
        <w:t>that</w:t>
      </w:r>
      <w:r>
        <w:rPr>
          <w:spacing w:val="-5"/>
        </w:rPr>
        <w:t xml:space="preserve"> </w:t>
      </w:r>
      <w:r>
        <w:t>subsequent</w:t>
      </w:r>
      <w:r>
        <w:rPr>
          <w:spacing w:val="-5"/>
        </w:rPr>
        <w:t xml:space="preserve"> </w:t>
      </w:r>
      <w:r>
        <w:t>studies</w:t>
      </w:r>
      <w:r>
        <w:rPr>
          <w:spacing w:val="-5"/>
        </w:rPr>
        <w:t xml:space="preserve"> </w:t>
      </w:r>
      <w:r>
        <w:t>can</w:t>
      </w:r>
      <w:r>
        <w:rPr>
          <w:spacing w:val="-5"/>
        </w:rPr>
        <w:t xml:space="preserve"> </w:t>
      </w:r>
      <w:r>
        <w:t>revisit</w:t>
      </w:r>
      <w:r>
        <w:rPr>
          <w:spacing w:val="-5"/>
        </w:rPr>
        <w:t xml:space="preserve"> </w:t>
      </w:r>
      <w:r>
        <w:t>reasoning</w:t>
      </w:r>
      <w:r>
        <w:rPr>
          <w:spacing w:val="-5"/>
        </w:rPr>
        <w:t xml:space="preserve"> </w:t>
      </w:r>
      <w:r>
        <w:t>patterns</w:t>
      </w:r>
      <w:r>
        <w:rPr>
          <w:spacing w:val="-5"/>
        </w:rPr>
        <w:t xml:space="preserve"> </w:t>
      </w:r>
      <w:r>
        <w:t>in</w:t>
      </w:r>
      <w:r>
        <w:rPr>
          <w:spacing w:val="-5"/>
        </w:rPr>
        <w:t xml:space="preserve"> </w:t>
      </w:r>
      <w:r>
        <w:t>medical</w:t>
      </w:r>
      <w:r>
        <w:rPr>
          <w:spacing w:val="-5"/>
        </w:rPr>
        <w:t xml:space="preserve"> </w:t>
      </w:r>
      <w:r>
        <w:t>LLMs</w:t>
      </w:r>
      <w:r>
        <w:rPr>
          <w:spacing w:val="-5"/>
        </w:rPr>
        <w:t xml:space="preserve"> </w:t>
      </w:r>
      <w:r>
        <w:t>without</w:t>
      </w:r>
      <w:r>
        <w:rPr>
          <w:spacing w:val="-5"/>
        </w:rPr>
        <w:t xml:space="preserve"> </w:t>
      </w:r>
      <w:r>
        <w:t>recollecting</w:t>
      </w:r>
      <w:r>
        <w:rPr>
          <w:spacing w:val="-5"/>
        </w:rPr>
        <w:t xml:space="preserve"> </w:t>
      </w:r>
      <w:r>
        <w:t xml:space="preserve">expert </w:t>
      </w:r>
      <w:r>
        <w:rPr>
          <w:spacing w:val="-2"/>
        </w:rPr>
        <w:t>annotations.</w:t>
      </w:r>
    </w:p>
    <w:p w14:paraId="37E961F9" w14:textId="787B26E9" w:rsidR="00A40DB8" w:rsidRDefault="00096600">
      <w:pPr>
        <w:pStyle w:val="BodyText"/>
        <w:spacing w:line="249" w:lineRule="auto"/>
        <w:ind w:left="44" w:right="377" w:firstLine="308"/>
        <w:jc w:val="both"/>
      </w:pPr>
      <w:r>
        <w:rPr>
          <w:w w:val="105"/>
        </w:rPr>
        <w:t>The</w:t>
      </w:r>
      <w:r>
        <w:rPr>
          <w:spacing w:val="-9"/>
          <w:w w:val="105"/>
        </w:rPr>
        <w:t xml:space="preserve"> </w:t>
      </w:r>
      <w:r>
        <w:rPr>
          <w:w w:val="105"/>
        </w:rPr>
        <w:t>empirical</w:t>
      </w:r>
      <w:r>
        <w:rPr>
          <w:spacing w:val="-9"/>
          <w:w w:val="105"/>
        </w:rPr>
        <w:t xml:space="preserve"> </w:t>
      </w:r>
      <w:r>
        <w:rPr>
          <w:w w:val="105"/>
        </w:rPr>
        <w:t>findings</w:t>
      </w:r>
      <w:r>
        <w:rPr>
          <w:spacing w:val="-9"/>
          <w:w w:val="105"/>
        </w:rPr>
        <w:t xml:space="preserve"> </w:t>
      </w:r>
      <w:r>
        <w:rPr>
          <w:w w:val="105"/>
        </w:rPr>
        <w:t>also</w:t>
      </w:r>
      <w:r>
        <w:rPr>
          <w:spacing w:val="-9"/>
          <w:w w:val="105"/>
        </w:rPr>
        <w:t xml:space="preserve"> </w:t>
      </w:r>
      <w:r>
        <w:rPr>
          <w:w w:val="105"/>
        </w:rPr>
        <w:t>speak</w:t>
      </w:r>
      <w:r>
        <w:rPr>
          <w:spacing w:val="-9"/>
          <w:w w:val="105"/>
        </w:rPr>
        <w:t xml:space="preserve"> </w:t>
      </w:r>
      <w:r>
        <w:rPr>
          <w:w w:val="105"/>
        </w:rPr>
        <w:t>to</w:t>
      </w:r>
      <w:r>
        <w:rPr>
          <w:spacing w:val="-9"/>
          <w:w w:val="105"/>
        </w:rPr>
        <w:t xml:space="preserve"> </w:t>
      </w:r>
      <w:r>
        <w:rPr>
          <w:w w:val="105"/>
        </w:rPr>
        <w:t>whether</w:t>
      </w:r>
      <w:r>
        <w:rPr>
          <w:spacing w:val="-9"/>
          <w:w w:val="105"/>
        </w:rPr>
        <w:t xml:space="preserve"> </w:t>
      </w:r>
      <w:r>
        <w:rPr>
          <w:w w:val="105"/>
        </w:rPr>
        <w:t>an</w:t>
      </w:r>
      <w:r>
        <w:rPr>
          <w:spacing w:val="-9"/>
          <w:w w:val="105"/>
        </w:rPr>
        <w:t xml:space="preserve"> </w:t>
      </w:r>
      <w:r>
        <w:rPr>
          <w:w w:val="105"/>
        </w:rPr>
        <w:t>LLM</w:t>
      </w:r>
      <w:r>
        <w:rPr>
          <w:spacing w:val="-9"/>
          <w:w w:val="105"/>
        </w:rPr>
        <w:t xml:space="preserve"> </w:t>
      </w:r>
      <w:r>
        <w:rPr>
          <w:w w:val="105"/>
        </w:rPr>
        <w:t>can</w:t>
      </w:r>
      <w:r>
        <w:rPr>
          <w:spacing w:val="-9"/>
          <w:w w:val="105"/>
        </w:rPr>
        <w:t xml:space="preserve"> </w:t>
      </w:r>
      <w:r>
        <w:rPr>
          <w:w w:val="105"/>
        </w:rPr>
        <w:t>take</w:t>
      </w:r>
      <w:r>
        <w:rPr>
          <w:spacing w:val="-9"/>
          <w:w w:val="105"/>
        </w:rPr>
        <w:t xml:space="preserve"> </w:t>
      </w:r>
      <w:r>
        <w:rPr>
          <w:w w:val="105"/>
        </w:rPr>
        <w:t>the</w:t>
      </w:r>
      <w:r>
        <w:rPr>
          <w:spacing w:val="-9"/>
          <w:w w:val="105"/>
        </w:rPr>
        <w:t xml:space="preserve"> </w:t>
      </w:r>
      <w:r>
        <w:rPr>
          <w:w w:val="105"/>
        </w:rPr>
        <w:t>place</w:t>
      </w:r>
      <w:r>
        <w:rPr>
          <w:spacing w:val="-9"/>
          <w:w w:val="105"/>
        </w:rPr>
        <w:t xml:space="preserve"> </w:t>
      </w:r>
      <w:r>
        <w:rPr>
          <w:w w:val="105"/>
        </w:rPr>
        <w:t>of</w:t>
      </w:r>
      <w:r>
        <w:rPr>
          <w:spacing w:val="-9"/>
          <w:w w:val="105"/>
        </w:rPr>
        <w:t xml:space="preserve"> </w:t>
      </w:r>
      <w:r>
        <w:rPr>
          <w:w w:val="105"/>
        </w:rPr>
        <w:t>a</w:t>
      </w:r>
      <w:r>
        <w:rPr>
          <w:spacing w:val="-9"/>
          <w:w w:val="105"/>
        </w:rPr>
        <w:t xml:space="preserve"> </w:t>
      </w:r>
      <w:r>
        <w:rPr>
          <w:w w:val="105"/>
        </w:rPr>
        <w:t>human</w:t>
      </w:r>
      <w:r>
        <w:rPr>
          <w:spacing w:val="-9"/>
          <w:w w:val="105"/>
        </w:rPr>
        <w:t xml:space="preserve"> </w:t>
      </w:r>
      <w:r>
        <w:rPr>
          <w:w w:val="105"/>
        </w:rPr>
        <w:t>annotator</w:t>
      </w:r>
      <w:r>
        <w:rPr>
          <w:spacing w:val="-9"/>
          <w:w w:val="105"/>
        </w:rPr>
        <w:t xml:space="preserve"> </w:t>
      </w:r>
      <w:r>
        <w:rPr>
          <w:w w:val="105"/>
        </w:rPr>
        <w:t>in</w:t>
      </w:r>
      <w:r>
        <w:rPr>
          <w:spacing w:val="-9"/>
          <w:w w:val="105"/>
        </w:rPr>
        <w:t xml:space="preserve"> </w:t>
      </w:r>
      <w:r>
        <w:rPr>
          <w:w w:val="105"/>
        </w:rPr>
        <w:t>relevance</w:t>
      </w:r>
      <w:r>
        <w:rPr>
          <w:spacing w:val="-9"/>
          <w:w w:val="105"/>
        </w:rPr>
        <w:t xml:space="preserve"> </w:t>
      </w:r>
      <w:del w:id="1057" w:author="Saleh Kalantari" w:date="2026-04-28T12:46:00Z" w16du:dateUtc="2026-04-28T10:46:00Z">
        <w:r>
          <w:rPr>
            <w:w w:val="105"/>
          </w:rPr>
          <w:delText>labelling</w:delText>
        </w:r>
      </w:del>
      <w:ins w:id="1058" w:author="Saleh Kalantari" w:date="2026-04-28T12:46:00Z" w16du:dateUtc="2026-04-28T10:46:00Z">
        <w:r>
          <w:rPr>
            <w:w w:val="105"/>
          </w:rPr>
          <w:t>labeling</w:t>
        </w:r>
      </w:ins>
      <w:r>
        <w:rPr>
          <w:w w:val="105"/>
        </w:rPr>
        <w:t xml:space="preserve">. </w:t>
      </w:r>
      <w:r>
        <w:t>While self-reported and ContextCite labels exhibited moderate agreement with physician trainees, the observed gaps and the larger</w:t>
      </w:r>
      <w:r>
        <w:rPr>
          <w:spacing w:val="-12"/>
        </w:rPr>
        <w:t xml:space="preserve"> </w:t>
      </w:r>
      <w:r>
        <w:t>accuracy</w:t>
      </w:r>
      <w:r>
        <w:rPr>
          <w:spacing w:val="-12"/>
        </w:rPr>
        <w:t xml:space="preserve"> </w:t>
      </w:r>
      <w:r>
        <w:t>gains</w:t>
      </w:r>
      <w:r>
        <w:rPr>
          <w:spacing w:val="-12"/>
        </w:rPr>
        <w:t xml:space="preserve"> </w:t>
      </w:r>
      <w:r>
        <w:t>obtained</w:t>
      </w:r>
      <w:r>
        <w:rPr>
          <w:spacing w:val="-11"/>
        </w:rPr>
        <w:t xml:space="preserve"> </w:t>
      </w:r>
      <w:r>
        <w:t>with</w:t>
      </w:r>
      <w:r>
        <w:rPr>
          <w:spacing w:val="-12"/>
        </w:rPr>
        <w:t xml:space="preserve"> </w:t>
      </w:r>
      <w:r>
        <w:t>physician</w:t>
      </w:r>
      <w:r>
        <w:rPr>
          <w:spacing w:val="-12"/>
        </w:rPr>
        <w:t xml:space="preserve"> </w:t>
      </w:r>
      <w:r>
        <w:t>trainee</w:t>
      </w:r>
      <w:r>
        <w:rPr>
          <w:spacing w:val="-12"/>
        </w:rPr>
        <w:t xml:space="preserve"> </w:t>
      </w:r>
      <w:r>
        <w:t>filtering</w:t>
      </w:r>
      <w:r>
        <w:rPr>
          <w:spacing w:val="-11"/>
        </w:rPr>
        <w:t xml:space="preserve"> </w:t>
      </w:r>
      <w:r>
        <w:t>indicate</w:t>
      </w:r>
      <w:r>
        <w:rPr>
          <w:spacing w:val="-12"/>
        </w:rPr>
        <w:t xml:space="preserve"> </w:t>
      </w:r>
      <w:r>
        <w:t>that</w:t>
      </w:r>
      <w:r>
        <w:rPr>
          <w:spacing w:val="-12"/>
        </w:rPr>
        <w:t xml:space="preserve"> </w:t>
      </w:r>
      <w:r>
        <w:t>expert</w:t>
      </w:r>
      <w:r>
        <w:rPr>
          <w:spacing w:val="-12"/>
        </w:rPr>
        <w:t xml:space="preserve"> </w:t>
      </w:r>
      <w:r>
        <w:t>oversight</w:t>
      </w:r>
      <w:r>
        <w:rPr>
          <w:spacing w:val="-12"/>
        </w:rPr>
        <w:t xml:space="preserve"> </w:t>
      </w:r>
      <w:r>
        <w:t>remains</w:t>
      </w:r>
      <w:r>
        <w:rPr>
          <w:spacing w:val="-11"/>
        </w:rPr>
        <w:t xml:space="preserve"> </w:t>
      </w:r>
      <w:r>
        <w:t>valuable</w:t>
      </w:r>
      <w:r>
        <w:rPr>
          <w:spacing w:val="-12"/>
        </w:rPr>
        <w:t xml:space="preserve"> </w:t>
      </w:r>
      <w:r>
        <w:t>in</w:t>
      </w:r>
      <w:r>
        <w:rPr>
          <w:spacing w:val="-11"/>
        </w:rPr>
        <w:t xml:space="preserve"> </w:t>
      </w:r>
      <w:r>
        <w:t>this</w:t>
      </w:r>
      <w:r>
        <w:rPr>
          <w:spacing w:val="-12"/>
        </w:rPr>
        <w:t xml:space="preserve"> </w:t>
      </w:r>
      <w:r>
        <w:t>evaluation setting</w:t>
      </w:r>
      <w:hyperlink w:anchor="_bookmark60" w:history="1">
        <w:r w:rsidR="00A40DB8">
          <w:rPr>
            <w:color w:val="0000FF"/>
            <w:vertAlign w:val="superscript"/>
          </w:rPr>
          <w:t>68</w:t>
        </w:r>
      </w:hyperlink>
      <w:r>
        <w:rPr>
          <w:vertAlign w:val="superscript"/>
        </w:rPr>
        <w:t>–</w:t>
      </w:r>
      <w:hyperlink w:anchor="_bookmark61" w:history="1">
        <w:r w:rsidR="00A40DB8">
          <w:rPr>
            <w:color w:val="0000FF"/>
            <w:vertAlign w:val="superscript"/>
          </w:rPr>
          <w:t>71</w:t>
        </w:r>
      </w:hyperlink>
      <w:r>
        <w:t>. The</w:t>
      </w:r>
      <w:ins w:id="1059" w:author="Saleh Kalantari" w:date="2026-04-28T12:46:00Z" w16du:dateUtc="2026-04-28T10:46:00Z">
        <w:r>
          <w:t xml:space="preserve"> </w:t>
        </w:r>
        <w:r w:rsidR="00250140">
          <w:t>previously established</w:t>
        </w:r>
      </w:ins>
      <w:r w:rsidR="00250140">
        <w:t xml:space="preserve"> </w:t>
      </w:r>
      <w:r>
        <w:t>sensitivity of ContextCite and self-reported labels to prompt and scoring choices, especially in healthcare, suggests</w:t>
      </w:r>
      <w:r>
        <w:rPr>
          <w:spacing w:val="-13"/>
        </w:rPr>
        <w:t xml:space="preserve"> </w:t>
      </w:r>
      <w:r>
        <w:t>that</w:t>
      </w:r>
      <w:r>
        <w:rPr>
          <w:spacing w:val="-12"/>
        </w:rPr>
        <w:t xml:space="preserve"> </w:t>
      </w:r>
      <w:r>
        <w:t>LLM</w:t>
      </w:r>
      <w:r>
        <w:rPr>
          <w:spacing w:val="-13"/>
        </w:rPr>
        <w:t xml:space="preserve"> </w:t>
      </w:r>
      <w:r>
        <w:t>generated</w:t>
      </w:r>
      <w:r>
        <w:rPr>
          <w:spacing w:val="-12"/>
        </w:rPr>
        <w:t xml:space="preserve"> </w:t>
      </w:r>
      <w:r>
        <w:t>relevance</w:t>
      </w:r>
      <w:r>
        <w:rPr>
          <w:spacing w:val="-13"/>
        </w:rPr>
        <w:t xml:space="preserve"> </w:t>
      </w:r>
      <w:r>
        <w:t>labels</w:t>
      </w:r>
      <w:r>
        <w:rPr>
          <w:spacing w:val="-12"/>
        </w:rPr>
        <w:t xml:space="preserve"> </w:t>
      </w:r>
      <w:r>
        <w:t>should</w:t>
      </w:r>
      <w:r>
        <w:rPr>
          <w:spacing w:val="-13"/>
        </w:rPr>
        <w:t xml:space="preserve"> </w:t>
      </w:r>
      <w:r>
        <w:t>be</w:t>
      </w:r>
      <w:r>
        <w:rPr>
          <w:spacing w:val="-12"/>
        </w:rPr>
        <w:t xml:space="preserve"> </w:t>
      </w:r>
      <w:r>
        <w:t>used</w:t>
      </w:r>
      <w:r>
        <w:rPr>
          <w:spacing w:val="-13"/>
        </w:rPr>
        <w:t xml:space="preserve"> </w:t>
      </w:r>
      <w:r>
        <w:t>alongside,</w:t>
      </w:r>
      <w:r>
        <w:rPr>
          <w:spacing w:val="-12"/>
        </w:rPr>
        <w:t xml:space="preserve"> </w:t>
      </w:r>
      <w:r>
        <w:t>rather</w:t>
      </w:r>
      <w:r>
        <w:rPr>
          <w:spacing w:val="-13"/>
        </w:rPr>
        <w:t xml:space="preserve"> </w:t>
      </w:r>
      <w:r>
        <w:t>than</w:t>
      </w:r>
      <w:r>
        <w:rPr>
          <w:spacing w:val="-12"/>
        </w:rPr>
        <w:t xml:space="preserve"> </w:t>
      </w:r>
      <w:r>
        <w:t>in</w:t>
      </w:r>
      <w:r>
        <w:rPr>
          <w:spacing w:val="-13"/>
        </w:rPr>
        <w:t xml:space="preserve"> </w:t>
      </w:r>
      <w:r>
        <w:t>place</w:t>
      </w:r>
      <w:r>
        <w:rPr>
          <w:spacing w:val="-12"/>
        </w:rPr>
        <w:t xml:space="preserve"> </w:t>
      </w:r>
      <w:r>
        <w:t>of,</w:t>
      </w:r>
      <w:r>
        <w:rPr>
          <w:spacing w:val="-13"/>
        </w:rPr>
        <w:t xml:space="preserve"> </w:t>
      </w:r>
      <w:r>
        <w:t>human</w:t>
      </w:r>
      <w:r>
        <w:rPr>
          <w:spacing w:val="-12"/>
        </w:rPr>
        <w:t xml:space="preserve"> </w:t>
      </w:r>
      <w:r>
        <w:t>annotations</w:t>
      </w:r>
      <w:r>
        <w:rPr>
          <w:spacing w:val="-13"/>
        </w:rPr>
        <w:t xml:space="preserve"> </w:t>
      </w:r>
      <w:r>
        <w:t>when</w:t>
      </w:r>
      <w:r>
        <w:rPr>
          <w:spacing w:val="-12"/>
        </w:rPr>
        <w:t xml:space="preserve"> </w:t>
      </w:r>
      <w:r>
        <w:t xml:space="preserve">model </w:t>
      </w:r>
      <w:r>
        <w:rPr>
          <w:w w:val="105"/>
        </w:rPr>
        <w:t>outputs carry clinical consequences</w:t>
      </w:r>
      <w:hyperlink w:anchor="_bookmark62" w:history="1">
        <w:r w:rsidR="00A40DB8">
          <w:rPr>
            <w:color w:val="0000FF"/>
            <w:w w:val="105"/>
            <w:vertAlign w:val="superscript"/>
          </w:rPr>
          <w:t>72</w:t>
        </w:r>
      </w:hyperlink>
      <w:r>
        <w:rPr>
          <w:w w:val="105"/>
          <w:vertAlign w:val="superscript"/>
        </w:rPr>
        <w:t>,</w:t>
      </w:r>
      <w:hyperlink w:anchor="_bookmark63" w:history="1">
        <w:r w:rsidR="00A40DB8">
          <w:rPr>
            <w:color w:val="0000FF"/>
            <w:w w:val="105"/>
            <w:vertAlign w:val="superscript"/>
          </w:rPr>
          <w:t>73</w:t>
        </w:r>
      </w:hyperlink>
      <w:r>
        <w:rPr>
          <w:w w:val="105"/>
        </w:rPr>
        <w:t>.</w:t>
      </w:r>
    </w:p>
    <w:p w14:paraId="0F6055EA" w14:textId="271FD550" w:rsidR="00A40DB8" w:rsidRDefault="00096600">
      <w:pPr>
        <w:pStyle w:val="BodyText"/>
        <w:spacing w:before="1" w:line="249" w:lineRule="auto"/>
        <w:ind w:left="53" w:right="378" w:firstLine="298"/>
        <w:jc w:val="both"/>
      </w:pPr>
      <w:r>
        <w:t>This study has several limitations that future work should address.</w:t>
      </w:r>
      <w:r>
        <w:rPr>
          <w:spacing w:val="25"/>
        </w:rPr>
        <w:t xml:space="preserve"> </w:t>
      </w:r>
      <w:r>
        <w:t xml:space="preserve">The human reference in our downstream analyses </w:t>
      </w:r>
      <w:del w:id="1060" w:author="Saleh Kalantari" w:date="2026-04-28T12:46:00Z" w16du:dateUtc="2026-04-28T10:46:00Z">
        <w:r>
          <w:delText>is</w:delText>
        </w:r>
      </w:del>
      <w:ins w:id="1061" w:author="Saleh Kalantari" w:date="2026-04-28T12:46:00Z" w16du:dateUtc="2026-04-28T10:46:00Z">
        <w:r w:rsidR="00382D78">
          <w:t>was</w:t>
        </w:r>
      </w:ins>
      <w:r>
        <w:rPr>
          <w:spacing w:val="80"/>
        </w:rPr>
        <w:t xml:space="preserve"> </w:t>
      </w:r>
      <w:r>
        <w:t xml:space="preserve">a majority vote of physician trainees rather than an independent attending </w:t>
      </w:r>
      <w:del w:id="1062" w:author="Saleh Kalantari" w:date="2026-04-28T12:46:00Z" w16du:dateUtc="2026-04-28T10:46:00Z">
        <w:r>
          <w:delText>physician gold standard</w:delText>
        </w:r>
      </w:del>
      <w:ins w:id="1063" w:author="Saleh Kalantari" w:date="2026-04-28T12:46:00Z" w16du:dateUtc="2026-04-28T10:46:00Z">
        <w:r>
          <w:t>physician</w:t>
        </w:r>
        <w:r w:rsidR="00382D78">
          <w:t>s</w:t>
        </w:r>
      </w:ins>
      <w:r>
        <w:t>, and the 72.0% trainee</w:t>
      </w:r>
      <w:del w:id="1064" w:author="Saleh Kalantari" w:date="2026-04-28T12:46:00Z" w16du:dateUtc="2026-04-28T10:46:00Z">
        <w:r>
          <w:delText>-</w:delText>
        </w:r>
      </w:del>
      <w:ins w:id="1065" w:author="Saleh Kalantari" w:date="2026-04-28T12:46:00Z" w16du:dateUtc="2026-04-28T10:46:00Z">
        <w:r w:rsidR="00D254B7">
          <w:t>–</w:t>
        </w:r>
      </w:ins>
      <w:r>
        <w:t xml:space="preserve">physician matching rate establishes an agreement ceiling that should be kept in mind when interpreting </w:t>
      </w:r>
      <w:ins w:id="1066" w:author="Saleh Kalantari" w:date="2026-04-28T12:46:00Z" w16du:dateUtc="2026-04-28T10:46:00Z">
        <w:r w:rsidR="00D254B7">
          <w:t xml:space="preserve">the </w:t>
        </w:r>
      </w:ins>
      <w:r>
        <w:t>LLM concordance numbers. We did not separately estimate inter-trainee reliability with standard agreement statistics such as Fleiss’ kappa or Krippendorff’s</w:t>
      </w:r>
      <w:r>
        <w:rPr>
          <w:spacing w:val="-2"/>
        </w:rPr>
        <w:t xml:space="preserve"> </w:t>
      </w:r>
      <w:r>
        <w:t>alpha,</w:t>
      </w:r>
      <w:r>
        <w:rPr>
          <w:spacing w:val="-2"/>
        </w:rPr>
        <w:t xml:space="preserve"> </w:t>
      </w:r>
      <w:r>
        <w:t>and</w:t>
      </w:r>
      <w:r>
        <w:rPr>
          <w:spacing w:val="-2"/>
        </w:rPr>
        <w:t xml:space="preserve"> </w:t>
      </w:r>
      <w:r>
        <w:t>we</w:t>
      </w:r>
      <w:r>
        <w:rPr>
          <w:spacing w:val="-2"/>
        </w:rPr>
        <w:t xml:space="preserve"> </w:t>
      </w:r>
      <w:del w:id="1067" w:author="Saleh Kalantari" w:date="2026-04-28T12:46:00Z" w16du:dateUtc="2026-04-28T10:46:00Z">
        <w:r>
          <w:delText>treat</w:delText>
        </w:r>
      </w:del>
      <w:ins w:id="1068" w:author="Saleh Kalantari" w:date="2026-04-28T12:46:00Z" w16du:dateUtc="2026-04-28T10:46:00Z">
        <w:r>
          <w:t>treat</w:t>
        </w:r>
        <w:r w:rsidR="00D254B7">
          <w:t>ed</w:t>
        </w:r>
      </w:ins>
      <w:r>
        <w:rPr>
          <w:spacing w:val="-2"/>
        </w:rPr>
        <w:t xml:space="preserve"> </w:t>
      </w:r>
      <w:r>
        <w:t>the</w:t>
      </w:r>
      <w:r>
        <w:rPr>
          <w:spacing w:val="-2"/>
        </w:rPr>
        <w:t xml:space="preserve"> </w:t>
      </w:r>
      <w:r>
        <w:t>trainee</w:t>
      </w:r>
      <w:r>
        <w:rPr>
          <w:spacing w:val="-2"/>
        </w:rPr>
        <w:t xml:space="preserve"> </w:t>
      </w:r>
      <w:r>
        <w:t>majority</w:t>
      </w:r>
      <w:r>
        <w:rPr>
          <w:spacing w:val="-2"/>
        </w:rPr>
        <w:t xml:space="preserve"> </w:t>
      </w:r>
      <w:r>
        <w:t>vote</w:t>
      </w:r>
      <w:r>
        <w:rPr>
          <w:spacing w:val="-2"/>
        </w:rPr>
        <w:t xml:space="preserve"> </w:t>
      </w:r>
      <w:r>
        <w:t>as</w:t>
      </w:r>
      <w:r>
        <w:rPr>
          <w:spacing w:val="-2"/>
        </w:rPr>
        <w:t xml:space="preserve"> </w:t>
      </w:r>
      <w:r>
        <w:t>a</w:t>
      </w:r>
      <w:r>
        <w:rPr>
          <w:spacing w:val="-2"/>
        </w:rPr>
        <w:t xml:space="preserve"> </w:t>
      </w:r>
      <w:r>
        <w:t>pragmatic</w:t>
      </w:r>
      <w:r>
        <w:rPr>
          <w:spacing w:val="-2"/>
        </w:rPr>
        <w:t xml:space="preserve"> </w:t>
      </w:r>
      <w:r>
        <w:t>reference</w:t>
      </w:r>
      <w:del w:id="1069" w:author="Saleh Kalantari" w:date="2026-04-28T12:46:00Z" w16du:dateUtc="2026-04-28T10:46:00Z">
        <w:r>
          <w:rPr>
            <w:spacing w:val="-2"/>
          </w:rPr>
          <w:delText xml:space="preserve"> </w:delText>
        </w:r>
        <w:r>
          <w:delText>rather</w:delText>
        </w:r>
        <w:r>
          <w:rPr>
            <w:spacing w:val="-2"/>
          </w:rPr>
          <w:delText xml:space="preserve"> </w:delText>
        </w:r>
        <w:r>
          <w:delText>than</w:delText>
        </w:r>
        <w:r>
          <w:rPr>
            <w:spacing w:val="-2"/>
          </w:rPr>
          <w:delText xml:space="preserve"> </w:delText>
        </w:r>
        <w:r>
          <w:delText>a</w:delText>
        </w:r>
        <w:r>
          <w:rPr>
            <w:spacing w:val="-2"/>
          </w:rPr>
          <w:delText xml:space="preserve"> </w:delText>
        </w:r>
        <w:r>
          <w:delText>certified</w:delText>
        </w:r>
        <w:r>
          <w:rPr>
            <w:spacing w:val="-2"/>
          </w:rPr>
          <w:delText xml:space="preserve"> </w:delText>
        </w:r>
        <w:r>
          <w:delText>ground</w:delText>
        </w:r>
        <w:r>
          <w:rPr>
            <w:spacing w:val="-2"/>
          </w:rPr>
          <w:delText xml:space="preserve"> </w:delText>
        </w:r>
        <w:r>
          <w:delText>truth</w:delText>
        </w:r>
      </w:del>
      <w:r>
        <w:t xml:space="preserve">. The </w:t>
      </w:r>
      <w:r>
        <w:rPr>
          <w:spacing w:val="-2"/>
        </w:rPr>
        <w:t>ternary</w:t>
      </w:r>
      <w:r>
        <w:rPr>
          <w:spacing w:val="-6"/>
        </w:rPr>
        <w:t xml:space="preserve"> </w:t>
      </w:r>
      <w:r>
        <w:rPr>
          <w:spacing w:val="-2"/>
        </w:rPr>
        <w:t>High</w:t>
      </w:r>
      <w:r>
        <w:rPr>
          <w:spacing w:val="-5"/>
        </w:rPr>
        <w:t xml:space="preserve"> </w:t>
      </w:r>
      <w:r>
        <w:rPr>
          <w:spacing w:val="-2"/>
        </w:rPr>
        <w:t>/</w:t>
      </w:r>
      <w:r>
        <w:rPr>
          <w:spacing w:val="-6"/>
        </w:rPr>
        <w:t xml:space="preserve"> </w:t>
      </w:r>
      <w:r>
        <w:rPr>
          <w:spacing w:val="-2"/>
        </w:rPr>
        <w:t>Low</w:t>
      </w:r>
      <w:r>
        <w:rPr>
          <w:spacing w:val="-5"/>
        </w:rPr>
        <w:t xml:space="preserve"> </w:t>
      </w:r>
      <w:r>
        <w:rPr>
          <w:spacing w:val="-2"/>
        </w:rPr>
        <w:t>/</w:t>
      </w:r>
      <w:r>
        <w:rPr>
          <w:spacing w:val="-6"/>
        </w:rPr>
        <w:t xml:space="preserve"> </w:t>
      </w:r>
      <w:r>
        <w:rPr>
          <w:spacing w:val="-2"/>
        </w:rPr>
        <w:t>Irrelevant</w:t>
      </w:r>
      <w:r>
        <w:rPr>
          <w:spacing w:val="-6"/>
        </w:rPr>
        <w:t xml:space="preserve"> </w:t>
      </w:r>
      <w:r>
        <w:rPr>
          <w:spacing w:val="-2"/>
        </w:rPr>
        <w:t>scheme</w:t>
      </w:r>
      <w:r>
        <w:rPr>
          <w:spacing w:val="-6"/>
        </w:rPr>
        <w:t xml:space="preserve"> </w:t>
      </w:r>
      <w:r>
        <w:rPr>
          <w:spacing w:val="-2"/>
        </w:rPr>
        <w:t>is</w:t>
      </w:r>
      <w:r>
        <w:rPr>
          <w:spacing w:val="-5"/>
        </w:rPr>
        <w:t xml:space="preserve"> </w:t>
      </w:r>
      <w:r>
        <w:rPr>
          <w:spacing w:val="-2"/>
        </w:rPr>
        <w:t>coarse</w:t>
      </w:r>
      <w:r>
        <w:rPr>
          <w:spacing w:val="-6"/>
        </w:rPr>
        <w:t xml:space="preserve"> </w:t>
      </w:r>
      <w:r>
        <w:rPr>
          <w:spacing w:val="-2"/>
        </w:rPr>
        <w:t>by</w:t>
      </w:r>
      <w:r>
        <w:rPr>
          <w:spacing w:val="-6"/>
        </w:rPr>
        <w:t xml:space="preserve"> </w:t>
      </w:r>
      <w:r>
        <w:rPr>
          <w:spacing w:val="-2"/>
        </w:rPr>
        <w:t>design,</w:t>
      </w:r>
      <w:r>
        <w:rPr>
          <w:spacing w:val="-5"/>
        </w:rPr>
        <w:t xml:space="preserve"> </w:t>
      </w:r>
      <w:r>
        <w:rPr>
          <w:spacing w:val="-2"/>
        </w:rPr>
        <w:t>and</w:t>
      </w:r>
      <w:r>
        <w:rPr>
          <w:spacing w:val="-6"/>
        </w:rPr>
        <w:t xml:space="preserve"> </w:t>
      </w:r>
      <w:r>
        <w:rPr>
          <w:spacing w:val="-2"/>
        </w:rPr>
        <w:t>our</w:t>
      </w:r>
      <w:r>
        <w:rPr>
          <w:spacing w:val="-6"/>
        </w:rPr>
        <w:t xml:space="preserve"> </w:t>
      </w:r>
      <w:r>
        <w:rPr>
          <w:spacing w:val="-2"/>
        </w:rPr>
        <w:t>filtering</w:t>
      </w:r>
      <w:r>
        <w:rPr>
          <w:spacing w:val="-6"/>
        </w:rPr>
        <w:t xml:space="preserve"> </w:t>
      </w:r>
      <w:r>
        <w:rPr>
          <w:spacing w:val="-2"/>
        </w:rPr>
        <w:t>experiments</w:t>
      </w:r>
      <w:r>
        <w:rPr>
          <w:spacing w:val="-6"/>
        </w:rPr>
        <w:t xml:space="preserve"> </w:t>
      </w:r>
      <w:r>
        <w:rPr>
          <w:spacing w:val="-2"/>
        </w:rPr>
        <w:t>collapse</w:t>
      </w:r>
      <w:r>
        <w:rPr>
          <w:spacing w:val="-5"/>
        </w:rPr>
        <w:t xml:space="preserve"> </w:t>
      </w:r>
      <w:r>
        <w:rPr>
          <w:spacing w:val="-2"/>
        </w:rPr>
        <w:t>Low</w:t>
      </w:r>
      <w:r>
        <w:rPr>
          <w:spacing w:val="-6"/>
        </w:rPr>
        <w:t xml:space="preserve"> </w:t>
      </w:r>
      <w:r>
        <w:rPr>
          <w:spacing w:val="-2"/>
        </w:rPr>
        <w:t>Relevance</w:t>
      </w:r>
      <w:r>
        <w:rPr>
          <w:spacing w:val="-5"/>
        </w:rPr>
        <w:t xml:space="preserve"> </w:t>
      </w:r>
      <w:r>
        <w:rPr>
          <w:spacing w:val="-2"/>
        </w:rPr>
        <w:t>and</w:t>
      </w:r>
      <w:r>
        <w:rPr>
          <w:spacing w:val="-6"/>
        </w:rPr>
        <w:t xml:space="preserve"> </w:t>
      </w:r>
      <w:r>
        <w:rPr>
          <w:spacing w:val="-2"/>
        </w:rPr>
        <w:t xml:space="preserve">Irrelevant </w:t>
      </w:r>
      <w:r>
        <w:t>into</w:t>
      </w:r>
      <w:r>
        <w:rPr>
          <w:spacing w:val="-3"/>
        </w:rPr>
        <w:t xml:space="preserve"> </w:t>
      </w:r>
      <w:r>
        <w:t>a</w:t>
      </w:r>
      <w:r>
        <w:rPr>
          <w:spacing w:val="-3"/>
        </w:rPr>
        <w:t xml:space="preserve"> </w:t>
      </w:r>
      <w:r>
        <w:t>single</w:t>
      </w:r>
      <w:r>
        <w:rPr>
          <w:spacing w:val="-3"/>
        </w:rPr>
        <w:t xml:space="preserve"> </w:t>
      </w:r>
      <w:r>
        <w:t>removed</w:t>
      </w:r>
      <w:r>
        <w:rPr>
          <w:spacing w:val="-3"/>
        </w:rPr>
        <w:t xml:space="preserve"> </w:t>
      </w:r>
      <w:r>
        <w:t>category</w:t>
      </w:r>
      <w:r>
        <w:rPr>
          <w:spacing w:val="-3"/>
        </w:rPr>
        <w:t xml:space="preserve"> </w:t>
      </w:r>
      <w:r>
        <w:t>even</w:t>
      </w:r>
      <w:r>
        <w:rPr>
          <w:spacing w:val="-3"/>
        </w:rPr>
        <w:t xml:space="preserve"> </w:t>
      </w:r>
      <w:r>
        <w:t>though</w:t>
      </w:r>
      <w:r>
        <w:rPr>
          <w:spacing w:val="-3"/>
        </w:rPr>
        <w:t xml:space="preserve"> </w:t>
      </w:r>
      <w:r>
        <w:t>Low</w:t>
      </w:r>
      <w:r>
        <w:rPr>
          <w:spacing w:val="-3"/>
        </w:rPr>
        <w:t xml:space="preserve"> </w:t>
      </w:r>
      <w:r>
        <w:t>Relevance</w:t>
      </w:r>
      <w:r>
        <w:rPr>
          <w:spacing w:val="-3"/>
        </w:rPr>
        <w:t xml:space="preserve"> </w:t>
      </w:r>
      <w:r>
        <w:t>sentences</w:t>
      </w:r>
      <w:r>
        <w:rPr>
          <w:spacing w:val="-3"/>
        </w:rPr>
        <w:t xml:space="preserve"> </w:t>
      </w:r>
      <w:r>
        <w:t>can</w:t>
      </w:r>
      <w:r>
        <w:rPr>
          <w:spacing w:val="-3"/>
        </w:rPr>
        <w:t xml:space="preserve"> </w:t>
      </w:r>
      <w:r>
        <w:t>still</w:t>
      </w:r>
      <w:r>
        <w:rPr>
          <w:spacing w:val="-3"/>
        </w:rPr>
        <w:t xml:space="preserve"> </w:t>
      </w:r>
      <w:r>
        <w:t>support</w:t>
      </w:r>
      <w:r>
        <w:rPr>
          <w:spacing w:val="-3"/>
        </w:rPr>
        <w:t xml:space="preserve"> </w:t>
      </w:r>
      <w:r>
        <w:t>ruling</w:t>
      </w:r>
      <w:r>
        <w:rPr>
          <w:spacing w:val="-3"/>
        </w:rPr>
        <w:t xml:space="preserve"> </w:t>
      </w:r>
      <w:r>
        <w:t>out</w:t>
      </w:r>
      <w:r>
        <w:rPr>
          <w:spacing w:val="-3"/>
        </w:rPr>
        <w:t xml:space="preserve"> </w:t>
      </w:r>
      <w:r>
        <w:t>alternatives,</w:t>
      </w:r>
      <w:r>
        <w:rPr>
          <w:spacing w:val="-3"/>
        </w:rPr>
        <w:t xml:space="preserve"> </w:t>
      </w:r>
      <w:r>
        <w:t>which</w:t>
      </w:r>
      <w:r>
        <w:rPr>
          <w:spacing w:val="-3"/>
        </w:rPr>
        <w:t xml:space="preserve"> </w:t>
      </w:r>
      <w:r>
        <w:t>is</w:t>
      </w:r>
      <w:r>
        <w:rPr>
          <w:spacing w:val="-3"/>
        </w:rPr>
        <w:t xml:space="preserve"> </w:t>
      </w:r>
      <w:r>
        <w:t>a</w:t>
      </w:r>
      <w:r>
        <w:rPr>
          <w:spacing w:val="-3"/>
        </w:rPr>
        <w:t xml:space="preserve"> </w:t>
      </w:r>
      <w:r>
        <w:t xml:space="preserve">real diagnostic function. The ternary mapping from continuous ContextCite scores holds the per-item number of high relevance </w:t>
      </w:r>
      <w:r>
        <w:rPr>
          <w:spacing w:val="-2"/>
        </w:rPr>
        <w:t xml:space="preserve">sentences fixed to match the trainee majority vote, so concordance measures ranking agreement </w:t>
      </w:r>
      <w:ins w:id="1070" w:author="Saleh Kalantari" w:date="2026-04-28T12:46:00Z" w16du:dateUtc="2026-04-28T10:46:00Z">
        <w:r w:rsidR="00D254B7">
          <w:rPr>
            <w:spacing w:val="-2"/>
          </w:rPr>
          <w:t xml:space="preserve">are </w:t>
        </w:r>
      </w:ins>
      <w:r>
        <w:rPr>
          <w:spacing w:val="-2"/>
        </w:rPr>
        <w:t xml:space="preserve">conditional on that count rather </w:t>
      </w:r>
      <w:r>
        <w:t>than an absolute threshold; we discuss alternative mappings in the Supplementary Information.</w:t>
      </w:r>
    </w:p>
    <w:p w14:paraId="7DCCBE48" w14:textId="7251FB2E" w:rsidR="00A40DB8" w:rsidRDefault="00096600">
      <w:pPr>
        <w:pStyle w:val="BodyText"/>
        <w:spacing w:line="249" w:lineRule="auto"/>
        <w:ind w:left="53" w:right="408" w:firstLine="298"/>
        <w:jc w:val="both"/>
      </w:pPr>
      <w:r>
        <w:t>Our</w:t>
      </w:r>
      <w:r>
        <w:rPr>
          <w:spacing w:val="-3"/>
        </w:rPr>
        <w:t xml:space="preserve"> </w:t>
      </w:r>
      <w:r>
        <w:t>filtering</w:t>
      </w:r>
      <w:r>
        <w:rPr>
          <w:spacing w:val="-3"/>
        </w:rPr>
        <w:t xml:space="preserve"> </w:t>
      </w:r>
      <w:r>
        <w:t>experiments</w:t>
      </w:r>
      <w:r>
        <w:rPr>
          <w:spacing w:val="-3"/>
        </w:rPr>
        <w:t xml:space="preserve"> </w:t>
      </w:r>
      <w:r>
        <w:t>do</w:t>
      </w:r>
      <w:r>
        <w:rPr>
          <w:spacing w:val="-3"/>
        </w:rPr>
        <w:t xml:space="preserve"> </w:t>
      </w:r>
      <w:r>
        <w:t>not</w:t>
      </w:r>
      <w:r>
        <w:rPr>
          <w:spacing w:val="-3"/>
        </w:rPr>
        <w:t xml:space="preserve"> </w:t>
      </w:r>
      <w:r>
        <w:t>disentangle</w:t>
      </w:r>
      <w:r>
        <w:rPr>
          <w:spacing w:val="-3"/>
        </w:rPr>
        <w:t xml:space="preserve"> </w:t>
      </w:r>
      <w:del w:id="1071" w:author="Saleh Kalantari" w:date="2026-04-28T12:46:00Z" w16du:dateUtc="2026-04-28T10:46:00Z">
        <w:r>
          <w:delText>reduced</w:delText>
        </w:r>
      </w:del>
      <w:ins w:id="1072" w:author="Saleh Kalantari" w:date="2026-04-28T12:46:00Z" w16du:dateUtc="2026-04-28T10:46:00Z">
        <w:r>
          <w:t>reduc</w:t>
        </w:r>
        <w:r w:rsidR="00887284">
          <w:t>tions in</w:t>
        </w:r>
      </w:ins>
      <w:r>
        <w:rPr>
          <w:spacing w:val="-3"/>
        </w:rPr>
        <w:t xml:space="preserve"> </w:t>
      </w:r>
      <w:r>
        <w:t>distraction</w:t>
      </w:r>
      <w:r>
        <w:rPr>
          <w:spacing w:val="-3"/>
        </w:rPr>
        <w:t xml:space="preserve"> </w:t>
      </w:r>
      <w:r>
        <w:t>from</w:t>
      </w:r>
      <w:r>
        <w:rPr>
          <w:spacing w:val="-3"/>
        </w:rPr>
        <w:t xml:space="preserve"> </w:t>
      </w:r>
      <w:r>
        <w:t>several</w:t>
      </w:r>
      <w:r>
        <w:rPr>
          <w:spacing w:val="-3"/>
        </w:rPr>
        <w:t xml:space="preserve"> </w:t>
      </w:r>
      <w:del w:id="1073" w:author="Saleh Kalantari" w:date="2026-04-28T12:46:00Z" w16du:dateUtc="2026-04-28T10:46:00Z">
        <w:r>
          <w:delText>confounded</w:delText>
        </w:r>
      </w:del>
      <w:ins w:id="1074" w:author="Saleh Kalantari" w:date="2026-04-28T12:46:00Z" w16du:dateUtc="2026-04-28T10:46:00Z">
        <w:r w:rsidR="00887284">
          <w:rPr>
            <w:spacing w:val="-3"/>
          </w:rPr>
          <w:t xml:space="preserve">other potentially </w:t>
        </w:r>
        <w:r>
          <w:t>confound</w:t>
        </w:r>
        <w:r w:rsidR="00887284">
          <w:t>ing</w:t>
        </w:r>
      </w:ins>
      <w:r>
        <w:rPr>
          <w:spacing w:val="-3"/>
        </w:rPr>
        <w:t xml:space="preserve"> </w:t>
      </w:r>
      <w:r>
        <w:t>mechanisms,</w:t>
      </w:r>
      <w:r>
        <w:rPr>
          <w:spacing w:val="-3"/>
        </w:rPr>
        <w:t xml:space="preserve"> </w:t>
      </w:r>
      <w:r>
        <w:t>including</w:t>
      </w:r>
      <w:r>
        <w:rPr>
          <w:spacing w:val="-3"/>
        </w:rPr>
        <w:t xml:space="preserve"> </w:t>
      </w:r>
      <w:r>
        <w:t>shorter input, disruption of patterns associated with training set memorisation on older source datasets such as MMLU Precision Medicine</w:t>
      </w:r>
      <w:r>
        <w:rPr>
          <w:spacing w:val="8"/>
        </w:rPr>
        <w:t xml:space="preserve"> </w:t>
      </w:r>
      <w:r>
        <w:t>(2020),</w:t>
      </w:r>
      <w:r>
        <w:rPr>
          <w:spacing w:val="9"/>
        </w:rPr>
        <w:t xml:space="preserve"> </w:t>
      </w:r>
      <w:r>
        <w:t>and</w:t>
      </w:r>
      <w:r>
        <w:rPr>
          <w:spacing w:val="8"/>
        </w:rPr>
        <w:t xml:space="preserve"> </w:t>
      </w:r>
      <w:r>
        <w:t>incidental</w:t>
      </w:r>
      <w:r>
        <w:rPr>
          <w:spacing w:val="9"/>
        </w:rPr>
        <w:t xml:space="preserve"> </w:t>
      </w:r>
      <w:r>
        <w:t>removal</w:t>
      </w:r>
      <w:r>
        <w:rPr>
          <w:spacing w:val="8"/>
        </w:rPr>
        <w:t xml:space="preserve"> </w:t>
      </w:r>
      <w:r>
        <w:t>of</w:t>
      </w:r>
      <w:r>
        <w:rPr>
          <w:spacing w:val="8"/>
        </w:rPr>
        <w:t xml:space="preserve"> </w:t>
      </w:r>
      <w:r>
        <w:t>adversarial</w:t>
      </w:r>
      <w:r>
        <w:rPr>
          <w:spacing w:val="9"/>
        </w:rPr>
        <w:t xml:space="preserve"> </w:t>
      </w:r>
      <w:r>
        <w:t>distractors</w:t>
      </w:r>
      <w:r>
        <w:rPr>
          <w:spacing w:val="8"/>
        </w:rPr>
        <w:t xml:space="preserve"> </w:t>
      </w:r>
      <w:r>
        <w:t>that</w:t>
      </w:r>
      <w:r>
        <w:rPr>
          <w:spacing w:val="8"/>
        </w:rPr>
        <w:t xml:space="preserve"> </w:t>
      </w:r>
      <w:r>
        <w:t>USMLE</w:t>
      </w:r>
      <w:del w:id="1075" w:author="Saleh Kalantari" w:date="2026-04-28T12:46:00Z" w16du:dateUtc="2026-04-28T10:46:00Z">
        <w:r>
          <w:rPr>
            <w:spacing w:val="8"/>
          </w:rPr>
          <w:delText xml:space="preserve"> </w:delText>
        </w:r>
      </w:del>
      <w:ins w:id="1076" w:author="Saleh Kalantari" w:date="2026-04-28T12:46:00Z" w16du:dateUtc="2026-04-28T10:46:00Z">
        <w:r w:rsidR="00887284">
          <w:rPr>
            <w:spacing w:val="8"/>
          </w:rPr>
          <w:t>-</w:t>
        </w:r>
      </w:ins>
      <w:r>
        <w:t>style</w:t>
      </w:r>
      <w:r>
        <w:rPr>
          <w:spacing w:val="9"/>
        </w:rPr>
        <w:t xml:space="preserve"> </w:t>
      </w:r>
      <w:r>
        <w:t>items</w:t>
      </w:r>
      <w:r>
        <w:rPr>
          <w:spacing w:val="8"/>
        </w:rPr>
        <w:t xml:space="preserve"> </w:t>
      </w:r>
      <w:r>
        <w:t>include</w:t>
      </w:r>
      <w:r>
        <w:rPr>
          <w:spacing w:val="8"/>
        </w:rPr>
        <w:t xml:space="preserve"> </w:t>
      </w:r>
      <w:r>
        <w:t>by</w:t>
      </w:r>
      <w:r>
        <w:rPr>
          <w:spacing w:val="9"/>
        </w:rPr>
        <w:t xml:space="preserve"> </w:t>
      </w:r>
      <w:r>
        <w:t>design.</w:t>
      </w:r>
      <w:r>
        <w:rPr>
          <w:spacing w:val="32"/>
        </w:rPr>
        <w:t xml:space="preserve"> </w:t>
      </w:r>
      <w:r>
        <w:t>We</w:t>
      </w:r>
      <w:r>
        <w:rPr>
          <w:spacing w:val="9"/>
        </w:rPr>
        <w:t xml:space="preserve"> </w:t>
      </w:r>
      <w:r>
        <w:t>did</w:t>
      </w:r>
      <w:r>
        <w:rPr>
          <w:spacing w:val="8"/>
        </w:rPr>
        <w:t xml:space="preserve"> </w:t>
      </w:r>
      <w:r>
        <w:rPr>
          <w:spacing w:val="-5"/>
        </w:rPr>
        <w:t>not</w:t>
      </w:r>
    </w:p>
    <w:p w14:paraId="32ACCCEA" w14:textId="77777777" w:rsidR="00A40DB8" w:rsidRDefault="00A40DB8">
      <w:pPr>
        <w:pStyle w:val="BodyText"/>
        <w:spacing w:line="249" w:lineRule="auto"/>
        <w:jc w:val="both"/>
        <w:sectPr w:rsidR="00A40DB8">
          <w:pgSz w:w="12240" w:h="15840"/>
          <w:pgMar w:top="1200" w:right="720" w:bottom="840" w:left="1080" w:header="0" w:footer="648" w:gutter="0"/>
          <w:cols w:space="720"/>
        </w:sectPr>
      </w:pPr>
    </w:p>
    <w:p w14:paraId="2A3DF11F" w14:textId="20398C80" w:rsidR="00A40DB8" w:rsidRDefault="00096600">
      <w:pPr>
        <w:pStyle w:val="BodyText"/>
        <w:spacing w:before="68" w:line="247" w:lineRule="auto"/>
        <w:ind w:left="53" w:right="387"/>
        <w:jc w:val="both"/>
      </w:pPr>
      <w:r>
        <w:lastRenderedPageBreak/>
        <w:t>include</w:t>
      </w:r>
      <w:r>
        <w:rPr>
          <w:spacing w:val="-13"/>
        </w:rPr>
        <w:t xml:space="preserve"> </w:t>
      </w:r>
      <w:r>
        <w:t>a</w:t>
      </w:r>
      <w:r>
        <w:rPr>
          <w:spacing w:val="-5"/>
        </w:rPr>
        <w:t xml:space="preserve"> </w:t>
      </w:r>
      <w:r>
        <w:t>matched random sentence</w:t>
      </w:r>
      <w:del w:id="1077" w:author="Saleh Kalantari" w:date="2026-04-28T12:46:00Z" w16du:dateUtc="2026-04-28T10:46:00Z">
        <w:r>
          <w:delText xml:space="preserve"> </w:delText>
        </w:r>
      </w:del>
      <w:ins w:id="1078" w:author="Saleh Kalantari" w:date="2026-04-28T12:46:00Z" w16du:dateUtc="2026-04-28T10:46:00Z">
        <w:r w:rsidR="008905B6">
          <w:t>-</w:t>
        </w:r>
      </w:ins>
      <w:r>
        <w:t xml:space="preserve">removal baseline, and without this baseline the </w:t>
      </w:r>
      <w:r>
        <w:rPr>
          <w:rFonts w:ascii="Courier New" w:hAnsi="Courier New"/>
        </w:rPr>
        <w:t>Spurious Rate</w:t>
      </w:r>
      <w:r>
        <w:rPr>
          <w:rFonts w:ascii="Courier New" w:hAnsi="Courier New"/>
          <w:spacing w:val="-30"/>
        </w:rPr>
        <w:t xml:space="preserve"> </w:t>
      </w:r>
      <w:r>
        <w:t>cannot be uniquely attributed to reliance on content that clinicians would consider peripheral</w:t>
      </w:r>
      <w:hyperlink w:anchor="_bookmark64" w:history="1">
        <w:r w:rsidR="00A40DB8">
          <w:rPr>
            <w:color w:val="0000FF"/>
            <w:vertAlign w:val="superscript"/>
          </w:rPr>
          <w:t>74</w:t>
        </w:r>
      </w:hyperlink>
      <w:r>
        <w:rPr>
          <w:vertAlign w:val="superscript"/>
        </w:rPr>
        <w:t>–</w:t>
      </w:r>
      <w:hyperlink w:anchor="_bookmark65" w:history="1">
        <w:r w:rsidR="00A40DB8">
          <w:rPr>
            <w:color w:val="0000FF"/>
            <w:vertAlign w:val="superscript"/>
          </w:rPr>
          <w:t>77</w:t>
        </w:r>
      </w:hyperlink>
      <w:r>
        <w:t>.</w:t>
      </w:r>
      <w:r>
        <w:rPr>
          <w:spacing w:val="40"/>
        </w:rPr>
        <w:t xml:space="preserve"> </w:t>
      </w:r>
      <w:r>
        <w:t xml:space="preserve">The Round 2 filtering analysis </w:t>
      </w:r>
      <w:del w:id="1079" w:author="Saleh Kalantari" w:date="2026-04-28T12:46:00Z" w16du:dateUtc="2026-04-28T10:46:00Z">
        <w:r>
          <w:delText>is</w:delText>
        </w:r>
      </w:del>
      <w:ins w:id="1080" w:author="Saleh Kalantari" w:date="2026-04-28T12:46:00Z" w16du:dateUtc="2026-04-28T10:46:00Z">
        <w:r w:rsidR="008905B6">
          <w:t>was</w:t>
        </w:r>
      </w:ins>
      <w:r>
        <w:t xml:space="preserve"> </w:t>
      </w:r>
      <w:commentRangeStart w:id="1081"/>
      <w:r>
        <w:t>based on</w:t>
      </w:r>
      <w:r>
        <w:rPr>
          <w:spacing w:val="40"/>
        </w:rPr>
        <w:t xml:space="preserve"> </w:t>
      </w:r>
      <w:r>
        <w:t>248</w:t>
      </w:r>
      <w:r>
        <w:rPr>
          <w:spacing w:val="-7"/>
        </w:rPr>
        <w:t xml:space="preserve"> </w:t>
      </w:r>
      <w:r>
        <w:t>QA</w:t>
      </w:r>
      <w:r>
        <w:rPr>
          <w:spacing w:val="-7"/>
        </w:rPr>
        <w:t xml:space="preserve"> </w:t>
      </w:r>
      <w:r>
        <w:t>pairs</w:t>
      </w:r>
      <w:commentRangeEnd w:id="1081"/>
      <w:r w:rsidR="008905B6">
        <w:rPr>
          <w:rStyle w:val="CommentReference"/>
          <w:spacing w:val="-7"/>
          <w:sz w:val="20"/>
          <w:szCs w:val="20"/>
        </w:rPr>
        <w:commentReference w:id="1081"/>
      </w:r>
      <w:r>
        <w:rPr>
          <w:spacing w:val="-7"/>
        </w:rPr>
        <w:t xml:space="preserve"> </w:t>
      </w:r>
      <w:r>
        <w:t>and</w:t>
      </w:r>
      <w:r>
        <w:rPr>
          <w:spacing w:val="-7"/>
        </w:rPr>
        <w:t xml:space="preserve"> </w:t>
      </w:r>
      <w:r>
        <w:t>we</w:t>
      </w:r>
      <w:r>
        <w:rPr>
          <w:spacing w:val="-7"/>
        </w:rPr>
        <w:t xml:space="preserve"> </w:t>
      </w:r>
      <w:r>
        <w:t>report</w:t>
      </w:r>
      <w:r>
        <w:rPr>
          <w:spacing w:val="-7"/>
        </w:rPr>
        <w:t xml:space="preserve"> </w:t>
      </w:r>
      <w:r>
        <w:t>observed</w:t>
      </w:r>
      <w:r>
        <w:rPr>
          <w:spacing w:val="-7"/>
        </w:rPr>
        <w:t xml:space="preserve"> </w:t>
      </w:r>
      <w:r>
        <w:t>accuracy</w:t>
      </w:r>
      <w:r>
        <w:rPr>
          <w:spacing w:val="-7"/>
        </w:rPr>
        <w:t xml:space="preserve"> </w:t>
      </w:r>
      <w:r>
        <w:t>differences</w:t>
      </w:r>
      <w:r>
        <w:rPr>
          <w:spacing w:val="-7"/>
        </w:rPr>
        <w:t xml:space="preserve"> </w:t>
      </w:r>
      <w:r>
        <w:t>rather</w:t>
      </w:r>
      <w:r>
        <w:rPr>
          <w:spacing w:val="-7"/>
        </w:rPr>
        <w:t xml:space="preserve"> </w:t>
      </w:r>
      <w:r>
        <w:t>than</w:t>
      </w:r>
      <w:r>
        <w:rPr>
          <w:spacing w:val="-7"/>
        </w:rPr>
        <w:t xml:space="preserve"> </w:t>
      </w:r>
      <w:r>
        <w:t>confidence</w:t>
      </w:r>
      <w:r>
        <w:rPr>
          <w:spacing w:val="-7"/>
        </w:rPr>
        <w:t xml:space="preserve"> </w:t>
      </w:r>
      <w:r>
        <w:t>intervals</w:t>
      </w:r>
      <w:r>
        <w:rPr>
          <w:spacing w:val="-7"/>
        </w:rPr>
        <w:t xml:space="preserve"> </w:t>
      </w:r>
      <w:r>
        <w:t>or</w:t>
      </w:r>
      <w:r>
        <w:rPr>
          <w:spacing w:val="-7"/>
        </w:rPr>
        <w:t xml:space="preserve"> </w:t>
      </w:r>
      <w:r>
        <w:t>significance</w:t>
      </w:r>
      <w:r>
        <w:rPr>
          <w:spacing w:val="-7"/>
        </w:rPr>
        <w:t xml:space="preserve"> </w:t>
      </w:r>
      <w:r>
        <w:t>tests;</w:t>
      </w:r>
      <w:r>
        <w:rPr>
          <w:spacing w:val="-7"/>
        </w:rPr>
        <w:t xml:space="preserve"> </w:t>
      </w:r>
      <w:r>
        <w:t>large</w:t>
      </w:r>
      <w:r>
        <w:rPr>
          <w:spacing w:val="-7"/>
        </w:rPr>
        <w:t xml:space="preserve"> </w:t>
      </w:r>
      <w:r>
        <w:t>relative gains</w:t>
      </w:r>
      <w:r>
        <w:rPr>
          <w:spacing w:val="-7"/>
        </w:rPr>
        <w:t xml:space="preserve"> </w:t>
      </w:r>
      <w:r>
        <w:t>for</w:t>
      </w:r>
      <w:r>
        <w:rPr>
          <w:spacing w:val="-7"/>
        </w:rPr>
        <w:t xml:space="preserve"> </w:t>
      </w:r>
      <w:r>
        <w:t>models</w:t>
      </w:r>
      <w:r>
        <w:rPr>
          <w:spacing w:val="-7"/>
        </w:rPr>
        <w:t xml:space="preserve"> </w:t>
      </w:r>
      <w:r>
        <w:t>with</w:t>
      </w:r>
      <w:r>
        <w:rPr>
          <w:spacing w:val="-7"/>
        </w:rPr>
        <w:t xml:space="preserve"> </w:t>
      </w:r>
      <w:r>
        <w:t>very</w:t>
      </w:r>
      <w:r>
        <w:rPr>
          <w:spacing w:val="-7"/>
        </w:rPr>
        <w:t xml:space="preserve"> </w:t>
      </w:r>
      <w:r>
        <w:t>low</w:t>
      </w:r>
      <w:r>
        <w:rPr>
          <w:spacing w:val="-7"/>
        </w:rPr>
        <w:t xml:space="preserve"> </w:t>
      </w:r>
      <w:r>
        <w:t>baselines,</w:t>
      </w:r>
      <w:r>
        <w:rPr>
          <w:spacing w:val="-7"/>
        </w:rPr>
        <w:t xml:space="preserve"> </w:t>
      </w:r>
      <w:r>
        <w:t>such</w:t>
      </w:r>
      <w:r>
        <w:rPr>
          <w:spacing w:val="-7"/>
        </w:rPr>
        <w:t xml:space="preserve"> </w:t>
      </w:r>
      <w:r>
        <w:t>as</w:t>
      </w:r>
      <w:r>
        <w:rPr>
          <w:spacing w:val="-7"/>
        </w:rPr>
        <w:t xml:space="preserve"> </w:t>
      </w:r>
      <w:r>
        <w:t>MedGemma-27B,</w:t>
      </w:r>
      <w:r>
        <w:rPr>
          <w:spacing w:val="-7"/>
        </w:rPr>
        <w:t xml:space="preserve"> </w:t>
      </w:r>
      <w:r>
        <w:t>should</w:t>
      </w:r>
      <w:r>
        <w:rPr>
          <w:spacing w:val="-7"/>
        </w:rPr>
        <w:t xml:space="preserve"> </w:t>
      </w:r>
      <w:r>
        <w:t>be</w:t>
      </w:r>
      <w:r>
        <w:rPr>
          <w:spacing w:val="-7"/>
        </w:rPr>
        <w:t xml:space="preserve"> </w:t>
      </w:r>
      <w:commentRangeStart w:id="1082"/>
      <w:r>
        <w:t>read</w:t>
      </w:r>
      <w:r>
        <w:rPr>
          <w:spacing w:val="-7"/>
        </w:rPr>
        <w:t xml:space="preserve"> </w:t>
      </w:r>
      <w:r>
        <w:t>in</w:t>
      </w:r>
      <w:r>
        <w:rPr>
          <w:spacing w:val="-7"/>
        </w:rPr>
        <w:t xml:space="preserve"> </w:t>
      </w:r>
      <w:r>
        <w:t>absolute</w:t>
      </w:r>
      <w:r>
        <w:rPr>
          <w:spacing w:val="-7"/>
        </w:rPr>
        <w:t xml:space="preserve"> </w:t>
      </w:r>
      <w:r>
        <w:t>rather</w:t>
      </w:r>
      <w:r>
        <w:rPr>
          <w:spacing w:val="-7"/>
        </w:rPr>
        <w:t xml:space="preserve"> </w:t>
      </w:r>
      <w:r>
        <w:t>than</w:t>
      </w:r>
      <w:r>
        <w:rPr>
          <w:spacing w:val="-7"/>
        </w:rPr>
        <w:t xml:space="preserve"> </w:t>
      </w:r>
      <w:r>
        <w:t>relative</w:t>
      </w:r>
      <w:r>
        <w:rPr>
          <w:spacing w:val="-7"/>
        </w:rPr>
        <w:t xml:space="preserve"> </w:t>
      </w:r>
      <w:r>
        <w:t>term</w:t>
      </w:r>
      <w:commentRangeEnd w:id="1082"/>
      <w:r w:rsidR="002A4924">
        <w:rPr>
          <w:rStyle w:val="CommentReference"/>
          <w:sz w:val="20"/>
          <w:szCs w:val="20"/>
        </w:rPr>
        <w:commentReference w:id="1082"/>
      </w:r>
      <w:r>
        <w:t xml:space="preserve">s. </w:t>
      </w:r>
      <w:del w:id="1083" w:author="Saleh Kalantari" w:date="2026-04-28T12:46:00Z" w16du:dateUtc="2026-04-28T10:46:00Z">
        <w:r>
          <w:delText>Our model</w:delText>
        </w:r>
        <w:r>
          <w:rPr>
            <w:spacing w:val="-3"/>
          </w:rPr>
          <w:delText xml:space="preserve"> </w:delText>
        </w:r>
        <w:r>
          <w:delText>panel</w:delText>
        </w:r>
        <w:r>
          <w:rPr>
            <w:spacing w:val="-3"/>
          </w:rPr>
          <w:delText xml:space="preserve"> </w:delText>
        </w:r>
        <w:r>
          <w:delText>mixes</w:delText>
        </w:r>
        <w:r>
          <w:rPr>
            <w:spacing w:val="-3"/>
          </w:rPr>
          <w:delText xml:space="preserve"> </w:delText>
        </w:r>
      </w:del>
      <w:ins w:id="1084" w:author="Saleh Kalantari" w:date="2026-04-28T12:46:00Z" w16du:dateUtc="2026-04-28T10:46:00Z">
        <w:r w:rsidR="001E365F">
          <w:t>The LLMs studied included a mixture of</w:t>
        </w:r>
        <w:r>
          <w:rPr>
            <w:spacing w:val="-3"/>
          </w:rPr>
          <w:t xml:space="preserve"> </w:t>
        </w:r>
      </w:ins>
      <w:r>
        <w:t>open</w:t>
      </w:r>
      <w:ins w:id="1085" w:author="Saleh Kalantari" w:date="2026-04-28T12:46:00Z" w16du:dateUtc="2026-04-28T10:46:00Z">
        <w:r w:rsidR="001E365F">
          <w:t>-</w:t>
        </w:r>
      </w:ins>
      <w:r>
        <w:rPr>
          <w:spacing w:val="-3"/>
        </w:rPr>
        <w:t xml:space="preserve"> </w:t>
      </w:r>
      <w:r>
        <w:t>and</w:t>
      </w:r>
      <w:r>
        <w:rPr>
          <w:spacing w:val="-3"/>
        </w:rPr>
        <w:t xml:space="preserve"> </w:t>
      </w:r>
      <w:r>
        <w:t>closed</w:t>
      </w:r>
      <w:del w:id="1086" w:author="Saleh Kalantari" w:date="2026-04-28T12:46:00Z" w16du:dateUtc="2026-04-28T10:46:00Z">
        <w:r>
          <w:rPr>
            <w:spacing w:val="-3"/>
          </w:rPr>
          <w:delText xml:space="preserve"> </w:delText>
        </w:r>
      </w:del>
      <w:ins w:id="1087" w:author="Saleh Kalantari" w:date="2026-04-28T12:46:00Z" w16du:dateUtc="2026-04-28T10:46:00Z">
        <w:r w:rsidR="001E365F">
          <w:rPr>
            <w:spacing w:val="-3"/>
          </w:rPr>
          <w:t>-</w:t>
        </w:r>
      </w:ins>
      <w:r>
        <w:t>source</w:t>
      </w:r>
      <w:r>
        <w:rPr>
          <w:spacing w:val="-3"/>
        </w:rPr>
        <w:t xml:space="preserve"> </w:t>
      </w:r>
      <w:r>
        <w:t>systems</w:t>
      </w:r>
      <w:r>
        <w:rPr>
          <w:spacing w:val="-3"/>
        </w:rPr>
        <w:t xml:space="preserve"> </w:t>
      </w:r>
      <w:del w:id="1088" w:author="Saleh Kalantari" w:date="2026-04-28T12:46:00Z" w16du:dateUtc="2026-04-28T10:46:00Z">
        <w:r>
          <w:delText>at</w:delText>
        </w:r>
        <w:r>
          <w:rPr>
            <w:spacing w:val="-3"/>
          </w:rPr>
          <w:delText xml:space="preserve"> </w:delText>
        </w:r>
        <w:r>
          <w:delText>different</w:delText>
        </w:r>
        <w:r>
          <w:rPr>
            <w:spacing w:val="-3"/>
          </w:rPr>
          <w:delText xml:space="preserve"> </w:delText>
        </w:r>
        <w:r>
          <w:delText>scales</w:delText>
        </w:r>
        <w:r>
          <w:rPr>
            <w:spacing w:val="-3"/>
          </w:rPr>
          <w:delText xml:space="preserve"> </w:delText>
        </w:r>
      </w:del>
      <w:r>
        <w:t>and</w:t>
      </w:r>
      <w:r>
        <w:rPr>
          <w:spacing w:val="-3"/>
        </w:rPr>
        <w:t xml:space="preserve"> </w:t>
      </w:r>
      <w:r>
        <w:t>is</w:t>
      </w:r>
      <w:r>
        <w:rPr>
          <w:spacing w:val="-3"/>
        </w:rPr>
        <w:t xml:space="preserve"> </w:t>
      </w:r>
      <w:r>
        <w:t>not</w:t>
      </w:r>
      <w:r>
        <w:rPr>
          <w:spacing w:val="-3"/>
        </w:rPr>
        <w:t xml:space="preserve"> </w:t>
      </w:r>
      <w:r>
        <w:t>exhaustive</w:t>
      </w:r>
      <w:del w:id="1089" w:author="Saleh Kalantari" w:date="2026-04-28T12:46:00Z" w16du:dateUtc="2026-04-28T10:46:00Z">
        <w:r>
          <w:delText>,</w:delText>
        </w:r>
        <w:r>
          <w:rPr>
            <w:spacing w:val="-3"/>
          </w:rPr>
          <w:delText xml:space="preserve"> </w:delText>
        </w:r>
        <w:r>
          <w:delText>and</w:delText>
        </w:r>
        <w:r>
          <w:rPr>
            <w:spacing w:val="-3"/>
          </w:rPr>
          <w:delText xml:space="preserve"> </w:delText>
        </w:r>
      </w:del>
      <w:ins w:id="1090" w:author="Saleh Kalantari" w:date="2026-04-28T12:46:00Z" w16du:dateUtc="2026-04-28T10:46:00Z">
        <w:r w:rsidR="001E365F">
          <w:rPr>
            <w:spacing w:val="-3"/>
          </w:rPr>
          <w:t>—</w:t>
        </w:r>
      </w:ins>
      <w:r>
        <w:t>the</w:t>
      </w:r>
      <w:r>
        <w:rPr>
          <w:spacing w:val="-3"/>
        </w:rPr>
        <w:t xml:space="preserve"> </w:t>
      </w:r>
      <w:r>
        <w:t>omission</w:t>
      </w:r>
      <w:r>
        <w:rPr>
          <w:spacing w:val="-3"/>
        </w:rPr>
        <w:t xml:space="preserve"> </w:t>
      </w:r>
      <w:r>
        <w:t>of</w:t>
      </w:r>
      <w:r>
        <w:rPr>
          <w:spacing w:val="-3"/>
        </w:rPr>
        <w:t xml:space="preserve"> </w:t>
      </w:r>
      <w:r>
        <w:t>Med-PaLM, Claude</w:t>
      </w:r>
      <w:ins w:id="1091" w:author="Saleh Kalantari" w:date="2026-04-28T12:46:00Z" w16du:dateUtc="2026-04-28T10:46:00Z">
        <w:r w:rsidR="001E365F">
          <w:t>,</w:t>
        </w:r>
      </w:ins>
      <w:r>
        <w:rPr>
          <w:spacing w:val="-7"/>
        </w:rPr>
        <w:t xml:space="preserve"> </w:t>
      </w:r>
      <w:r>
        <w:t>and</w:t>
      </w:r>
      <w:r>
        <w:rPr>
          <w:spacing w:val="-7"/>
        </w:rPr>
        <w:t xml:space="preserve"> </w:t>
      </w:r>
      <w:r>
        <w:t>other</w:t>
      </w:r>
      <w:r>
        <w:rPr>
          <w:spacing w:val="-7"/>
        </w:rPr>
        <w:t xml:space="preserve"> </w:t>
      </w:r>
      <w:del w:id="1092" w:author="Saleh Kalantari" w:date="2026-04-28T12:46:00Z" w16du:dateUtc="2026-04-28T10:46:00Z">
        <w:r>
          <w:delText>medically</w:delText>
        </w:r>
        <w:r>
          <w:rPr>
            <w:spacing w:val="-6"/>
          </w:rPr>
          <w:delText xml:space="preserve"> </w:delText>
        </w:r>
        <w:r>
          <w:delText>fine</w:delText>
        </w:r>
        <w:r>
          <w:rPr>
            <w:spacing w:val="-7"/>
          </w:rPr>
          <w:delText xml:space="preserve"> </w:delText>
        </w:r>
        <w:r>
          <w:delText>tuned</w:delText>
        </w:r>
      </w:del>
      <w:ins w:id="1093" w:author="Saleh Kalantari" w:date="2026-04-28T12:46:00Z" w16du:dateUtc="2026-04-28T10:46:00Z">
        <w:r w:rsidR="001E365F">
          <w:t>salient</w:t>
        </w:r>
      </w:ins>
      <w:r>
        <w:rPr>
          <w:spacing w:val="-7"/>
        </w:rPr>
        <w:t xml:space="preserve"> </w:t>
      </w:r>
      <w:r>
        <w:t>models</w:t>
      </w:r>
      <w:r>
        <w:rPr>
          <w:spacing w:val="-7"/>
        </w:rPr>
        <w:t xml:space="preserve"> </w:t>
      </w:r>
      <w:r>
        <w:t>limits</w:t>
      </w:r>
      <w:r>
        <w:rPr>
          <w:spacing w:val="-7"/>
        </w:rPr>
        <w:t xml:space="preserve"> </w:t>
      </w:r>
      <w:r>
        <w:t>the</w:t>
      </w:r>
      <w:r>
        <w:rPr>
          <w:spacing w:val="-7"/>
        </w:rPr>
        <w:t xml:space="preserve"> </w:t>
      </w:r>
      <w:r>
        <w:t>breadth</w:t>
      </w:r>
      <w:r>
        <w:rPr>
          <w:spacing w:val="-7"/>
        </w:rPr>
        <w:t xml:space="preserve"> </w:t>
      </w:r>
      <w:r>
        <w:t>of</w:t>
      </w:r>
      <w:r>
        <w:rPr>
          <w:spacing w:val="-6"/>
        </w:rPr>
        <w:t xml:space="preserve"> </w:t>
      </w:r>
      <w:r>
        <w:t>cross</w:t>
      </w:r>
      <w:del w:id="1094" w:author="Saleh Kalantari" w:date="2026-04-28T12:46:00Z" w16du:dateUtc="2026-04-28T10:46:00Z">
        <w:r>
          <w:rPr>
            <w:spacing w:val="-7"/>
          </w:rPr>
          <w:delText xml:space="preserve"> </w:delText>
        </w:r>
      </w:del>
      <w:ins w:id="1095" w:author="Saleh Kalantari" w:date="2026-04-28T12:46:00Z" w16du:dateUtc="2026-04-28T10:46:00Z">
        <w:r w:rsidR="001E365F">
          <w:rPr>
            <w:spacing w:val="-7"/>
          </w:rPr>
          <w:t>-</w:t>
        </w:r>
      </w:ins>
      <w:r>
        <w:t>model</w:t>
      </w:r>
      <w:r>
        <w:rPr>
          <w:spacing w:val="-7"/>
        </w:rPr>
        <w:t xml:space="preserve"> </w:t>
      </w:r>
      <w:r>
        <w:t>comparisons. Finally,</w:t>
      </w:r>
      <w:r>
        <w:rPr>
          <w:spacing w:val="-7"/>
        </w:rPr>
        <w:t xml:space="preserve"> </w:t>
      </w:r>
      <w:r>
        <w:t>the</w:t>
      </w:r>
      <w:r>
        <w:rPr>
          <w:spacing w:val="-7"/>
        </w:rPr>
        <w:t xml:space="preserve"> </w:t>
      </w:r>
      <w:r>
        <w:rPr>
          <w:i/>
        </w:rPr>
        <w:t>MedPAIR</w:t>
      </w:r>
      <w:r>
        <w:rPr>
          <w:i/>
          <w:spacing w:val="-7"/>
        </w:rPr>
        <w:t xml:space="preserve"> </w:t>
      </w:r>
      <w:r>
        <w:t>dataset</w:t>
      </w:r>
      <w:r>
        <w:rPr>
          <w:spacing w:val="-7"/>
        </w:rPr>
        <w:t xml:space="preserve"> </w:t>
      </w:r>
      <w:r>
        <w:t>is built</w:t>
      </w:r>
      <w:r>
        <w:rPr>
          <w:spacing w:val="-8"/>
        </w:rPr>
        <w:t xml:space="preserve"> </w:t>
      </w:r>
      <w:r>
        <w:t>from</w:t>
      </w:r>
      <w:r>
        <w:rPr>
          <w:spacing w:val="-8"/>
        </w:rPr>
        <w:t xml:space="preserve"> </w:t>
      </w:r>
      <w:r>
        <w:t>multiple</w:t>
      </w:r>
      <w:del w:id="1096" w:author="Saleh Kalantari" w:date="2026-04-28T12:46:00Z" w16du:dateUtc="2026-04-28T10:46:00Z">
        <w:r>
          <w:rPr>
            <w:spacing w:val="-8"/>
          </w:rPr>
          <w:delText xml:space="preserve"> </w:delText>
        </w:r>
      </w:del>
      <w:ins w:id="1097" w:author="Saleh Kalantari" w:date="2026-04-28T12:46:00Z" w16du:dateUtc="2026-04-28T10:46:00Z">
        <w:r w:rsidR="001E365F">
          <w:rPr>
            <w:spacing w:val="-8"/>
          </w:rPr>
          <w:t>-</w:t>
        </w:r>
      </w:ins>
      <w:r>
        <w:t>choice</w:t>
      </w:r>
      <w:r>
        <w:rPr>
          <w:spacing w:val="-8"/>
        </w:rPr>
        <w:t xml:space="preserve"> </w:t>
      </w:r>
      <w:r>
        <w:t>exam</w:t>
      </w:r>
      <w:r>
        <w:rPr>
          <w:spacing w:val="-8"/>
        </w:rPr>
        <w:t xml:space="preserve"> </w:t>
      </w:r>
      <w:r>
        <w:t>QA,</w:t>
      </w:r>
      <w:r>
        <w:rPr>
          <w:spacing w:val="-8"/>
        </w:rPr>
        <w:t xml:space="preserve"> </w:t>
      </w:r>
      <w:r>
        <w:t>and</w:t>
      </w:r>
      <w:r>
        <w:rPr>
          <w:spacing w:val="-8"/>
        </w:rPr>
        <w:t xml:space="preserve"> </w:t>
      </w:r>
      <w:r>
        <w:t>the</w:t>
      </w:r>
      <w:r>
        <w:rPr>
          <w:spacing w:val="-8"/>
        </w:rPr>
        <w:t xml:space="preserve"> </w:t>
      </w:r>
      <w:r>
        <w:t>relevance</w:t>
      </w:r>
      <w:r>
        <w:rPr>
          <w:spacing w:val="-8"/>
        </w:rPr>
        <w:t xml:space="preserve"> </w:t>
      </w:r>
      <w:r>
        <w:t>patterns</w:t>
      </w:r>
      <w:r>
        <w:rPr>
          <w:spacing w:val="-8"/>
        </w:rPr>
        <w:t xml:space="preserve"> </w:t>
      </w:r>
      <w:r>
        <w:t>in</w:t>
      </w:r>
      <w:r>
        <w:rPr>
          <w:spacing w:val="-8"/>
        </w:rPr>
        <w:t xml:space="preserve"> </w:t>
      </w:r>
      <w:r>
        <w:t>exam</w:t>
      </w:r>
      <w:r>
        <w:rPr>
          <w:spacing w:val="-8"/>
        </w:rPr>
        <w:t xml:space="preserve"> </w:t>
      </w:r>
      <w:r>
        <w:t>vignettes</w:t>
      </w:r>
      <w:r>
        <w:rPr>
          <w:spacing w:val="-8"/>
        </w:rPr>
        <w:t xml:space="preserve"> </w:t>
      </w:r>
      <w:r>
        <w:t>may</w:t>
      </w:r>
      <w:r>
        <w:rPr>
          <w:spacing w:val="-8"/>
        </w:rPr>
        <w:t xml:space="preserve"> </w:t>
      </w:r>
      <w:r>
        <w:t>differ</w:t>
      </w:r>
      <w:r>
        <w:rPr>
          <w:spacing w:val="-8"/>
        </w:rPr>
        <w:t xml:space="preserve"> </w:t>
      </w:r>
      <w:r>
        <w:t>systematically</w:t>
      </w:r>
      <w:r>
        <w:rPr>
          <w:spacing w:val="-8"/>
        </w:rPr>
        <w:t xml:space="preserve"> </w:t>
      </w:r>
      <w:r>
        <w:t>from</w:t>
      </w:r>
      <w:r>
        <w:rPr>
          <w:spacing w:val="-8"/>
        </w:rPr>
        <w:t xml:space="preserve"> </w:t>
      </w:r>
      <w:r>
        <w:t>those</w:t>
      </w:r>
      <w:r>
        <w:rPr>
          <w:spacing w:val="-8"/>
        </w:rPr>
        <w:t xml:space="preserve"> </w:t>
      </w:r>
      <w:r>
        <w:t>in</w:t>
      </w:r>
      <w:r>
        <w:rPr>
          <w:spacing w:val="-8"/>
        </w:rPr>
        <w:t xml:space="preserve"> </w:t>
      </w:r>
      <w:r>
        <w:t>real clinical notes</w:t>
      </w:r>
      <w:hyperlink w:anchor="_bookmark66" w:history="1">
        <w:r w:rsidR="00A40DB8">
          <w:rPr>
            <w:color w:val="0000FF"/>
            <w:vertAlign w:val="superscript"/>
          </w:rPr>
          <w:t>78</w:t>
        </w:r>
      </w:hyperlink>
      <w:r>
        <w:rPr>
          <w:vertAlign w:val="superscript"/>
        </w:rPr>
        <w:t>,</w:t>
      </w:r>
      <w:hyperlink w:anchor="_bookmark67" w:history="1">
        <w:r w:rsidR="00A40DB8">
          <w:rPr>
            <w:color w:val="0000FF"/>
            <w:vertAlign w:val="superscript"/>
          </w:rPr>
          <w:t>79</w:t>
        </w:r>
      </w:hyperlink>
      <w:r>
        <w:t>.</w:t>
      </w:r>
      <w:r w:rsidR="001E365F">
        <w:t xml:space="preserve"> </w:t>
      </w:r>
      <w:del w:id="1098" w:author="Saleh Kalantari" w:date="2026-04-28T12:46:00Z" w16du:dateUtc="2026-04-28T10:46:00Z">
        <w:r>
          <w:delText xml:space="preserve">We release </w:delText>
        </w:r>
      </w:del>
      <w:ins w:id="1099" w:author="Saleh Kalantari" w:date="2026-04-28T12:46:00Z" w16du:dateUtc="2026-04-28T10:46:00Z">
        <w:r w:rsidR="001E365F">
          <w:t>In future work</w:t>
        </w:r>
        <w:r>
          <w:t xml:space="preserve"> </w:t>
        </w:r>
      </w:ins>
      <w:r>
        <w:rPr>
          <w:i/>
        </w:rPr>
        <w:t xml:space="preserve">MedPAIR </w:t>
      </w:r>
      <w:del w:id="1100" w:author="Saleh Kalantari" w:date="2026-04-28T12:46:00Z" w16du:dateUtc="2026-04-28T10:46:00Z">
        <w:r>
          <w:delText>to</w:delText>
        </w:r>
      </w:del>
      <w:ins w:id="1101" w:author="Saleh Kalantari" w:date="2026-04-28T12:46:00Z" w16du:dateUtc="2026-04-28T10:46:00Z">
        <w:r w:rsidR="001E365F">
          <w:t>can</w:t>
        </w:r>
      </w:ins>
      <w:r>
        <w:t xml:space="preserve"> support </w:t>
      </w:r>
      <w:del w:id="1102" w:author="Saleh Kalantari" w:date="2026-04-28T12:46:00Z" w16du:dateUtc="2026-04-28T10:46:00Z">
        <w:r>
          <w:delText>future work that revisits our filtering analyses</w:delText>
        </w:r>
      </w:del>
      <w:ins w:id="1103" w:author="Saleh Kalantari" w:date="2026-04-28T12:46:00Z" w16du:dateUtc="2026-04-28T10:46:00Z">
        <w:r w:rsidR="001E365F">
          <w:t>studies</w:t>
        </w:r>
      </w:ins>
      <w:r>
        <w:t xml:space="preserve"> with matched random and clinician-varied baselines, contamination audits, finer</w:t>
      </w:r>
      <w:del w:id="1104" w:author="Saleh Kalantari" w:date="2026-04-28T12:46:00Z" w16du:dateUtc="2026-04-28T10:46:00Z">
        <w:r>
          <w:delText xml:space="preserve"> </w:delText>
        </w:r>
      </w:del>
      <w:ins w:id="1105" w:author="Saleh Kalantari" w:date="2026-04-28T12:46:00Z" w16du:dateUtc="2026-04-28T10:46:00Z">
        <w:r w:rsidR="001E365F">
          <w:t>-</w:t>
        </w:r>
      </w:ins>
      <w:r>
        <w:t xml:space="preserve">grained label schemes, and broader </w:t>
      </w:r>
      <w:del w:id="1106" w:author="Saleh Kalantari" w:date="2026-04-28T12:46:00Z" w16du:dateUtc="2026-04-28T10:46:00Z">
        <w:r>
          <w:delText>model</w:delText>
        </w:r>
      </w:del>
      <w:ins w:id="1107" w:author="Saleh Kalantari" w:date="2026-04-28T12:46:00Z" w16du:dateUtc="2026-04-28T10:46:00Z">
        <w:r w:rsidR="003876AC">
          <w:t>LLM</w:t>
        </w:r>
      </w:ins>
      <w:r>
        <w:t xml:space="preserve"> coverage.</w:t>
      </w:r>
    </w:p>
    <w:p w14:paraId="2557EA03" w14:textId="615FC9CD" w:rsidR="00A40DB8" w:rsidRDefault="00000000">
      <w:pPr>
        <w:pStyle w:val="BodyText"/>
        <w:spacing w:before="16" w:line="244" w:lineRule="auto"/>
        <w:ind w:left="53" w:right="388" w:firstLine="298"/>
        <w:jc w:val="both"/>
        <w:rPr>
          <w:del w:id="1108" w:author="Saleh Kalantari" w:date="2026-04-28T12:46:00Z" w16du:dateUtc="2026-04-28T10:46:00Z"/>
        </w:rPr>
      </w:pPr>
      <w:del w:id="1109" w:author="Saleh Kalantari" w:date="2026-04-28T12:46:00Z" w16du:dateUtc="2026-04-28T10:46:00Z">
        <w:r>
          <w:delText>This</w:delText>
        </w:r>
        <w:r>
          <w:rPr>
            <w:spacing w:val="-7"/>
          </w:rPr>
          <w:delText xml:space="preserve"> </w:delText>
        </w:r>
        <w:r>
          <w:delText>paper</w:delText>
        </w:r>
        <w:r>
          <w:rPr>
            <w:spacing w:val="-6"/>
          </w:rPr>
          <w:delText xml:space="preserve"> </w:delText>
        </w:r>
        <w:r>
          <w:delText>reports</w:delText>
        </w:r>
        <w:r>
          <w:rPr>
            <w:spacing w:val="-7"/>
          </w:rPr>
          <w:delText xml:space="preserve"> </w:delText>
        </w:r>
        <w:r>
          <w:delText>an</w:delText>
        </w:r>
        <w:r>
          <w:rPr>
            <w:spacing w:val="-6"/>
          </w:rPr>
          <w:delText xml:space="preserve"> </w:delText>
        </w:r>
        <w:r>
          <w:delText>empirical</w:delText>
        </w:r>
        <w:r>
          <w:rPr>
            <w:spacing w:val="-7"/>
          </w:rPr>
          <w:delText xml:space="preserve"> </w:delText>
        </w:r>
        <w:r>
          <w:delText>study</w:delText>
        </w:r>
        <w:r>
          <w:rPr>
            <w:spacing w:val="-6"/>
          </w:rPr>
          <w:delText xml:space="preserve"> </w:delText>
        </w:r>
        <w:r>
          <w:delText>of</w:delText>
        </w:r>
        <w:r>
          <w:rPr>
            <w:spacing w:val="-7"/>
          </w:rPr>
          <w:delText xml:space="preserve"> </w:delText>
        </w:r>
        <w:r>
          <w:delText>sentence</w:delText>
        </w:r>
        <w:r>
          <w:rPr>
            <w:spacing w:val="-6"/>
          </w:rPr>
          <w:delText xml:space="preserve"> </w:delText>
        </w:r>
        <w:r>
          <w:delText>level</w:delText>
        </w:r>
        <w:r>
          <w:rPr>
            <w:spacing w:val="-7"/>
          </w:rPr>
          <w:delText xml:space="preserve"> </w:delText>
        </w:r>
        <w:r>
          <w:delText>relevance</w:delText>
        </w:r>
        <w:r>
          <w:rPr>
            <w:spacing w:val="-6"/>
          </w:rPr>
          <w:delText xml:space="preserve"> </w:delText>
        </w:r>
        <w:r>
          <w:delText>alignment</w:delText>
        </w:r>
        <w:r>
          <w:rPr>
            <w:spacing w:val="-7"/>
          </w:rPr>
          <w:delText xml:space="preserve"> </w:delText>
        </w:r>
        <w:r>
          <w:delText>between</w:delText>
        </w:r>
        <w:r>
          <w:rPr>
            <w:spacing w:val="-6"/>
          </w:rPr>
          <w:delText xml:space="preserve"> </w:delText>
        </w:r>
        <w:r>
          <w:delText>physician</w:delText>
        </w:r>
        <w:r>
          <w:rPr>
            <w:spacing w:val="-7"/>
          </w:rPr>
          <w:delText xml:space="preserve"> </w:delText>
        </w:r>
        <w:r>
          <w:delText>trainees</w:delText>
        </w:r>
        <w:r>
          <w:rPr>
            <w:spacing w:val="-6"/>
          </w:rPr>
          <w:delText xml:space="preserve"> </w:delText>
        </w:r>
        <w:r>
          <w:delText>and</w:delText>
        </w:r>
        <w:r>
          <w:rPr>
            <w:spacing w:val="-7"/>
          </w:rPr>
          <w:delText xml:space="preserve"> </w:delText>
        </w:r>
        <w:r>
          <w:delText>current</w:delText>
        </w:r>
        <w:r>
          <w:rPr>
            <w:spacing w:val="-6"/>
          </w:rPr>
          <w:delText xml:space="preserve"> </w:delText>
        </w:r>
        <w:r>
          <w:delText xml:space="preserve">LLMs on clinical multiple choice QA, supported by the newly released </w:delText>
        </w:r>
        <w:r>
          <w:rPr>
            <w:i/>
          </w:rPr>
          <w:delText xml:space="preserve">MedPAIR </w:delText>
        </w:r>
        <w:r>
          <w:delText>dataset of 933 annotated items drawn from four public</w:delText>
        </w:r>
        <w:r>
          <w:rPr>
            <w:spacing w:val="-5"/>
          </w:rPr>
          <w:delText xml:space="preserve"> </w:delText>
        </w:r>
        <w:r>
          <w:delText>source</w:delText>
        </w:r>
        <w:r>
          <w:rPr>
            <w:spacing w:val="-5"/>
          </w:rPr>
          <w:delText xml:space="preserve"> </w:delText>
        </w:r>
        <w:r>
          <w:delText>datasets. We</w:delText>
        </w:r>
        <w:r>
          <w:rPr>
            <w:spacing w:val="-5"/>
          </w:rPr>
          <w:delText xml:space="preserve"> </w:delText>
        </w:r>
        <w:r>
          <w:delText>describe</w:delText>
        </w:r>
        <w:r>
          <w:rPr>
            <w:spacing w:val="-5"/>
          </w:rPr>
          <w:delText xml:space="preserve"> </w:delText>
        </w:r>
        <w:r>
          <w:delText>relevance</w:delText>
        </w:r>
        <w:r>
          <w:rPr>
            <w:spacing w:val="-5"/>
          </w:rPr>
          <w:delText xml:space="preserve"> </w:delText>
        </w:r>
        <w:r>
          <w:delText>pairs</w:delText>
        </w:r>
        <w:r>
          <w:rPr>
            <w:spacing w:val="-5"/>
          </w:rPr>
          <w:delText xml:space="preserve"> </w:delText>
        </w:r>
        <w:r>
          <w:delText>as</w:delText>
        </w:r>
        <w:r>
          <w:rPr>
            <w:spacing w:val="-5"/>
          </w:rPr>
          <w:delText xml:space="preserve"> </w:delText>
        </w:r>
        <w:r>
          <w:delText>a</w:delText>
        </w:r>
        <w:r>
          <w:rPr>
            <w:spacing w:val="-5"/>
          </w:rPr>
          <w:delText xml:space="preserve"> </w:delText>
        </w:r>
        <w:r>
          <w:delText>way</w:delText>
        </w:r>
        <w:r>
          <w:rPr>
            <w:spacing w:val="-5"/>
          </w:rPr>
          <w:delText xml:space="preserve"> </w:delText>
        </w:r>
        <w:r>
          <w:delText>to</w:delText>
        </w:r>
        <w:r>
          <w:rPr>
            <w:spacing w:val="-5"/>
          </w:rPr>
          <w:delText xml:space="preserve"> </w:delText>
        </w:r>
        <w:r>
          <w:delText>ask</w:delText>
        </w:r>
        <w:r>
          <w:rPr>
            <w:spacing w:val="-5"/>
          </w:rPr>
          <w:delText xml:space="preserve"> </w:delText>
        </w:r>
        <w:r>
          <w:delText>which</w:delText>
        </w:r>
        <w:r>
          <w:rPr>
            <w:spacing w:val="-5"/>
          </w:rPr>
          <w:delText xml:space="preserve"> </w:delText>
        </w:r>
        <w:r>
          <w:delText>parts</w:delText>
        </w:r>
        <w:r>
          <w:rPr>
            <w:spacing w:val="-5"/>
          </w:rPr>
          <w:delText xml:space="preserve"> </w:delText>
        </w:r>
        <w:r>
          <w:delText>of</w:delText>
        </w:r>
        <w:r>
          <w:rPr>
            <w:spacing w:val="-5"/>
          </w:rPr>
          <w:delText xml:space="preserve"> </w:delText>
        </w:r>
        <w:r>
          <w:delText>a</w:delText>
        </w:r>
        <w:r>
          <w:rPr>
            <w:spacing w:val="-5"/>
          </w:rPr>
          <w:delText xml:space="preserve"> </w:delText>
        </w:r>
        <w:r>
          <w:delText>case</w:delText>
        </w:r>
        <w:r>
          <w:rPr>
            <w:spacing w:val="-5"/>
          </w:rPr>
          <w:delText xml:space="preserve"> </w:delText>
        </w:r>
        <w:r>
          <w:delText>each</w:delText>
        </w:r>
        <w:r>
          <w:rPr>
            <w:spacing w:val="-5"/>
          </w:rPr>
          <w:delText xml:space="preserve"> </w:delText>
        </w:r>
        <w:r>
          <w:delText>source</w:delText>
        </w:r>
        <w:r>
          <w:rPr>
            <w:spacing w:val="-5"/>
          </w:rPr>
          <w:delText xml:space="preserve"> </w:delText>
        </w:r>
        <w:r>
          <w:delText>treats</w:delText>
        </w:r>
        <w:r>
          <w:rPr>
            <w:spacing w:val="-5"/>
          </w:rPr>
          <w:delText xml:space="preserve"> </w:delText>
        </w:r>
        <w:r>
          <w:delText>as</w:delText>
        </w:r>
        <w:r>
          <w:rPr>
            <w:spacing w:val="-5"/>
          </w:rPr>
          <w:delText xml:space="preserve"> </w:delText>
        </w:r>
        <w:r>
          <w:delText>central,</w:delText>
        </w:r>
        <w:r>
          <w:rPr>
            <w:spacing w:val="-5"/>
          </w:rPr>
          <w:delText xml:space="preserve"> </w:delText>
        </w:r>
        <w:r>
          <w:delText>and</w:delText>
        </w:r>
        <w:r>
          <w:rPr>
            <w:spacing w:val="-5"/>
          </w:rPr>
          <w:delText xml:space="preserve"> </w:delText>
        </w:r>
        <w:r>
          <w:delText>we use</w:delText>
        </w:r>
        <w:r>
          <w:rPr>
            <w:spacing w:val="-13"/>
          </w:rPr>
          <w:delText xml:space="preserve"> </w:delText>
        </w:r>
        <w:r>
          <w:delText>these</w:delText>
        </w:r>
        <w:r>
          <w:rPr>
            <w:spacing w:val="-12"/>
          </w:rPr>
          <w:delText xml:space="preserve"> </w:delText>
        </w:r>
        <w:r>
          <w:delText>pairs</w:delText>
        </w:r>
        <w:r>
          <w:rPr>
            <w:spacing w:val="-13"/>
          </w:rPr>
          <w:delText xml:space="preserve"> </w:delText>
        </w:r>
        <w:r>
          <w:delText>to</w:delText>
        </w:r>
        <w:r>
          <w:rPr>
            <w:spacing w:val="-12"/>
          </w:rPr>
          <w:delText xml:space="preserve"> </w:delText>
        </w:r>
        <w:r>
          <w:delText>flag</w:delText>
        </w:r>
        <w:r>
          <w:rPr>
            <w:spacing w:val="-13"/>
          </w:rPr>
          <w:delText xml:space="preserve"> </w:delText>
        </w:r>
        <w:r>
          <w:delText>systematic</w:delText>
        </w:r>
        <w:r>
          <w:rPr>
            <w:spacing w:val="-12"/>
          </w:rPr>
          <w:delText xml:space="preserve"> </w:delText>
        </w:r>
        <w:r>
          <w:delText>mismatches</w:delText>
        </w:r>
        <w:r>
          <w:rPr>
            <w:spacing w:val="-13"/>
          </w:rPr>
          <w:delText xml:space="preserve"> </w:delText>
        </w:r>
        <w:r>
          <w:delText>in</w:delText>
        </w:r>
        <w:r>
          <w:rPr>
            <w:spacing w:val="-12"/>
          </w:rPr>
          <w:delText xml:space="preserve"> </w:delText>
        </w:r>
        <w:r>
          <w:delText>how</w:delText>
        </w:r>
        <w:r>
          <w:rPr>
            <w:spacing w:val="-13"/>
          </w:rPr>
          <w:delText xml:space="preserve"> </w:delText>
        </w:r>
        <w:r>
          <w:delText>LLMs</w:delText>
        </w:r>
        <w:r>
          <w:rPr>
            <w:spacing w:val="-12"/>
          </w:rPr>
          <w:delText xml:space="preserve"> </w:delText>
        </w:r>
        <w:r>
          <w:delText>process</w:delText>
        </w:r>
        <w:r>
          <w:rPr>
            <w:spacing w:val="-13"/>
          </w:rPr>
          <w:delText xml:space="preserve"> </w:delText>
        </w:r>
        <w:r>
          <w:delText>patient</w:delText>
        </w:r>
        <w:r>
          <w:rPr>
            <w:spacing w:val="-12"/>
          </w:rPr>
          <w:delText xml:space="preserve"> </w:delText>
        </w:r>
        <w:r>
          <w:delText>context.</w:delText>
        </w:r>
        <w:r>
          <w:rPr>
            <w:spacing w:val="-4"/>
          </w:rPr>
          <w:delText xml:space="preserve"> </w:delText>
        </w:r>
        <w:r>
          <w:delText>Restricting</w:delText>
        </w:r>
        <w:r>
          <w:rPr>
            <w:spacing w:val="-13"/>
          </w:rPr>
          <w:delText xml:space="preserve"> </w:delText>
        </w:r>
        <w:r>
          <w:delText>each</w:delText>
        </w:r>
        <w:r>
          <w:rPr>
            <w:spacing w:val="-12"/>
          </w:rPr>
          <w:delText xml:space="preserve"> </w:delText>
        </w:r>
        <w:r>
          <w:delText>LLM</w:delText>
        </w:r>
        <w:r>
          <w:rPr>
            <w:spacing w:val="-13"/>
          </w:rPr>
          <w:delText xml:space="preserve"> </w:delText>
        </w:r>
        <w:r>
          <w:delText>to</w:delText>
        </w:r>
        <w:r>
          <w:rPr>
            <w:spacing w:val="-12"/>
          </w:rPr>
          <w:delText xml:space="preserve"> </w:delText>
        </w:r>
        <w:r>
          <w:delText>the</w:delText>
        </w:r>
        <w:r>
          <w:rPr>
            <w:spacing w:val="-13"/>
          </w:rPr>
          <w:delText xml:space="preserve"> </w:delText>
        </w:r>
        <w:r>
          <w:delText>sentences</w:delText>
        </w:r>
        <w:r>
          <w:rPr>
            <w:spacing w:val="-12"/>
          </w:rPr>
          <w:delText xml:space="preserve"> </w:delText>
        </w:r>
        <w:r>
          <w:delText xml:space="preserve">that physician trainees marked as highly relevant produced consistent directional accuracy gains, while the residual </w:delText>
        </w:r>
        <w:r>
          <w:rPr>
            <w:rFonts w:ascii="Courier New"/>
          </w:rPr>
          <w:delText>Spurious Rate</w:delText>
        </w:r>
        <w:r>
          <w:rPr>
            <w:rFonts w:ascii="Courier New"/>
            <w:spacing w:val="-30"/>
          </w:rPr>
          <w:delText xml:space="preserve"> </w:delText>
        </w:r>
        <w:r>
          <w:delText>identifies</w:delText>
        </w:r>
        <w:r>
          <w:rPr>
            <w:spacing w:val="-13"/>
          </w:rPr>
          <w:delText xml:space="preserve"> </w:delText>
        </w:r>
        <w:r>
          <w:delText>cases</w:delText>
        </w:r>
        <w:r>
          <w:rPr>
            <w:spacing w:val="-11"/>
          </w:rPr>
          <w:delText xml:space="preserve"> </w:delText>
        </w:r>
        <w:r>
          <w:delText>in which originally correct answers are sensitive to this restriction.</w:delText>
        </w:r>
        <w:r>
          <w:rPr>
            <w:spacing w:val="22"/>
          </w:rPr>
          <w:delText xml:space="preserve"> </w:delText>
        </w:r>
        <w:r>
          <w:delText xml:space="preserve">Taken with the limitations above, our findings characterize how LLMs attend to clinical inputs today, and the </w:delText>
        </w:r>
        <w:r>
          <w:rPr>
            <w:i/>
          </w:rPr>
          <w:delText xml:space="preserve">MedPAIR </w:delText>
        </w:r>
        <w:r>
          <w:delText xml:space="preserve">dataset is released so that subsequent </w:delText>
        </w:r>
        <w:bookmarkStart w:id="1110" w:name="Methods"/>
        <w:bookmarkEnd w:id="1110"/>
        <w:r>
          <w:delText>empirical work can extend these analyses rather than as a standalone measure of clinical readiness.</w:delText>
        </w:r>
      </w:del>
    </w:p>
    <w:p w14:paraId="38B92DF6" w14:textId="77777777" w:rsidR="00A40DB8" w:rsidRDefault="00A40DB8">
      <w:pPr>
        <w:pStyle w:val="BodyText"/>
        <w:spacing w:before="107"/>
      </w:pPr>
    </w:p>
    <w:p w14:paraId="33250B0A" w14:textId="77777777" w:rsidR="00A40DB8" w:rsidRDefault="00096600">
      <w:pPr>
        <w:pStyle w:val="Heading1"/>
        <w:numPr>
          <w:ilvl w:val="0"/>
          <w:numId w:val="6"/>
        </w:numPr>
        <w:tabs>
          <w:tab w:val="left" w:pos="305"/>
        </w:tabs>
        <w:ind w:left="305" w:hanging="252"/>
        <w:jc w:val="both"/>
      </w:pPr>
      <w:r>
        <w:rPr>
          <w:spacing w:val="-2"/>
        </w:rPr>
        <w:t>Methods</w:t>
      </w:r>
    </w:p>
    <w:p w14:paraId="2F253BDA" w14:textId="77777777" w:rsidR="00A40DB8" w:rsidRDefault="00096600">
      <w:pPr>
        <w:pStyle w:val="Heading2"/>
        <w:numPr>
          <w:ilvl w:val="1"/>
          <w:numId w:val="6"/>
        </w:numPr>
        <w:tabs>
          <w:tab w:val="left" w:pos="429"/>
        </w:tabs>
        <w:spacing w:before="145"/>
        <w:ind w:left="429" w:hanging="376"/>
      </w:pPr>
      <w:bookmarkStart w:id="1111" w:name="Expert_Data_Annotation"/>
      <w:bookmarkEnd w:id="1111"/>
      <w:r>
        <w:t>Expert</w:t>
      </w:r>
      <w:r>
        <w:rPr>
          <w:spacing w:val="-5"/>
        </w:rPr>
        <w:t xml:space="preserve"> </w:t>
      </w:r>
      <w:r>
        <w:t>Data</w:t>
      </w:r>
      <w:r>
        <w:rPr>
          <w:spacing w:val="-5"/>
        </w:rPr>
        <w:t xml:space="preserve"> </w:t>
      </w:r>
      <w:r>
        <w:rPr>
          <w:spacing w:val="-2"/>
        </w:rPr>
        <w:t>Annotation</w:t>
      </w:r>
    </w:p>
    <w:p w14:paraId="4275DD08" w14:textId="790834A7" w:rsidR="00A40DB8" w:rsidRDefault="00096600">
      <w:pPr>
        <w:pStyle w:val="BodyText"/>
        <w:spacing w:before="23" w:line="244" w:lineRule="auto"/>
        <w:ind w:left="53" w:right="411" w:hanging="10"/>
        <w:jc w:val="both"/>
      </w:pPr>
      <w:r>
        <w:rPr>
          <w:spacing w:val="-4"/>
        </w:rPr>
        <w:t xml:space="preserve">We </w:t>
      </w:r>
      <w:del w:id="1112" w:author="Saleh Kalantari" w:date="2026-04-28T12:46:00Z" w16du:dateUtc="2026-04-28T10:46:00Z">
        <w:r>
          <w:rPr>
            <w:spacing w:val="-4"/>
          </w:rPr>
          <w:delText>partner</w:delText>
        </w:r>
      </w:del>
      <w:ins w:id="1113" w:author="Saleh Kalantari" w:date="2026-04-28T12:46:00Z" w16du:dateUtc="2026-04-28T10:46:00Z">
        <w:r>
          <w:rPr>
            <w:spacing w:val="-4"/>
          </w:rPr>
          <w:t>partner</w:t>
        </w:r>
        <w:r w:rsidR="004B239F">
          <w:rPr>
            <w:spacing w:val="-4"/>
          </w:rPr>
          <w:t>ed</w:t>
        </w:r>
      </w:ins>
      <w:r>
        <w:rPr>
          <w:spacing w:val="-4"/>
        </w:rPr>
        <w:t xml:space="preserve"> with Centaur Labs (</w:t>
      </w:r>
      <w:hyperlink r:id="rId51">
        <w:r w:rsidR="00A40DB8">
          <w:rPr>
            <w:rFonts w:ascii="Courier New"/>
            <w:color w:val="0000FF"/>
            <w:spacing w:val="-4"/>
          </w:rPr>
          <w:t>https://centaur.ai</w:t>
        </w:r>
      </w:hyperlink>
      <w:r>
        <w:rPr>
          <w:spacing w:val="-4"/>
        </w:rPr>
        <w:t xml:space="preserve">) to employ board-certified physicians and physician trainees (medical </w:t>
      </w:r>
      <w:r>
        <w:t>students</w:t>
      </w:r>
      <w:r>
        <w:rPr>
          <w:spacing w:val="-8"/>
        </w:rPr>
        <w:t xml:space="preserve"> </w:t>
      </w:r>
      <w:r>
        <w:t>or</w:t>
      </w:r>
      <w:r>
        <w:rPr>
          <w:spacing w:val="-8"/>
        </w:rPr>
        <w:t xml:space="preserve"> </w:t>
      </w:r>
      <w:r>
        <w:t>higher</w:t>
      </w:r>
      <w:r>
        <w:rPr>
          <w:spacing w:val="-8"/>
        </w:rPr>
        <w:t xml:space="preserve"> </w:t>
      </w:r>
      <w:r>
        <w:t>qualifications)</w:t>
      </w:r>
      <w:r>
        <w:rPr>
          <w:spacing w:val="-8"/>
        </w:rPr>
        <w:t xml:space="preserve"> </w:t>
      </w:r>
      <w:ins w:id="1114" w:author="Saleh Kalantari" w:date="2026-04-28T12:46:00Z" w16du:dateUtc="2026-04-28T10:46:00Z">
        <w:r w:rsidR="004B239F">
          <w:rPr>
            <w:spacing w:val="-8"/>
          </w:rPr>
          <w:t xml:space="preserve">to </w:t>
        </w:r>
      </w:ins>
      <w:r>
        <w:t>annotate</w:t>
      </w:r>
      <w:r>
        <w:rPr>
          <w:spacing w:val="-8"/>
        </w:rPr>
        <w:t xml:space="preserve"> </w:t>
      </w:r>
      <w:r>
        <w:t>the</w:t>
      </w:r>
      <w:r>
        <w:rPr>
          <w:spacing w:val="-8"/>
        </w:rPr>
        <w:t xml:space="preserve"> </w:t>
      </w:r>
      <w:r>
        <w:t>QA</w:t>
      </w:r>
      <w:r>
        <w:rPr>
          <w:spacing w:val="-8"/>
        </w:rPr>
        <w:t xml:space="preserve"> </w:t>
      </w:r>
      <w:r>
        <w:t xml:space="preserve">pairs. </w:t>
      </w:r>
      <w:commentRangeStart w:id="1115"/>
      <w:r>
        <w:t>Physician</w:t>
      </w:r>
      <w:r>
        <w:rPr>
          <w:spacing w:val="-8"/>
        </w:rPr>
        <w:t xml:space="preserve"> </w:t>
      </w:r>
      <w:r>
        <w:t>trainees</w:t>
      </w:r>
      <w:r>
        <w:rPr>
          <w:spacing w:val="-8"/>
        </w:rPr>
        <w:t xml:space="preserve"> </w:t>
      </w:r>
      <w:del w:id="1116" w:author="Saleh Kalantari" w:date="2026-04-28T12:46:00Z" w16du:dateUtc="2026-04-28T10:46:00Z">
        <w:r>
          <w:delText>are</w:delText>
        </w:r>
      </w:del>
      <w:ins w:id="1117" w:author="Saleh Kalantari" w:date="2026-04-28T12:46:00Z" w16du:dateUtc="2026-04-28T10:46:00Z">
        <w:r w:rsidR="004B239F">
          <w:t>were</w:t>
        </w:r>
      </w:ins>
      <w:r>
        <w:rPr>
          <w:spacing w:val="-8"/>
        </w:rPr>
        <w:t xml:space="preserve"> </w:t>
      </w:r>
      <w:r>
        <w:t>chosen</w:t>
      </w:r>
      <w:r>
        <w:rPr>
          <w:spacing w:val="-8"/>
        </w:rPr>
        <w:t xml:space="preserve"> </w:t>
      </w:r>
      <w:r>
        <w:t>for</w:t>
      </w:r>
      <w:r>
        <w:rPr>
          <w:spacing w:val="-8"/>
        </w:rPr>
        <w:t xml:space="preserve"> </w:t>
      </w:r>
      <w:r>
        <w:t>their</w:t>
      </w:r>
      <w:r>
        <w:rPr>
          <w:spacing w:val="-8"/>
        </w:rPr>
        <w:t xml:space="preserve"> </w:t>
      </w:r>
      <w:r>
        <w:t>familiarity</w:t>
      </w:r>
      <w:r>
        <w:rPr>
          <w:spacing w:val="-8"/>
        </w:rPr>
        <w:t xml:space="preserve"> </w:t>
      </w:r>
      <w:r>
        <w:t>with</w:t>
      </w:r>
      <w:r>
        <w:rPr>
          <w:spacing w:val="-8"/>
        </w:rPr>
        <w:t xml:space="preserve"> </w:t>
      </w:r>
      <w:r>
        <w:t>medical</w:t>
      </w:r>
      <w:r>
        <w:rPr>
          <w:spacing w:val="-8"/>
        </w:rPr>
        <w:t xml:space="preserve"> </w:t>
      </w:r>
      <w:r>
        <w:t>exam preparation,</w:t>
      </w:r>
      <w:r>
        <w:rPr>
          <w:spacing w:val="-3"/>
        </w:rPr>
        <w:t xml:space="preserve"> </w:t>
      </w:r>
      <w:r>
        <w:t>as</w:t>
      </w:r>
      <w:r>
        <w:rPr>
          <w:spacing w:val="-3"/>
        </w:rPr>
        <w:t xml:space="preserve"> </w:t>
      </w:r>
      <w:r>
        <w:t>these</w:t>
      </w:r>
      <w:r>
        <w:rPr>
          <w:spacing w:val="-3"/>
        </w:rPr>
        <w:t xml:space="preserve"> </w:t>
      </w:r>
      <w:r>
        <w:t>questions</w:t>
      </w:r>
      <w:r>
        <w:rPr>
          <w:spacing w:val="-3"/>
        </w:rPr>
        <w:t xml:space="preserve"> </w:t>
      </w:r>
      <w:r>
        <w:t>are</w:t>
      </w:r>
      <w:r>
        <w:rPr>
          <w:spacing w:val="-3"/>
        </w:rPr>
        <w:t xml:space="preserve"> </w:t>
      </w:r>
      <w:r>
        <w:t>primarily</w:t>
      </w:r>
      <w:r>
        <w:rPr>
          <w:spacing w:val="-3"/>
        </w:rPr>
        <w:t xml:space="preserve"> </w:t>
      </w:r>
      <w:r>
        <w:t>designed</w:t>
      </w:r>
      <w:r>
        <w:rPr>
          <w:spacing w:val="-3"/>
        </w:rPr>
        <w:t xml:space="preserve"> </w:t>
      </w:r>
      <w:r>
        <w:t>for</w:t>
      </w:r>
      <w:r>
        <w:rPr>
          <w:spacing w:val="-3"/>
        </w:rPr>
        <w:t xml:space="preserve"> </w:t>
      </w:r>
      <w:r>
        <w:t>medical</w:t>
      </w:r>
      <w:r>
        <w:rPr>
          <w:spacing w:val="-3"/>
        </w:rPr>
        <w:t xml:space="preserve"> </w:t>
      </w:r>
      <w:r>
        <w:t>stude</w:t>
      </w:r>
      <w:commentRangeEnd w:id="1115"/>
      <w:r w:rsidR="003E3730">
        <w:rPr>
          <w:rStyle w:val="CommentReference"/>
          <w:sz w:val="20"/>
          <w:szCs w:val="20"/>
        </w:rPr>
        <w:commentReference w:id="1115"/>
      </w:r>
      <w:r>
        <w:t xml:space="preserve">nts. </w:t>
      </w:r>
      <w:del w:id="1118" w:author="Saleh Kalantari" w:date="2026-04-28T12:46:00Z" w16du:dateUtc="2026-04-28T10:46:00Z">
        <w:r>
          <w:delText>The</w:delText>
        </w:r>
        <w:r>
          <w:rPr>
            <w:spacing w:val="-3"/>
          </w:rPr>
          <w:delText xml:space="preserve"> </w:delText>
        </w:r>
        <w:r>
          <w:delText>demographic</w:delText>
        </w:r>
      </w:del>
      <w:ins w:id="1119" w:author="Saleh Kalantari" w:date="2026-04-28T12:46:00Z" w16du:dateUtc="2026-04-28T10:46:00Z">
        <w:r w:rsidR="003E3730">
          <w:t>D</w:t>
        </w:r>
        <w:r>
          <w:t>emographic</w:t>
        </w:r>
      </w:ins>
      <w:r>
        <w:rPr>
          <w:spacing w:val="-3"/>
        </w:rPr>
        <w:t xml:space="preserve"> </w:t>
      </w:r>
      <w:r>
        <w:t>information</w:t>
      </w:r>
      <w:ins w:id="1120" w:author="Saleh Kalantari" w:date="2026-04-28T12:46:00Z" w16du:dateUtc="2026-04-28T10:46:00Z">
        <w:r w:rsidR="003E3730">
          <w:t xml:space="preserve"> for the participants</w:t>
        </w:r>
      </w:ins>
      <w:r>
        <w:rPr>
          <w:spacing w:val="-3"/>
        </w:rPr>
        <w:t xml:space="preserve"> </w:t>
      </w:r>
      <w:r>
        <w:t>is</w:t>
      </w:r>
      <w:r>
        <w:rPr>
          <w:spacing w:val="-3"/>
        </w:rPr>
        <w:t xml:space="preserve"> </w:t>
      </w:r>
      <w:r>
        <w:t>presented</w:t>
      </w:r>
      <w:r>
        <w:rPr>
          <w:spacing w:val="-3"/>
        </w:rPr>
        <w:t xml:space="preserve"> </w:t>
      </w:r>
      <w:r>
        <w:t>in</w:t>
      </w:r>
      <w:r>
        <w:rPr>
          <w:spacing w:val="-3"/>
        </w:rPr>
        <w:t xml:space="preserve"> </w:t>
      </w:r>
      <w:r>
        <w:t>the Supplementary Information.</w:t>
      </w:r>
    </w:p>
    <w:p w14:paraId="3EAD56A5" w14:textId="6631706D" w:rsidR="00A40DB8" w:rsidRDefault="00096600">
      <w:pPr>
        <w:pStyle w:val="BodyText"/>
        <w:spacing w:before="14" w:line="249" w:lineRule="auto"/>
        <w:ind w:left="53" w:right="395" w:firstLine="298"/>
        <w:jc w:val="both"/>
      </w:pPr>
      <w:r>
        <w:t>A</w:t>
      </w:r>
      <w:r>
        <w:rPr>
          <w:spacing w:val="-5"/>
        </w:rPr>
        <w:t xml:space="preserve"> </w:t>
      </w:r>
      <w:r>
        <w:t>total</w:t>
      </w:r>
      <w:r>
        <w:rPr>
          <w:spacing w:val="-5"/>
        </w:rPr>
        <w:t xml:space="preserve"> </w:t>
      </w:r>
      <w:r>
        <w:t>of</w:t>
      </w:r>
      <w:r>
        <w:rPr>
          <w:spacing w:val="-5"/>
        </w:rPr>
        <w:t xml:space="preserve"> </w:t>
      </w:r>
      <w:r>
        <w:t>52</w:t>
      </w:r>
      <w:r>
        <w:rPr>
          <w:spacing w:val="-5"/>
        </w:rPr>
        <w:t xml:space="preserve"> </w:t>
      </w:r>
      <w:r>
        <w:t>physician</w:t>
      </w:r>
      <w:r>
        <w:rPr>
          <w:spacing w:val="-5"/>
        </w:rPr>
        <w:t xml:space="preserve"> </w:t>
      </w:r>
      <w:r>
        <w:t>trainees</w:t>
      </w:r>
      <w:r>
        <w:rPr>
          <w:spacing w:val="-5"/>
        </w:rPr>
        <w:t xml:space="preserve"> </w:t>
      </w:r>
      <w:r>
        <w:t>participated</w:t>
      </w:r>
      <w:r>
        <w:rPr>
          <w:spacing w:val="-5"/>
        </w:rPr>
        <w:t xml:space="preserve"> </w:t>
      </w:r>
      <w:r>
        <w:t>(</w:t>
      </w:r>
      <w:ins w:id="1121" w:author="Saleh Kalantari" w:date="2026-04-28T12:46:00Z" w16du:dateUtc="2026-04-28T10:46:00Z">
        <w:r>
          <w:t>26.9</w:t>
        </w:r>
        <w:r w:rsidR="006B7371">
          <w:t xml:space="preserve"> years </w:t>
        </w:r>
      </w:ins>
      <w:r w:rsidR="006B7371">
        <w:t>mean</w:t>
      </w:r>
      <w:r w:rsidR="006B7371">
        <w:rPr>
          <w:rPrChange w:id="1122" w:author="Saleh Kalantari" w:date="2026-04-28T12:46:00Z" w16du:dateUtc="2026-04-28T10:46:00Z">
            <w:rPr>
              <w:spacing w:val="-5"/>
            </w:rPr>
          </w:rPrChange>
        </w:rPr>
        <w:t xml:space="preserve"> </w:t>
      </w:r>
      <w:r w:rsidR="006B7371">
        <w:t>age</w:t>
      </w:r>
      <w:del w:id="1123" w:author="Saleh Kalantari" w:date="2026-04-28T12:46:00Z" w16du:dateUtc="2026-04-28T10:46:00Z">
        <w:r>
          <w:delText>: 26.9</w:delText>
        </w:r>
      </w:del>
      <w:r>
        <w:t>),</w:t>
      </w:r>
      <w:r>
        <w:rPr>
          <w:spacing w:val="-5"/>
        </w:rPr>
        <w:t xml:space="preserve"> </w:t>
      </w:r>
      <w:r>
        <w:t>with</w:t>
      </w:r>
      <w:r>
        <w:rPr>
          <w:spacing w:val="-5"/>
        </w:rPr>
        <w:t xml:space="preserve"> </w:t>
      </w:r>
      <w:r>
        <w:t>77.3%</w:t>
      </w:r>
      <w:r>
        <w:rPr>
          <w:spacing w:val="-5"/>
        </w:rPr>
        <w:t xml:space="preserve"> </w:t>
      </w:r>
      <w:commentRangeStart w:id="1124"/>
      <w:r>
        <w:t>at</w:t>
      </w:r>
      <w:r>
        <w:rPr>
          <w:spacing w:val="-5"/>
        </w:rPr>
        <w:t xml:space="preserve"> </w:t>
      </w:r>
      <w:r>
        <w:t>the</w:t>
      </w:r>
      <w:r>
        <w:rPr>
          <w:spacing w:val="-5"/>
        </w:rPr>
        <w:t xml:space="preserve"> </w:t>
      </w:r>
      <w:r>
        <w:t>advanced</w:t>
      </w:r>
      <w:r>
        <w:rPr>
          <w:spacing w:val="-5"/>
        </w:rPr>
        <w:t xml:space="preserve"> </w:t>
      </w:r>
      <w:r>
        <w:t>training</w:t>
      </w:r>
      <w:r>
        <w:rPr>
          <w:spacing w:val="-5"/>
        </w:rPr>
        <w:t xml:space="preserve"> </w:t>
      </w:r>
      <w:r>
        <w:t>level</w:t>
      </w:r>
      <w:del w:id="1125" w:author="Saleh Kalantari" w:date="2026-04-28T12:46:00Z" w16du:dateUtc="2026-04-28T10:46:00Z">
        <w:r>
          <w:rPr>
            <w:spacing w:val="-5"/>
          </w:rPr>
          <w:delText xml:space="preserve"> </w:delText>
        </w:r>
        <w:r>
          <w:delText>and</w:delText>
        </w:r>
      </w:del>
      <w:ins w:id="1126" w:author="Saleh Kalantari" w:date="2026-04-28T12:46:00Z" w16du:dateUtc="2026-04-28T10:46:00Z">
        <w:r w:rsidR="00F04F65">
          <w:t>.</w:t>
        </w:r>
        <w:commentRangeEnd w:id="1124"/>
        <w:r w:rsidR="00F04F65">
          <w:rPr>
            <w:rStyle w:val="CommentReference"/>
            <w:spacing w:val="-5"/>
            <w:sz w:val="20"/>
            <w:szCs w:val="20"/>
          </w:rPr>
          <w:commentReference w:id="1124"/>
        </w:r>
        <w:r>
          <w:rPr>
            <w:spacing w:val="-5"/>
          </w:rPr>
          <w:t xml:space="preserve"> </w:t>
        </w:r>
        <w:r w:rsidR="00F04F65">
          <w:rPr>
            <w:spacing w:val="-5"/>
          </w:rPr>
          <w:t>Among these participants,</w:t>
        </w:r>
      </w:ins>
      <w:r>
        <w:rPr>
          <w:spacing w:val="-5"/>
        </w:rPr>
        <w:t xml:space="preserve"> </w:t>
      </w:r>
      <w:r>
        <w:t>67.4%</w:t>
      </w:r>
      <w:r>
        <w:rPr>
          <w:spacing w:val="-5"/>
        </w:rPr>
        <w:t xml:space="preserve"> </w:t>
      </w:r>
      <w:r>
        <w:t>of</w:t>
      </w:r>
      <w:r>
        <w:rPr>
          <w:spacing w:val="-5"/>
        </w:rPr>
        <w:t xml:space="preserve"> </w:t>
      </w:r>
      <w:r>
        <w:t>the labelers</w:t>
      </w:r>
      <w:r>
        <w:rPr>
          <w:spacing w:val="-7"/>
        </w:rPr>
        <w:t xml:space="preserve"> </w:t>
      </w:r>
      <w:r>
        <w:t>had</w:t>
      </w:r>
      <w:r>
        <w:rPr>
          <w:spacing w:val="-7"/>
        </w:rPr>
        <w:t xml:space="preserve"> </w:t>
      </w:r>
      <w:r>
        <w:t>passed</w:t>
      </w:r>
      <w:r>
        <w:rPr>
          <w:spacing w:val="-7"/>
        </w:rPr>
        <w:t xml:space="preserve"> </w:t>
      </w:r>
      <w:r>
        <w:t>the</w:t>
      </w:r>
      <w:r>
        <w:rPr>
          <w:spacing w:val="-7"/>
        </w:rPr>
        <w:t xml:space="preserve"> </w:t>
      </w:r>
      <w:r>
        <w:t>United</w:t>
      </w:r>
      <w:r>
        <w:rPr>
          <w:spacing w:val="-7"/>
        </w:rPr>
        <w:t xml:space="preserve"> </w:t>
      </w:r>
      <w:r>
        <w:t>States</w:t>
      </w:r>
      <w:r>
        <w:rPr>
          <w:spacing w:val="-7"/>
        </w:rPr>
        <w:t xml:space="preserve"> </w:t>
      </w:r>
      <w:r>
        <w:t>Medical</w:t>
      </w:r>
      <w:r>
        <w:rPr>
          <w:spacing w:val="-7"/>
        </w:rPr>
        <w:t xml:space="preserve"> </w:t>
      </w:r>
      <w:r>
        <w:t>Licensing</w:t>
      </w:r>
      <w:r>
        <w:rPr>
          <w:spacing w:val="-7"/>
        </w:rPr>
        <w:t xml:space="preserve"> </w:t>
      </w:r>
      <w:r>
        <w:t>Examination</w:t>
      </w:r>
      <w:r>
        <w:rPr>
          <w:spacing w:val="-7"/>
        </w:rPr>
        <w:t xml:space="preserve"> </w:t>
      </w:r>
      <w:r>
        <w:t>(USMLE)</w:t>
      </w:r>
      <w:r>
        <w:rPr>
          <w:spacing w:val="-7"/>
        </w:rPr>
        <w:t xml:space="preserve"> </w:t>
      </w:r>
      <w:r>
        <w:t>Step</w:t>
      </w:r>
      <w:r>
        <w:rPr>
          <w:spacing w:val="-7"/>
        </w:rPr>
        <w:t xml:space="preserve"> </w:t>
      </w:r>
      <w:r>
        <w:t>1</w:t>
      </w:r>
      <w:r>
        <w:rPr>
          <w:spacing w:val="-7"/>
        </w:rPr>
        <w:t xml:space="preserve"> </w:t>
      </w:r>
      <w:r>
        <w:t>Exam. Notably,</w:t>
      </w:r>
      <w:r>
        <w:rPr>
          <w:spacing w:val="-7"/>
        </w:rPr>
        <w:t xml:space="preserve"> </w:t>
      </w:r>
      <w:r>
        <w:t>half</w:t>
      </w:r>
      <w:r>
        <w:rPr>
          <w:spacing w:val="-7"/>
        </w:rPr>
        <w:t xml:space="preserve"> </w:t>
      </w:r>
      <w:r>
        <w:t>of</w:t>
      </w:r>
      <w:r>
        <w:rPr>
          <w:spacing w:val="-7"/>
        </w:rPr>
        <w:t xml:space="preserve"> </w:t>
      </w:r>
      <w:r>
        <w:t>them</w:t>
      </w:r>
      <w:r>
        <w:rPr>
          <w:spacing w:val="-7"/>
        </w:rPr>
        <w:t xml:space="preserve"> </w:t>
      </w:r>
      <w:r>
        <w:t>reported familiarity</w:t>
      </w:r>
      <w:r>
        <w:rPr>
          <w:spacing w:val="-11"/>
        </w:rPr>
        <w:t xml:space="preserve"> </w:t>
      </w:r>
      <w:r>
        <w:t>with</w:t>
      </w:r>
      <w:r>
        <w:rPr>
          <w:spacing w:val="-11"/>
        </w:rPr>
        <w:t xml:space="preserve"> </w:t>
      </w:r>
      <w:r>
        <w:t>using</w:t>
      </w:r>
      <w:r>
        <w:rPr>
          <w:spacing w:val="-11"/>
        </w:rPr>
        <w:t xml:space="preserve"> </w:t>
      </w:r>
      <w:r>
        <w:t>LLMs</w:t>
      </w:r>
      <w:r>
        <w:rPr>
          <w:spacing w:val="-11"/>
        </w:rPr>
        <w:t xml:space="preserve"> </w:t>
      </w:r>
      <w:r>
        <w:t>in</w:t>
      </w:r>
      <w:r>
        <w:rPr>
          <w:spacing w:val="-12"/>
        </w:rPr>
        <w:t xml:space="preserve"> </w:t>
      </w:r>
      <w:r>
        <w:t>clinical</w:t>
      </w:r>
      <w:r>
        <w:rPr>
          <w:spacing w:val="-11"/>
        </w:rPr>
        <w:t xml:space="preserve"> </w:t>
      </w:r>
      <w:r>
        <w:t>contexts,</w:t>
      </w:r>
      <w:r>
        <w:rPr>
          <w:spacing w:val="-11"/>
        </w:rPr>
        <w:t xml:space="preserve"> </w:t>
      </w:r>
      <w:r>
        <w:t>such</w:t>
      </w:r>
      <w:r>
        <w:rPr>
          <w:spacing w:val="-11"/>
        </w:rPr>
        <w:t xml:space="preserve"> </w:t>
      </w:r>
      <w:r>
        <w:t>as</w:t>
      </w:r>
      <w:r>
        <w:rPr>
          <w:spacing w:val="-11"/>
        </w:rPr>
        <w:t xml:space="preserve"> </w:t>
      </w:r>
      <w:r>
        <w:t>integrating</w:t>
      </w:r>
      <w:r>
        <w:rPr>
          <w:spacing w:val="-11"/>
        </w:rPr>
        <w:t xml:space="preserve"> </w:t>
      </w:r>
      <w:ins w:id="1127" w:author="Saleh Kalantari" w:date="2026-04-28T12:46:00Z" w16du:dateUtc="2026-04-28T10:46:00Z">
        <w:r w:rsidR="006501AC">
          <w:rPr>
            <w:spacing w:val="-11"/>
          </w:rPr>
          <w:t xml:space="preserve">AI </w:t>
        </w:r>
      </w:ins>
      <w:r>
        <w:t>tools</w:t>
      </w:r>
      <w:del w:id="1128" w:author="Saleh Kalantari" w:date="2026-04-28T12:46:00Z" w16du:dateUtc="2026-04-28T10:46:00Z">
        <w:r>
          <w:rPr>
            <w:spacing w:val="-11"/>
          </w:rPr>
          <w:delText xml:space="preserve"> </w:delText>
        </w:r>
        <w:r>
          <w:delText>like</w:delText>
        </w:r>
        <w:r>
          <w:rPr>
            <w:spacing w:val="-11"/>
          </w:rPr>
          <w:delText xml:space="preserve"> </w:delText>
        </w:r>
        <w:r>
          <w:delText>ChatGPT</w:delText>
        </w:r>
      </w:del>
      <w:r>
        <w:rPr>
          <w:spacing w:val="-11"/>
        </w:rPr>
        <w:t xml:space="preserve"> </w:t>
      </w:r>
      <w:r>
        <w:t>into</w:t>
      </w:r>
      <w:r>
        <w:rPr>
          <w:spacing w:val="-11"/>
        </w:rPr>
        <w:t xml:space="preserve"> </w:t>
      </w:r>
      <w:r>
        <w:t>clinical</w:t>
      </w:r>
      <w:r>
        <w:rPr>
          <w:spacing w:val="-12"/>
        </w:rPr>
        <w:t xml:space="preserve"> </w:t>
      </w:r>
      <w:r>
        <w:t>queries</w:t>
      </w:r>
      <w:r>
        <w:rPr>
          <w:spacing w:val="-11"/>
        </w:rPr>
        <w:t xml:space="preserve"> </w:t>
      </w:r>
      <w:r>
        <w:t>or</w:t>
      </w:r>
      <w:r>
        <w:rPr>
          <w:spacing w:val="-11"/>
        </w:rPr>
        <w:t xml:space="preserve"> </w:t>
      </w:r>
      <w:r>
        <w:t>workflows.</w:t>
      </w:r>
      <w:r>
        <w:rPr>
          <w:spacing w:val="-1"/>
        </w:rPr>
        <w:t xml:space="preserve"> </w:t>
      </w:r>
      <w:r>
        <w:t>On average,</w:t>
      </w:r>
      <w:r>
        <w:rPr>
          <w:spacing w:val="-13"/>
        </w:rPr>
        <w:t xml:space="preserve"> </w:t>
      </w:r>
      <w:r>
        <w:t>each</w:t>
      </w:r>
      <w:r>
        <w:rPr>
          <w:spacing w:val="-12"/>
        </w:rPr>
        <w:t xml:space="preserve"> </w:t>
      </w:r>
      <w:r>
        <w:t>labeler</w:t>
      </w:r>
      <w:r>
        <w:rPr>
          <w:spacing w:val="-13"/>
        </w:rPr>
        <w:t xml:space="preserve"> </w:t>
      </w:r>
      <w:r>
        <w:t>spent</w:t>
      </w:r>
      <w:r>
        <w:rPr>
          <w:spacing w:val="-12"/>
        </w:rPr>
        <w:t xml:space="preserve"> </w:t>
      </w:r>
      <w:r>
        <w:t>an</w:t>
      </w:r>
      <w:r>
        <w:rPr>
          <w:spacing w:val="-13"/>
        </w:rPr>
        <w:t xml:space="preserve"> </w:t>
      </w:r>
      <w:r>
        <w:t>average</w:t>
      </w:r>
      <w:r>
        <w:rPr>
          <w:spacing w:val="-12"/>
        </w:rPr>
        <w:t xml:space="preserve"> </w:t>
      </w:r>
      <w:r>
        <w:t>of</w:t>
      </w:r>
      <w:r>
        <w:rPr>
          <w:spacing w:val="-13"/>
        </w:rPr>
        <w:t xml:space="preserve"> </w:t>
      </w:r>
      <w:r>
        <w:t>3.15</w:t>
      </w:r>
      <w:r>
        <w:rPr>
          <w:spacing w:val="-12"/>
        </w:rPr>
        <w:t xml:space="preserve"> </w:t>
      </w:r>
      <w:r>
        <w:t>minutes</w:t>
      </w:r>
      <w:r>
        <w:rPr>
          <w:spacing w:val="-13"/>
        </w:rPr>
        <w:t xml:space="preserve"> </w:t>
      </w:r>
      <w:r>
        <w:t>(SD</w:t>
      </w:r>
      <w:r>
        <w:rPr>
          <w:spacing w:val="-12"/>
        </w:rPr>
        <w:t xml:space="preserve"> </w:t>
      </w:r>
      <w:r>
        <w:t>2.90,</w:t>
      </w:r>
      <w:r>
        <w:rPr>
          <w:spacing w:val="-13"/>
        </w:rPr>
        <w:t xml:space="preserve"> </w:t>
      </w:r>
      <w:r>
        <w:t>95%</w:t>
      </w:r>
      <w:r>
        <w:rPr>
          <w:spacing w:val="-12"/>
        </w:rPr>
        <w:t xml:space="preserve"> </w:t>
      </w:r>
      <w:r>
        <w:t>CI:</w:t>
      </w:r>
      <w:r>
        <w:rPr>
          <w:spacing w:val="-13"/>
        </w:rPr>
        <w:t xml:space="preserve"> </w:t>
      </w:r>
      <w:r>
        <w:t>3.04–3.25,</w:t>
      </w:r>
      <w:r>
        <w:rPr>
          <w:spacing w:val="-12"/>
        </w:rPr>
        <w:t xml:space="preserve"> </w:t>
      </w:r>
      <w:r>
        <w:t>n</w:t>
      </w:r>
      <w:r>
        <w:rPr>
          <w:spacing w:val="-13"/>
        </w:rPr>
        <w:t xml:space="preserve"> </w:t>
      </w:r>
      <w:r>
        <w:t>=</w:t>
      </w:r>
      <w:r>
        <w:rPr>
          <w:spacing w:val="-12"/>
        </w:rPr>
        <w:t xml:space="preserve"> </w:t>
      </w:r>
      <w:r>
        <w:t>2952)</w:t>
      </w:r>
      <w:r>
        <w:rPr>
          <w:spacing w:val="-13"/>
        </w:rPr>
        <w:t xml:space="preserve"> </w:t>
      </w:r>
      <w:r>
        <w:t>per</w:t>
      </w:r>
      <w:r>
        <w:rPr>
          <w:spacing w:val="-12"/>
        </w:rPr>
        <w:t xml:space="preserve"> </w:t>
      </w:r>
      <w:r>
        <w:t>QA.</w:t>
      </w:r>
      <w:r>
        <w:rPr>
          <w:spacing w:val="-13"/>
        </w:rPr>
        <w:t xml:space="preserve"> </w:t>
      </w:r>
      <w:r>
        <w:t>Medical</w:t>
      </w:r>
      <w:r>
        <w:rPr>
          <w:spacing w:val="-12"/>
        </w:rPr>
        <w:t xml:space="preserve"> </w:t>
      </w:r>
      <w:r>
        <w:t>students</w:t>
      </w:r>
      <w:r>
        <w:rPr>
          <w:spacing w:val="-13"/>
        </w:rPr>
        <w:t xml:space="preserve"> </w:t>
      </w:r>
      <w:r>
        <w:t>spent on average 3.19 minutes (SD 3.16, 95% CI: 3.21-3.44, n</w:t>
      </w:r>
      <w:r w:rsidR="005F3620">
        <w:t xml:space="preserve"> </w:t>
      </w:r>
      <w:ins w:id="1129" w:author="Saleh Kalantari" w:date="2026-04-28T12:46:00Z" w16du:dateUtc="2026-04-28T10:46:00Z">
        <w:r w:rsidR="005F3620">
          <w:t>of total annotations</w:t>
        </w:r>
        <w:r>
          <w:t xml:space="preserve"> </w:t>
        </w:r>
      </w:ins>
      <w:r>
        <w:t>= 2018); physicians spent on average 3.05 minutes (SD 2.25, 95% CI: 2.90-3.19, n</w:t>
      </w:r>
      <w:r w:rsidR="005F3620">
        <w:t xml:space="preserve"> </w:t>
      </w:r>
      <w:ins w:id="1130" w:author="Saleh Kalantari" w:date="2026-04-28T12:46:00Z" w16du:dateUtc="2026-04-28T10:46:00Z">
        <w:r w:rsidR="005F3620">
          <w:t>of total annotations</w:t>
        </w:r>
        <w:r>
          <w:t xml:space="preserve"> </w:t>
        </w:r>
      </w:ins>
      <w:r>
        <w:t xml:space="preserve">= 934). For each case, </w:t>
      </w:r>
      <w:del w:id="1131" w:author="Saleh Kalantari" w:date="2026-04-28T12:46:00Z" w16du:dateUtc="2026-04-28T10:46:00Z">
        <w:r>
          <w:delText>physician trainees</w:delText>
        </w:r>
      </w:del>
      <w:ins w:id="1132" w:author="Saleh Kalantari" w:date="2026-04-28T12:46:00Z" w16du:dateUtc="2026-04-28T10:46:00Z">
        <w:r w:rsidR="00B71408">
          <w:t>the participants</w:t>
        </w:r>
      </w:ins>
      <w:r>
        <w:t xml:space="preserve"> first selected the most appropriate answer and then annotated the relevance of every sentence in the patient profile.</w:t>
      </w:r>
    </w:p>
    <w:p w14:paraId="1AE1D082" w14:textId="27F4B7BF" w:rsidR="00A40DB8" w:rsidRDefault="00096600">
      <w:pPr>
        <w:pStyle w:val="BodyText"/>
        <w:spacing w:before="12" w:line="249" w:lineRule="auto"/>
        <w:ind w:left="48" w:right="404" w:firstLine="303"/>
        <w:jc w:val="both"/>
      </w:pPr>
      <w:r>
        <w:rPr>
          <w:spacing w:val="-2"/>
        </w:rPr>
        <w:t>A</w:t>
      </w:r>
      <w:r>
        <w:rPr>
          <w:spacing w:val="-6"/>
        </w:rPr>
        <w:t xml:space="preserve"> </w:t>
      </w:r>
      <w:r>
        <w:rPr>
          <w:spacing w:val="-2"/>
        </w:rPr>
        <w:t>total</w:t>
      </w:r>
      <w:r>
        <w:rPr>
          <w:spacing w:val="-6"/>
        </w:rPr>
        <w:t xml:space="preserve"> </w:t>
      </w:r>
      <w:r>
        <w:rPr>
          <w:spacing w:val="-2"/>
        </w:rPr>
        <w:t>of</w:t>
      </w:r>
      <w:r>
        <w:rPr>
          <w:spacing w:val="-6"/>
        </w:rPr>
        <w:t xml:space="preserve"> </w:t>
      </w:r>
      <w:r>
        <w:rPr>
          <w:spacing w:val="-2"/>
        </w:rPr>
        <w:t>7</w:t>
      </w:r>
      <w:r>
        <w:rPr>
          <w:spacing w:val="-6"/>
        </w:rPr>
        <w:t xml:space="preserve"> </w:t>
      </w:r>
      <w:r>
        <w:rPr>
          <w:spacing w:val="-2"/>
        </w:rPr>
        <w:t>physicians</w:t>
      </w:r>
      <w:r>
        <w:rPr>
          <w:spacing w:val="-6"/>
        </w:rPr>
        <w:t xml:space="preserve"> </w:t>
      </w:r>
      <w:r>
        <w:rPr>
          <w:spacing w:val="-2"/>
        </w:rPr>
        <w:t>participated</w:t>
      </w:r>
      <w:r>
        <w:rPr>
          <w:spacing w:val="-6"/>
        </w:rPr>
        <w:t xml:space="preserve"> </w:t>
      </w:r>
      <w:r>
        <w:rPr>
          <w:spacing w:val="-2"/>
        </w:rPr>
        <w:t>(</w:t>
      </w:r>
      <w:ins w:id="1133" w:author="Saleh Kalantari" w:date="2026-04-28T12:46:00Z" w16du:dateUtc="2026-04-28T10:46:00Z">
        <w:r>
          <w:rPr>
            <w:spacing w:val="-2"/>
          </w:rPr>
          <w:t>43.4</w:t>
        </w:r>
        <w:r w:rsidR="006B7371">
          <w:rPr>
            <w:spacing w:val="-2"/>
          </w:rPr>
          <w:t xml:space="preserve"> years </w:t>
        </w:r>
      </w:ins>
      <w:r w:rsidR="006B7371">
        <w:rPr>
          <w:spacing w:val="-2"/>
        </w:rPr>
        <w:t>mean</w:t>
      </w:r>
      <w:r w:rsidR="006B7371">
        <w:rPr>
          <w:spacing w:val="-2"/>
          <w:rPrChange w:id="1134" w:author="Saleh Kalantari" w:date="2026-04-28T12:46:00Z" w16du:dateUtc="2026-04-28T10:46:00Z">
            <w:rPr>
              <w:spacing w:val="-6"/>
            </w:rPr>
          </w:rPrChange>
        </w:rPr>
        <w:t xml:space="preserve"> </w:t>
      </w:r>
      <w:r w:rsidR="006B7371">
        <w:rPr>
          <w:spacing w:val="-2"/>
        </w:rPr>
        <w:t>age</w:t>
      </w:r>
      <w:del w:id="1135" w:author="Saleh Kalantari" w:date="2026-04-28T12:46:00Z" w16du:dateUtc="2026-04-28T10:46:00Z">
        <w:r>
          <w:rPr>
            <w:spacing w:val="-2"/>
          </w:rPr>
          <w:delText>:</w:delText>
        </w:r>
        <w:r>
          <w:rPr>
            <w:spacing w:val="8"/>
          </w:rPr>
          <w:delText xml:space="preserve"> </w:delText>
        </w:r>
        <w:r>
          <w:rPr>
            <w:spacing w:val="-2"/>
          </w:rPr>
          <w:delText>43.4,</w:delText>
        </w:r>
      </w:del>
      <w:ins w:id="1136" w:author="Saleh Kalantari" w:date="2026-04-28T12:46:00Z" w16du:dateUtc="2026-04-28T10:46:00Z">
        <w:r w:rsidR="006B7371">
          <w:rPr>
            <w:spacing w:val="-2"/>
          </w:rPr>
          <w:t>;</w:t>
        </w:r>
      </w:ins>
      <w:r>
        <w:rPr>
          <w:spacing w:val="-5"/>
        </w:rPr>
        <w:t xml:space="preserve"> </w:t>
      </w:r>
      <w:commentRangeStart w:id="1137"/>
      <w:r>
        <w:rPr>
          <w:spacing w:val="-2"/>
        </w:rPr>
        <w:t>4</w:t>
      </w:r>
      <w:r>
        <w:rPr>
          <w:spacing w:val="-6"/>
        </w:rPr>
        <w:t xml:space="preserve"> </w:t>
      </w:r>
      <w:del w:id="1138" w:author="Saleh Kalantari" w:date="2026-04-28T12:46:00Z" w16du:dateUtc="2026-04-28T10:46:00Z">
        <w:r>
          <w:rPr>
            <w:spacing w:val="-2"/>
          </w:rPr>
          <w:delText>males,</w:delText>
        </w:r>
        <w:r>
          <w:rPr>
            <w:spacing w:val="-5"/>
          </w:rPr>
          <w:delText xml:space="preserve"> </w:delText>
        </w:r>
        <w:r>
          <w:rPr>
            <w:spacing w:val="-2"/>
          </w:rPr>
          <w:delText>and</w:delText>
        </w:r>
      </w:del>
      <w:ins w:id="1139" w:author="Saleh Kalantari" w:date="2026-04-28T12:46:00Z" w16du:dateUtc="2026-04-28T10:46:00Z">
        <w:r w:rsidR="009832C8">
          <w:rPr>
            <w:spacing w:val="-6"/>
          </w:rPr>
          <w:t xml:space="preserve">reporting as </w:t>
        </w:r>
        <w:r>
          <w:rPr>
            <w:spacing w:val="-2"/>
          </w:rPr>
          <w:t>male,</w:t>
        </w:r>
      </w:ins>
      <w:r>
        <w:rPr>
          <w:spacing w:val="-5"/>
          <w:rPrChange w:id="1140" w:author="Saleh Kalantari" w:date="2026-04-28T12:46:00Z" w16du:dateUtc="2026-04-28T10:46:00Z">
            <w:rPr>
              <w:spacing w:val="-6"/>
            </w:rPr>
          </w:rPrChange>
        </w:rPr>
        <w:t xml:space="preserve"> </w:t>
      </w:r>
      <w:r>
        <w:rPr>
          <w:spacing w:val="-2"/>
        </w:rPr>
        <w:t>3</w:t>
      </w:r>
      <w:r>
        <w:rPr>
          <w:spacing w:val="-5"/>
        </w:rPr>
        <w:t xml:space="preserve"> </w:t>
      </w:r>
      <w:del w:id="1141" w:author="Saleh Kalantari" w:date="2026-04-28T12:46:00Z" w16du:dateUtc="2026-04-28T10:46:00Z">
        <w:r>
          <w:rPr>
            <w:spacing w:val="-2"/>
          </w:rPr>
          <w:delText>females</w:delText>
        </w:r>
      </w:del>
      <w:ins w:id="1142" w:author="Saleh Kalantari" w:date="2026-04-28T12:46:00Z" w16du:dateUtc="2026-04-28T10:46:00Z">
        <w:r w:rsidR="006B7371">
          <w:rPr>
            <w:spacing w:val="-5"/>
          </w:rPr>
          <w:t xml:space="preserve">reporting as </w:t>
        </w:r>
        <w:r>
          <w:rPr>
            <w:spacing w:val="-2"/>
          </w:rPr>
          <w:t>female</w:t>
        </w:r>
        <w:commentRangeEnd w:id="1137"/>
        <w:r w:rsidR="006B7371">
          <w:rPr>
            <w:rStyle w:val="CommentReference"/>
            <w:spacing w:val="-2"/>
            <w:sz w:val="20"/>
            <w:szCs w:val="20"/>
          </w:rPr>
          <w:commentReference w:id="1137"/>
        </w:r>
      </w:ins>
      <w:r>
        <w:rPr>
          <w:spacing w:val="-2"/>
        </w:rPr>
        <w:t>),</w:t>
      </w:r>
      <w:r>
        <w:rPr>
          <w:spacing w:val="-5"/>
        </w:rPr>
        <w:t xml:space="preserve"> </w:t>
      </w:r>
      <w:r>
        <w:rPr>
          <w:spacing w:val="-2"/>
        </w:rPr>
        <w:t>with</w:t>
      </w:r>
      <w:r>
        <w:rPr>
          <w:spacing w:val="-6"/>
        </w:rPr>
        <w:t xml:space="preserve"> </w:t>
      </w:r>
      <w:r>
        <w:rPr>
          <w:spacing w:val="-2"/>
        </w:rPr>
        <w:t>an</w:t>
      </w:r>
      <w:r>
        <w:rPr>
          <w:spacing w:val="-6"/>
        </w:rPr>
        <w:t xml:space="preserve"> </w:t>
      </w:r>
      <w:r>
        <w:rPr>
          <w:spacing w:val="-2"/>
        </w:rPr>
        <w:t>average</w:t>
      </w:r>
      <w:r>
        <w:rPr>
          <w:spacing w:val="-6"/>
        </w:rPr>
        <w:t xml:space="preserve"> </w:t>
      </w:r>
      <w:r>
        <w:rPr>
          <w:spacing w:val="-2"/>
        </w:rPr>
        <w:t>of</w:t>
      </w:r>
      <w:r>
        <w:rPr>
          <w:spacing w:val="-6"/>
        </w:rPr>
        <w:t xml:space="preserve"> </w:t>
      </w:r>
      <w:r>
        <w:rPr>
          <w:spacing w:val="-2"/>
        </w:rPr>
        <w:t>17.0</w:t>
      </w:r>
      <w:r>
        <w:rPr>
          <w:spacing w:val="-6"/>
        </w:rPr>
        <w:t xml:space="preserve"> </w:t>
      </w:r>
      <w:r>
        <w:rPr>
          <w:spacing w:val="-2"/>
        </w:rPr>
        <w:t>years</w:t>
      </w:r>
      <w:r>
        <w:rPr>
          <w:spacing w:val="-6"/>
        </w:rPr>
        <w:t xml:space="preserve"> </w:t>
      </w:r>
      <w:r>
        <w:rPr>
          <w:spacing w:val="-2"/>
        </w:rPr>
        <w:t>of</w:t>
      </w:r>
      <w:r>
        <w:rPr>
          <w:spacing w:val="-6"/>
        </w:rPr>
        <w:t xml:space="preserve"> </w:t>
      </w:r>
      <w:r>
        <w:rPr>
          <w:spacing w:val="-2"/>
        </w:rPr>
        <w:t xml:space="preserve">post-graduate </w:t>
      </w:r>
      <w:del w:id="1143" w:author="Saleh Kalantari" w:date="2026-04-28T12:46:00Z" w16du:dateUtc="2026-04-28T10:46:00Z">
        <w:r>
          <w:rPr>
            <w:spacing w:val="-2"/>
          </w:rPr>
          <w:delText>year</w:delText>
        </w:r>
      </w:del>
      <w:ins w:id="1144" w:author="Saleh Kalantari" w:date="2026-04-28T12:46:00Z" w16du:dateUtc="2026-04-28T10:46:00Z">
        <w:r w:rsidR="006B7371">
          <w:rPr>
            <w:spacing w:val="-2"/>
          </w:rPr>
          <w:t>employment</w:t>
        </w:r>
      </w:ins>
      <w:r>
        <w:rPr>
          <w:spacing w:val="-2"/>
        </w:rPr>
        <w:t>. All</w:t>
      </w:r>
      <w:r>
        <w:rPr>
          <w:spacing w:val="-5"/>
        </w:rPr>
        <w:t xml:space="preserve"> </w:t>
      </w:r>
      <w:r>
        <w:rPr>
          <w:spacing w:val="-2"/>
        </w:rPr>
        <w:t>physicians</w:t>
      </w:r>
      <w:r>
        <w:rPr>
          <w:spacing w:val="-5"/>
        </w:rPr>
        <w:t xml:space="preserve"> </w:t>
      </w:r>
      <w:ins w:id="1145" w:author="Saleh Kalantari" w:date="2026-04-28T12:46:00Z" w16du:dateUtc="2026-04-28T10:46:00Z">
        <w:r w:rsidR="004506C5">
          <w:rPr>
            <w:spacing w:val="-5"/>
          </w:rPr>
          <w:t xml:space="preserve">had </w:t>
        </w:r>
      </w:ins>
      <w:r>
        <w:rPr>
          <w:spacing w:val="-2"/>
        </w:rPr>
        <w:t>passed</w:t>
      </w:r>
      <w:r>
        <w:rPr>
          <w:spacing w:val="-5"/>
        </w:rPr>
        <w:t xml:space="preserve"> </w:t>
      </w:r>
      <w:r>
        <w:rPr>
          <w:spacing w:val="-2"/>
        </w:rPr>
        <w:t>USMLE</w:t>
      </w:r>
      <w:r>
        <w:rPr>
          <w:spacing w:val="-5"/>
        </w:rPr>
        <w:t xml:space="preserve"> </w:t>
      </w:r>
      <w:del w:id="1146" w:author="Saleh Kalantari" w:date="2026-04-28T12:46:00Z" w16du:dateUtc="2026-04-28T10:46:00Z">
        <w:r>
          <w:rPr>
            <w:spacing w:val="-2"/>
          </w:rPr>
          <w:delText>step</w:delText>
        </w:r>
      </w:del>
      <w:ins w:id="1147" w:author="Saleh Kalantari" w:date="2026-04-28T12:46:00Z" w16du:dateUtc="2026-04-28T10:46:00Z">
        <w:r w:rsidR="004506C5">
          <w:rPr>
            <w:spacing w:val="-2"/>
          </w:rPr>
          <w:t>S</w:t>
        </w:r>
        <w:r>
          <w:rPr>
            <w:spacing w:val="-2"/>
          </w:rPr>
          <w:t>tep</w:t>
        </w:r>
      </w:ins>
      <w:r>
        <w:rPr>
          <w:spacing w:val="-5"/>
        </w:rPr>
        <w:t xml:space="preserve"> </w:t>
      </w:r>
      <w:r>
        <w:rPr>
          <w:spacing w:val="-2"/>
        </w:rPr>
        <w:t>3</w:t>
      </w:r>
      <w:r>
        <w:rPr>
          <w:spacing w:val="-5"/>
        </w:rPr>
        <w:t xml:space="preserve"> </w:t>
      </w:r>
      <w:r>
        <w:rPr>
          <w:spacing w:val="-2"/>
        </w:rPr>
        <w:t>or</w:t>
      </w:r>
      <w:r>
        <w:rPr>
          <w:spacing w:val="-5"/>
        </w:rPr>
        <w:t xml:space="preserve"> </w:t>
      </w:r>
      <w:r>
        <w:rPr>
          <w:spacing w:val="-2"/>
        </w:rPr>
        <w:t>equivalent</w:t>
      </w:r>
      <w:r>
        <w:rPr>
          <w:spacing w:val="-5"/>
        </w:rPr>
        <w:t xml:space="preserve"> </w:t>
      </w:r>
      <w:r>
        <w:rPr>
          <w:spacing w:val="-2"/>
        </w:rPr>
        <w:t>exams</w:t>
      </w:r>
      <w:del w:id="1148" w:author="Saleh Kalantari" w:date="2026-04-28T12:46:00Z" w16du:dateUtc="2026-04-28T10:46:00Z">
        <w:r>
          <w:rPr>
            <w:spacing w:val="-2"/>
          </w:rPr>
          <w:delText>,</w:delText>
        </w:r>
        <w:r>
          <w:rPr>
            <w:spacing w:val="-5"/>
          </w:rPr>
          <w:delText xml:space="preserve"> </w:delText>
        </w:r>
        <w:r>
          <w:rPr>
            <w:spacing w:val="-2"/>
          </w:rPr>
          <w:delText>with</w:delText>
        </w:r>
        <w:r>
          <w:rPr>
            <w:spacing w:val="-5"/>
          </w:rPr>
          <w:delText xml:space="preserve"> </w:delText>
        </w:r>
        <w:r>
          <w:rPr>
            <w:spacing w:val="-2"/>
          </w:rPr>
          <w:delText>2</w:delText>
        </w:r>
        <w:r>
          <w:rPr>
            <w:spacing w:val="-5"/>
          </w:rPr>
          <w:delText xml:space="preserve"> </w:delText>
        </w:r>
        <w:r>
          <w:rPr>
            <w:spacing w:val="-2"/>
          </w:rPr>
          <w:delText>physicians</w:delText>
        </w:r>
        <w:r>
          <w:rPr>
            <w:spacing w:val="-5"/>
          </w:rPr>
          <w:delText xml:space="preserve"> </w:delText>
        </w:r>
        <w:r>
          <w:rPr>
            <w:spacing w:val="-2"/>
          </w:rPr>
          <w:delText>from</w:delText>
        </w:r>
        <w:r>
          <w:rPr>
            <w:spacing w:val="-5"/>
          </w:rPr>
          <w:delText xml:space="preserve"> </w:delText>
        </w:r>
        <w:r>
          <w:rPr>
            <w:spacing w:val="-2"/>
          </w:rPr>
          <w:delText>United</w:delText>
        </w:r>
        <w:r>
          <w:rPr>
            <w:spacing w:val="-5"/>
          </w:rPr>
          <w:delText xml:space="preserve"> </w:delText>
        </w:r>
        <w:r>
          <w:rPr>
            <w:spacing w:val="-2"/>
          </w:rPr>
          <w:delText>Kingdom.</w:delText>
        </w:r>
      </w:del>
      <w:ins w:id="1149" w:author="Saleh Kalantari" w:date="2026-04-28T12:46:00Z" w16du:dateUtc="2026-04-28T10:46:00Z">
        <w:r>
          <w:rPr>
            <w:spacing w:val="-2"/>
          </w:rPr>
          <w:t>.</w:t>
        </w:r>
      </w:ins>
      <w:r>
        <w:rPr>
          <w:spacing w:val="-2"/>
        </w:rPr>
        <w:t xml:space="preserve"> The</w:t>
      </w:r>
      <w:r>
        <w:rPr>
          <w:spacing w:val="-5"/>
        </w:rPr>
        <w:t xml:space="preserve"> </w:t>
      </w:r>
      <w:r>
        <w:rPr>
          <w:spacing w:val="-2"/>
        </w:rPr>
        <w:t>physician</w:t>
      </w:r>
      <w:r>
        <w:rPr>
          <w:spacing w:val="-5"/>
        </w:rPr>
        <w:t xml:space="preserve"> </w:t>
      </w:r>
      <w:r>
        <w:rPr>
          <w:spacing w:val="-2"/>
        </w:rPr>
        <w:t xml:space="preserve">cohort </w:t>
      </w:r>
      <w:r>
        <w:t>showed</w:t>
      </w:r>
      <w:r>
        <w:rPr>
          <w:spacing w:val="-4"/>
        </w:rPr>
        <w:t xml:space="preserve"> </w:t>
      </w:r>
      <w:r>
        <w:t>high</w:t>
      </w:r>
      <w:r>
        <w:rPr>
          <w:spacing w:val="-4"/>
        </w:rPr>
        <w:t xml:space="preserve"> </w:t>
      </w:r>
      <w:r>
        <w:t>familiarity</w:t>
      </w:r>
      <w:r>
        <w:rPr>
          <w:spacing w:val="-4"/>
        </w:rPr>
        <w:t xml:space="preserve"> </w:t>
      </w:r>
      <w:r>
        <w:t>with</w:t>
      </w:r>
      <w:r>
        <w:rPr>
          <w:spacing w:val="-4"/>
        </w:rPr>
        <w:t xml:space="preserve"> </w:t>
      </w:r>
      <w:ins w:id="1150" w:author="Saleh Kalantari" w:date="2026-04-28T12:46:00Z" w16du:dateUtc="2026-04-28T10:46:00Z">
        <w:r w:rsidR="00E667D2">
          <w:rPr>
            <w:spacing w:val="-4"/>
          </w:rPr>
          <w:t xml:space="preserve">the use of </w:t>
        </w:r>
      </w:ins>
      <w:r>
        <w:t>LLMs</w:t>
      </w:r>
      <w:r>
        <w:rPr>
          <w:spacing w:val="-4"/>
        </w:rPr>
        <w:t xml:space="preserve"> </w:t>
      </w:r>
      <w:r>
        <w:t>in</w:t>
      </w:r>
      <w:r>
        <w:rPr>
          <w:spacing w:val="-4"/>
        </w:rPr>
        <w:t xml:space="preserve"> </w:t>
      </w:r>
      <w:r>
        <w:t>healthcare,</w:t>
      </w:r>
      <w:r>
        <w:rPr>
          <w:spacing w:val="-4"/>
        </w:rPr>
        <w:t xml:space="preserve"> </w:t>
      </w:r>
      <w:r>
        <w:t>with</w:t>
      </w:r>
      <w:r>
        <w:rPr>
          <w:spacing w:val="-4"/>
        </w:rPr>
        <w:t xml:space="preserve"> </w:t>
      </w:r>
      <w:r>
        <w:t>5</w:t>
      </w:r>
      <w:r>
        <w:rPr>
          <w:spacing w:val="-4"/>
        </w:rPr>
        <w:t xml:space="preserve"> </w:t>
      </w:r>
      <w:r>
        <w:t>out</w:t>
      </w:r>
      <w:r>
        <w:rPr>
          <w:spacing w:val="-4"/>
        </w:rPr>
        <w:t xml:space="preserve"> </w:t>
      </w:r>
      <w:r>
        <w:t>of</w:t>
      </w:r>
      <w:r>
        <w:rPr>
          <w:spacing w:val="-4"/>
        </w:rPr>
        <w:t xml:space="preserve"> </w:t>
      </w:r>
      <w:ins w:id="1151" w:author="Saleh Kalantari" w:date="2026-04-28T12:46:00Z" w16du:dateUtc="2026-04-28T10:46:00Z">
        <w:r w:rsidR="00E667D2">
          <w:rPr>
            <w:spacing w:val="-4"/>
          </w:rPr>
          <w:t xml:space="preserve">the </w:t>
        </w:r>
      </w:ins>
      <w:r>
        <w:t>7</w:t>
      </w:r>
      <w:r>
        <w:rPr>
          <w:spacing w:val="-4"/>
        </w:rPr>
        <w:t xml:space="preserve"> </w:t>
      </w:r>
      <w:r>
        <w:t>physicians</w:t>
      </w:r>
      <w:r>
        <w:rPr>
          <w:spacing w:val="-4"/>
        </w:rPr>
        <w:t xml:space="preserve"> </w:t>
      </w:r>
      <w:del w:id="1152" w:author="Saleh Kalantari" w:date="2026-04-28T12:46:00Z" w16du:dateUtc="2026-04-28T10:46:00Z">
        <w:r>
          <w:delText>reported</w:delText>
        </w:r>
      </w:del>
      <w:ins w:id="1153" w:author="Saleh Kalantari" w:date="2026-04-28T12:46:00Z" w16du:dateUtc="2026-04-28T10:46:00Z">
        <w:r>
          <w:t>report</w:t>
        </w:r>
        <w:r w:rsidR="00E667D2">
          <w:t>ing</w:t>
        </w:r>
      </w:ins>
      <w:r>
        <w:rPr>
          <w:spacing w:val="-4"/>
        </w:rPr>
        <w:t xml:space="preserve"> </w:t>
      </w:r>
      <w:r>
        <w:t>positive</w:t>
      </w:r>
      <w:ins w:id="1154" w:author="Saleh Kalantari" w:date="2026-04-28T12:46:00Z" w16du:dateUtc="2026-04-28T10:46:00Z">
        <w:r w:rsidR="00E667D2">
          <w:t xml:space="preserve"> views</w:t>
        </w:r>
      </w:ins>
      <w:r>
        <w:rPr>
          <w:spacing w:val="-4"/>
        </w:rPr>
        <w:t xml:space="preserve"> </w:t>
      </w:r>
      <w:r>
        <w:t>that</w:t>
      </w:r>
      <w:r>
        <w:rPr>
          <w:spacing w:val="-4"/>
        </w:rPr>
        <w:t xml:space="preserve"> </w:t>
      </w:r>
      <w:r>
        <w:t>LLM</w:t>
      </w:r>
      <w:r>
        <w:rPr>
          <w:spacing w:val="-4"/>
        </w:rPr>
        <w:t xml:space="preserve"> </w:t>
      </w:r>
      <w:r>
        <w:t>deployment</w:t>
      </w:r>
      <w:r>
        <w:rPr>
          <w:spacing w:val="-4"/>
        </w:rPr>
        <w:t xml:space="preserve"> </w:t>
      </w:r>
      <w:r>
        <w:t>is</w:t>
      </w:r>
      <w:r>
        <w:rPr>
          <w:spacing w:val="-4"/>
        </w:rPr>
        <w:t xml:space="preserve"> </w:t>
      </w:r>
      <w:r>
        <w:t>ready for clinician-in-the-loop tasks.</w:t>
      </w:r>
    </w:p>
    <w:p w14:paraId="6408D986" w14:textId="33331410" w:rsidR="00A40DB8" w:rsidRDefault="00096600">
      <w:pPr>
        <w:pStyle w:val="BodyText"/>
        <w:spacing w:before="13" w:line="249" w:lineRule="auto"/>
        <w:ind w:left="53" w:right="387" w:firstLine="298"/>
        <w:jc w:val="both"/>
      </w:pPr>
      <w:r>
        <w:t>A sa</w:t>
      </w:r>
      <w:commentRangeStart w:id="1155"/>
      <w:r>
        <w:t xml:space="preserve">mple physician trainees’ annotation is presented in Figure </w:t>
      </w:r>
      <w:hyperlink w:anchor="_bookmark0" w:history="1">
        <w:r w:rsidR="00A40DB8">
          <w:rPr>
            <w:color w:val="0000FF"/>
          </w:rPr>
          <w:t>1</w:t>
        </w:r>
      </w:hyperlink>
      <w:r>
        <w:rPr>
          <w:color w:val="0000FF"/>
        </w:rPr>
        <w:t xml:space="preserve"> </w:t>
      </w:r>
      <w:r>
        <w:t>(orange boxes).</w:t>
      </w:r>
      <w:commentRangeEnd w:id="1155"/>
      <w:r w:rsidR="001952FB">
        <w:rPr>
          <w:rStyle w:val="CommentReference"/>
          <w:sz w:val="20"/>
          <w:szCs w:val="20"/>
        </w:rPr>
        <w:commentReference w:id="1155"/>
      </w:r>
      <w:r>
        <w:t xml:space="preserve"> Full study instructions and the pre- and post-survey instruments are provided in the </w:t>
      </w:r>
      <w:del w:id="1156" w:author="Saleh Kalantari" w:date="2026-04-28T12:46:00Z" w16du:dateUtc="2026-04-28T10:46:00Z">
        <w:r>
          <w:delText>supplementary material.</w:delText>
        </w:r>
      </w:del>
      <w:ins w:id="1157" w:author="Saleh Kalantari" w:date="2026-04-28T12:46:00Z" w16du:dateUtc="2026-04-28T10:46:00Z">
        <w:r w:rsidR="00DD4774">
          <w:t>S</w:t>
        </w:r>
        <w:r>
          <w:t xml:space="preserve">upplementary </w:t>
        </w:r>
        <w:r w:rsidR="00DD4774">
          <w:t>M</w:t>
        </w:r>
        <w:r>
          <w:t>aterial.</w:t>
        </w:r>
      </w:ins>
      <w:r>
        <w:t xml:space="preserve"> Data collection</w:t>
      </w:r>
      <w:ins w:id="1158" w:author="Saleh Kalantari" w:date="2026-04-28T12:46:00Z" w16du:dateUtc="2026-04-28T10:46:00Z">
        <w:r w:rsidR="00883188">
          <w:t xml:space="preserve"> for the annotations</w:t>
        </w:r>
      </w:ins>
      <w:r>
        <w:t xml:space="preserve"> occurred between March 6 and May 5, </w:t>
      </w:r>
      <w:r>
        <w:rPr>
          <w:spacing w:val="-2"/>
        </w:rPr>
        <w:t>2025.</w:t>
      </w:r>
    </w:p>
    <w:p w14:paraId="428DE2C4" w14:textId="43986E08" w:rsidR="00A40DB8" w:rsidRDefault="00096600">
      <w:pPr>
        <w:pStyle w:val="BodyText"/>
        <w:spacing w:before="12" w:line="249" w:lineRule="auto"/>
        <w:ind w:left="53" w:right="408" w:firstLine="298"/>
        <w:jc w:val="both"/>
        <w:rPr>
          <w:del w:id="1159" w:author="Saleh Kalantari" w:date="2026-04-28T12:46:00Z" w16du:dateUtc="2026-04-28T10:46:00Z"/>
        </w:rPr>
      </w:pPr>
      <w:r>
        <w:t xml:space="preserve">Each QA </w:t>
      </w:r>
      <w:del w:id="1160" w:author="Saleh Kalantari" w:date="2026-04-28T12:46:00Z" w16du:dateUtc="2026-04-28T10:46:00Z">
        <w:r>
          <w:delText>is</w:delText>
        </w:r>
      </w:del>
      <w:ins w:id="1161" w:author="Saleh Kalantari" w:date="2026-04-28T12:46:00Z" w16du:dateUtc="2026-04-28T10:46:00Z">
        <w:r w:rsidR="001554A7">
          <w:t>was</w:t>
        </w:r>
      </w:ins>
      <w:r>
        <w:t xml:space="preserve"> annotated by at least three physician trainees</w:t>
      </w:r>
      <w:ins w:id="1162" w:author="Saleh Kalantari" w:date="2026-04-28T12:46:00Z" w16du:dateUtc="2026-04-28T10:46:00Z">
        <w:r w:rsidR="005F3620">
          <w:t>,</w:t>
        </w:r>
      </w:ins>
      <w:r>
        <w:t xml:space="preserve"> and</w:t>
      </w:r>
      <w:r w:rsidR="005F3620">
        <w:t xml:space="preserve"> </w:t>
      </w:r>
      <w:ins w:id="1163" w:author="Saleh Kalantari" w:date="2026-04-28T12:46:00Z" w16du:dateUtc="2026-04-28T10:46:00Z">
        <w:r w:rsidR="005F3620">
          <w:t>we</w:t>
        </w:r>
        <w:r>
          <w:t xml:space="preserve"> </w:t>
        </w:r>
      </w:ins>
      <w:r>
        <w:t>verified</w:t>
      </w:r>
      <w:r w:rsidR="005F3620">
        <w:t xml:space="preserve"> </w:t>
      </w:r>
      <w:del w:id="1164" w:author="Saleh Kalantari" w:date="2026-04-28T12:46:00Z" w16du:dateUtc="2026-04-28T10:46:00Z">
        <w:r>
          <w:delText>to contain</w:delText>
        </w:r>
      </w:del>
      <w:ins w:id="1165" w:author="Saleh Kalantari" w:date="2026-04-28T12:46:00Z" w16du:dateUtc="2026-04-28T10:46:00Z">
        <w:r w:rsidR="005F3620">
          <w:t>that</w:t>
        </w:r>
      </w:ins>
      <w:r w:rsidR="005F3620">
        <w:t xml:space="preserve"> at least one </w:t>
      </w:r>
      <w:ins w:id="1166" w:author="Saleh Kalantari" w:date="2026-04-28T12:46:00Z" w16du:dateUtc="2026-04-28T10:46:00Z">
        <w:r w:rsidR="005F3620">
          <w:t xml:space="preserve">of the annotators provided the </w:t>
        </w:r>
      </w:ins>
      <w:r w:rsidR="005F3620">
        <w:t>correct answer</w:t>
      </w:r>
      <w:del w:id="1167" w:author="Saleh Kalantari" w:date="2026-04-28T12:46:00Z" w16du:dateUtc="2026-04-28T10:46:00Z">
        <w:r>
          <w:delText>.</w:delText>
        </w:r>
      </w:del>
      <w:ins w:id="1168" w:author="Saleh Kalantari" w:date="2026-04-28T12:46:00Z" w16du:dateUtc="2026-04-28T10:46:00Z">
        <w:r w:rsidR="005F3620">
          <w:t xml:space="preserve"> to the medical question</w:t>
        </w:r>
        <w:r>
          <w:t>.</w:t>
        </w:r>
      </w:ins>
      <w:r>
        <w:rPr>
          <w:spacing w:val="40"/>
        </w:rPr>
        <w:t xml:space="preserve"> </w:t>
      </w:r>
      <w:r>
        <w:t xml:space="preserve">For each sentence, annotators </w:t>
      </w:r>
      <w:ins w:id="1169" w:author="Saleh Kalantari" w:date="2026-04-28T12:46:00Z" w16du:dateUtc="2026-04-28T10:46:00Z">
        <w:r w:rsidR="00F50EF9">
          <w:t xml:space="preserve">then </w:t>
        </w:r>
      </w:ins>
      <w:r>
        <w:t>applied one of three labels</w:t>
      </w:r>
      <w:ins w:id="1170" w:author="Saleh Kalantari" w:date="2026-04-28T12:46:00Z" w16du:dateUtc="2026-04-28T10:46:00Z">
        <w:r w:rsidR="0004643D">
          <w:t>, according to the following instructions</w:t>
        </w:r>
      </w:ins>
      <w:r>
        <w:t xml:space="preserve">: (1) </w:t>
      </w:r>
      <w:r>
        <w:rPr>
          <w:b/>
        </w:rPr>
        <w:t xml:space="preserve">High Relevance: </w:t>
      </w:r>
      <w:r>
        <w:t>Information that is critical and must be considered to answer</w:t>
      </w:r>
      <w:r>
        <w:rPr>
          <w:spacing w:val="-11"/>
        </w:rPr>
        <w:t xml:space="preserve"> </w:t>
      </w:r>
      <w:r>
        <w:t>the</w:t>
      </w:r>
      <w:r>
        <w:rPr>
          <w:spacing w:val="-11"/>
        </w:rPr>
        <w:t xml:space="preserve"> </w:t>
      </w:r>
      <w:r>
        <w:t>question</w:t>
      </w:r>
      <w:r>
        <w:rPr>
          <w:spacing w:val="-11"/>
        </w:rPr>
        <w:t xml:space="preserve"> </w:t>
      </w:r>
      <w:r>
        <w:t>correctly.</w:t>
      </w:r>
      <w:r>
        <w:rPr>
          <w:spacing w:val="-1"/>
        </w:rPr>
        <w:t xml:space="preserve"> </w:t>
      </w:r>
      <w:r>
        <w:t>These</w:t>
      </w:r>
      <w:r>
        <w:rPr>
          <w:spacing w:val="-11"/>
        </w:rPr>
        <w:t xml:space="preserve"> </w:t>
      </w:r>
      <w:r>
        <w:t>are</w:t>
      </w:r>
      <w:r>
        <w:rPr>
          <w:spacing w:val="-11"/>
        </w:rPr>
        <w:t xml:space="preserve"> </w:t>
      </w:r>
      <w:r>
        <w:t>the</w:t>
      </w:r>
      <w:r>
        <w:rPr>
          <w:spacing w:val="-11"/>
        </w:rPr>
        <w:t xml:space="preserve"> </w:t>
      </w:r>
      <w:r>
        <w:t>key</w:t>
      </w:r>
      <w:r>
        <w:rPr>
          <w:spacing w:val="-11"/>
        </w:rPr>
        <w:t xml:space="preserve"> </w:t>
      </w:r>
      <w:r>
        <w:t>clinical</w:t>
      </w:r>
      <w:r>
        <w:rPr>
          <w:spacing w:val="-11"/>
        </w:rPr>
        <w:t xml:space="preserve"> </w:t>
      </w:r>
      <w:r>
        <w:t>clues</w:t>
      </w:r>
      <w:r>
        <w:rPr>
          <w:spacing w:val="-11"/>
        </w:rPr>
        <w:t xml:space="preserve"> </w:t>
      </w:r>
      <w:r>
        <w:t>or</w:t>
      </w:r>
      <w:r>
        <w:rPr>
          <w:spacing w:val="-11"/>
        </w:rPr>
        <w:t xml:space="preserve"> </w:t>
      </w:r>
      <w:r>
        <w:t>data</w:t>
      </w:r>
      <w:r>
        <w:rPr>
          <w:spacing w:val="-11"/>
        </w:rPr>
        <w:t xml:space="preserve"> </w:t>
      </w:r>
      <w:r>
        <w:t>points</w:t>
      </w:r>
      <w:r>
        <w:rPr>
          <w:spacing w:val="-11"/>
        </w:rPr>
        <w:t xml:space="preserve"> </w:t>
      </w:r>
      <w:r>
        <w:t>that</w:t>
      </w:r>
      <w:r>
        <w:rPr>
          <w:spacing w:val="-11"/>
        </w:rPr>
        <w:t xml:space="preserve"> </w:t>
      </w:r>
      <w:r>
        <w:t>strongly</w:t>
      </w:r>
      <w:r>
        <w:rPr>
          <w:spacing w:val="-11"/>
        </w:rPr>
        <w:t xml:space="preserve"> </w:t>
      </w:r>
      <w:r>
        <w:t>point</w:t>
      </w:r>
      <w:r>
        <w:rPr>
          <w:spacing w:val="-11"/>
        </w:rPr>
        <w:t xml:space="preserve"> </w:t>
      </w:r>
      <w:r>
        <w:t>toward</w:t>
      </w:r>
      <w:r>
        <w:rPr>
          <w:spacing w:val="-11"/>
        </w:rPr>
        <w:t xml:space="preserve"> </w:t>
      </w:r>
      <w:r>
        <w:t>the</w:t>
      </w:r>
      <w:r>
        <w:rPr>
          <w:spacing w:val="-11"/>
        </w:rPr>
        <w:t xml:space="preserve"> </w:t>
      </w:r>
      <w:r>
        <w:t>correct</w:t>
      </w:r>
      <w:r>
        <w:rPr>
          <w:spacing w:val="-11"/>
        </w:rPr>
        <w:t xml:space="preserve"> </w:t>
      </w:r>
      <w:r>
        <w:t>diagnosis</w:t>
      </w:r>
      <w:r>
        <w:rPr>
          <w:spacing w:val="-11"/>
        </w:rPr>
        <w:t xml:space="preserve"> </w:t>
      </w:r>
      <w:r>
        <w:t>or decision. (2)</w:t>
      </w:r>
      <w:r>
        <w:rPr>
          <w:spacing w:val="-7"/>
        </w:rPr>
        <w:t xml:space="preserve"> </w:t>
      </w:r>
      <w:r>
        <w:rPr>
          <w:b/>
        </w:rPr>
        <w:t>Low</w:t>
      </w:r>
      <w:r>
        <w:rPr>
          <w:b/>
          <w:spacing w:val="-7"/>
        </w:rPr>
        <w:t xml:space="preserve"> </w:t>
      </w:r>
      <w:r>
        <w:rPr>
          <w:b/>
        </w:rPr>
        <w:t xml:space="preserve">Relevance: </w:t>
      </w:r>
      <w:r>
        <w:t>Information</w:t>
      </w:r>
      <w:r>
        <w:rPr>
          <w:spacing w:val="-7"/>
        </w:rPr>
        <w:t xml:space="preserve"> </w:t>
      </w:r>
      <w:r>
        <w:t>that</w:t>
      </w:r>
      <w:r>
        <w:rPr>
          <w:spacing w:val="-7"/>
        </w:rPr>
        <w:t xml:space="preserve"> </w:t>
      </w:r>
      <w:r>
        <w:t>provides</w:t>
      </w:r>
      <w:r>
        <w:rPr>
          <w:spacing w:val="-7"/>
        </w:rPr>
        <w:t xml:space="preserve"> </w:t>
      </w:r>
      <w:r>
        <w:t>some</w:t>
      </w:r>
      <w:r>
        <w:rPr>
          <w:spacing w:val="-7"/>
        </w:rPr>
        <w:t xml:space="preserve"> </w:t>
      </w:r>
      <w:r>
        <w:t>context</w:t>
      </w:r>
      <w:r>
        <w:rPr>
          <w:spacing w:val="-7"/>
        </w:rPr>
        <w:t xml:space="preserve"> </w:t>
      </w:r>
      <w:r>
        <w:t>or</w:t>
      </w:r>
      <w:r>
        <w:rPr>
          <w:spacing w:val="-7"/>
        </w:rPr>
        <w:t xml:space="preserve"> </w:t>
      </w:r>
      <w:r>
        <w:t>minor</w:t>
      </w:r>
      <w:r>
        <w:rPr>
          <w:spacing w:val="-7"/>
        </w:rPr>
        <w:t xml:space="preserve"> </w:t>
      </w:r>
      <w:r>
        <w:t>clues</w:t>
      </w:r>
      <w:r>
        <w:rPr>
          <w:spacing w:val="-7"/>
        </w:rPr>
        <w:t xml:space="preserve"> </w:t>
      </w:r>
      <w:r>
        <w:t>but</w:t>
      </w:r>
      <w:r>
        <w:rPr>
          <w:spacing w:val="-7"/>
        </w:rPr>
        <w:t xml:space="preserve"> </w:t>
      </w:r>
      <w:r>
        <w:t>is</w:t>
      </w:r>
      <w:r>
        <w:rPr>
          <w:spacing w:val="-7"/>
        </w:rPr>
        <w:t xml:space="preserve"> </w:t>
      </w:r>
      <w:r>
        <w:t>not</w:t>
      </w:r>
      <w:r>
        <w:rPr>
          <w:spacing w:val="-7"/>
        </w:rPr>
        <w:t xml:space="preserve"> </w:t>
      </w:r>
      <w:r>
        <w:t>essential. These</w:t>
      </w:r>
      <w:r>
        <w:rPr>
          <w:spacing w:val="-7"/>
        </w:rPr>
        <w:t xml:space="preserve"> </w:t>
      </w:r>
      <w:r>
        <w:t>details</w:t>
      </w:r>
      <w:r>
        <w:rPr>
          <w:spacing w:val="-7"/>
        </w:rPr>
        <w:t xml:space="preserve"> </w:t>
      </w:r>
      <w:r>
        <w:t>might help</w:t>
      </w:r>
      <w:r>
        <w:rPr>
          <w:spacing w:val="-3"/>
        </w:rPr>
        <w:t xml:space="preserve"> </w:t>
      </w:r>
      <w:r>
        <w:t>rule</w:t>
      </w:r>
      <w:r>
        <w:rPr>
          <w:spacing w:val="-3"/>
        </w:rPr>
        <w:t xml:space="preserve"> </w:t>
      </w:r>
      <w:r>
        <w:t>out</w:t>
      </w:r>
      <w:r>
        <w:rPr>
          <w:spacing w:val="-2"/>
        </w:rPr>
        <w:t xml:space="preserve"> </w:t>
      </w:r>
      <w:r>
        <w:t>alternatives,</w:t>
      </w:r>
      <w:r>
        <w:rPr>
          <w:spacing w:val="-3"/>
        </w:rPr>
        <w:t xml:space="preserve"> </w:t>
      </w:r>
      <w:r>
        <w:t>yet</w:t>
      </w:r>
      <w:r>
        <w:rPr>
          <w:spacing w:val="-3"/>
        </w:rPr>
        <w:t xml:space="preserve"> </w:t>
      </w:r>
      <w:r>
        <w:t>the</w:t>
      </w:r>
      <w:r>
        <w:rPr>
          <w:spacing w:val="-3"/>
        </w:rPr>
        <w:t xml:space="preserve"> </w:t>
      </w:r>
      <w:r>
        <w:t>question</w:t>
      </w:r>
      <w:r>
        <w:rPr>
          <w:spacing w:val="-2"/>
        </w:rPr>
        <w:t xml:space="preserve"> </w:t>
      </w:r>
      <w:r>
        <w:t>could</w:t>
      </w:r>
      <w:r>
        <w:rPr>
          <w:spacing w:val="-3"/>
        </w:rPr>
        <w:t xml:space="preserve"> </w:t>
      </w:r>
      <w:r>
        <w:t>still</w:t>
      </w:r>
      <w:r>
        <w:rPr>
          <w:spacing w:val="-3"/>
        </w:rPr>
        <w:t xml:space="preserve"> </w:t>
      </w:r>
      <w:r>
        <w:t>be</w:t>
      </w:r>
      <w:r>
        <w:rPr>
          <w:spacing w:val="-3"/>
        </w:rPr>
        <w:t xml:space="preserve"> </w:t>
      </w:r>
      <w:r>
        <w:t>answered</w:t>
      </w:r>
      <w:r>
        <w:rPr>
          <w:spacing w:val="-3"/>
        </w:rPr>
        <w:t xml:space="preserve"> </w:t>
      </w:r>
      <w:r>
        <w:t>correctly</w:t>
      </w:r>
      <w:r>
        <w:rPr>
          <w:spacing w:val="-2"/>
        </w:rPr>
        <w:t xml:space="preserve"> </w:t>
      </w:r>
      <w:r>
        <w:t>without</w:t>
      </w:r>
      <w:r>
        <w:rPr>
          <w:spacing w:val="-3"/>
        </w:rPr>
        <w:t xml:space="preserve"> </w:t>
      </w:r>
      <w:r>
        <w:t>them. (3)</w:t>
      </w:r>
      <w:r>
        <w:rPr>
          <w:spacing w:val="-3"/>
        </w:rPr>
        <w:t xml:space="preserve"> </w:t>
      </w:r>
      <w:r>
        <w:rPr>
          <w:b/>
        </w:rPr>
        <w:t xml:space="preserve">Irrelevant: </w:t>
      </w:r>
      <w:r>
        <w:t>Information</w:t>
      </w:r>
      <w:r>
        <w:rPr>
          <w:spacing w:val="-3"/>
        </w:rPr>
        <w:t xml:space="preserve"> </w:t>
      </w:r>
      <w:r>
        <w:t>that</w:t>
      </w:r>
      <w:r>
        <w:rPr>
          <w:spacing w:val="-3"/>
        </w:rPr>
        <w:t xml:space="preserve"> </w:t>
      </w:r>
      <w:r>
        <w:t>is not</w:t>
      </w:r>
      <w:r>
        <w:rPr>
          <w:spacing w:val="-9"/>
        </w:rPr>
        <w:t xml:space="preserve"> </w:t>
      </w:r>
      <w:r>
        <w:t>pertinent</w:t>
      </w:r>
      <w:r>
        <w:rPr>
          <w:spacing w:val="-9"/>
        </w:rPr>
        <w:t xml:space="preserve"> </w:t>
      </w:r>
      <w:r>
        <w:t>to</w:t>
      </w:r>
      <w:r>
        <w:rPr>
          <w:spacing w:val="-9"/>
        </w:rPr>
        <w:t xml:space="preserve"> </w:t>
      </w:r>
      <w:r>
        <w:t>determining</w:t>
      </w:r>
      <w:r>
        <w:rPr>
          <w:spacing w:val="-9"/>
        </w:rPr>
        <w:t xml:space="preserve"> </w:t>
      </w:r>
      <w:r>
        <w:t>the</w:t>
      </w:r>
      <w:r>
        <w:rPr>
          <w:spacing w:val="-9"/>
        </w:rPr>
        <w:t xml:space="preserve"> </w:t>
      </w:r>
      <w:r>
        <w:t>correct</w:t>
      </w:r>
      <w:r>
        <w:rPr>
          <w:spacing w:val="-9"/>
        </w:rPr>
        <w:t xml:space="preserve"> </w:t>
      </w:r>
      <w:r>
        <w:t>answer. These</w:t>
      </w:r>
      <w:r>
        <w:rPr>
          <w:spacing w:val="-9"/>
        </w:rPr>
        <w:t xml:space="preserve"> </w:t>
      </w:r>
      <w:r>
        <w:t>can</w:t>
      </w:r>
      <w:r>
        <w:rPr>
          <w:spacing w:val="-9"/>
        </w:rPr>
        <w:t xml:space="preserve"> </w:t>
      </w:r>
      <w:r>
        <w:t>be</w:t>
      </w:r>
      <w:r>
        <w:rPr>
          <w:spacing w:val="-9"/>
        </w:rPr>
        <w:t xml:space="preserve"> </w:t>
      </w:r>
      <w:r>
        <w:t>distractors</w:t>
      </w:r>
      <w:r>
        <w:rPr>
          <w:spacing w:val="-9"/>
        </w:rPr>
        <w:t xml:space="preserve"> </w:t>
      </w:r>
      <w:r>
        <w:t>or</w:t>
      </w:r>
      <w:r>
        <w:rPr>
          <w:spacing w:val="-9"/>
        </w:rPr>
        <w:t xml:space="preserve"> </w:t>
      </w:r>
      <w:r>
        <w:t>background</w:t>
      </w:r>
      <w:r>
        <w:rPr>
          <w:spacing w:val="-9"/>
        </w:rPr>
        <w:t xml:space="preserve"> </w:t>
      </w:r>
      <w:r>
        <w:t>details</w:t>
      </w:r>
      <w:r>
        <w:rPr>
          <w:spacing w:val="-9"/>
        </w:rPr>
        <w:t xml:space="preserve"> </w:t>
      </w:r>
      <w:r>
        <w:t>included</w:t>
      </w:r>
      <w:r>
        <w:rPr>
          <w:spacing w:val="-9"/>
        </w:rPr>
        <w:t xml:space="preserve"> </w:t>
      </w:r>
      <w:r>
        <w:t>in</w:t>
      </w:r>
      <w:r>
        <w:rPr>
          <w:spacing w:val="-9"/>
        </w:rPr>
        <w:t xml:space="preserve"> </w:t>
      </w:r>
      <w:r>
        <w:t>the</w:t>
      </w:r>
      <w:r>
        <w:rPr>
          <w:spacing w:val="-9"/>
        </w:rPr>
        <w:t xml:space="preserve"> </w:t>
      </w:r>
      <w:r>
        <w:t>vignette</w:t>
      </w:r>
      <w:r>
        <w:rPr>
          <w:spacing w:val="-9"/>
        </w:rPr>
        <w:t xml:space="preserve"> </w:t>
      </w:r>
      <w:r>
        <w:t>that</w:t>
      </w:r>
      <w:r>
        <w:rPr>
          <w:spacing w:val="-9"/>
        </w:rPr>
        <w:t xml:space="preserve"> </w:t>
      </w:r>
      <w:r>
        <w:t>do not impact the outcome in the given context.</w:t>
      </w:r>
    </w:p>
    <w:p w14:paraId="5841410F" w14:textId="05548960" w:rsidR="00A40DB8" w:rsidRDefault="00000000">
      <w:pPr>
        <w:pStyle w:val="BodyText"/>
        <w:spacing w:before="12" w:line="249" w:lineRule="auto"/>
        <w:ind w:left="53" w:right="408" w:firstLine="298"/>
        <w:jc w:val="both"/>
        <w:pPrChange w:id="1171" w:author="Saleh Kalantari" w:date="2026-04-28T12:46:00Z" w16du:dateUtc="2026-04-28T10:46:00Z">
          <w:pPr>
            <w:pStyle w:val="BodyText"/>
            <w:spacing w:before="13" w:line="249" w:lineRule="auto"/>
            <w:ind w:left="44" w:right="376" w:firstLine="308"/>
            <w:jc w:val="both"/>
          </w:pPr>
        </w:pPrChange>
      </w:pPr>
      <w:del w:id="1172" w:author="Saleh Kalantari" w:date="2026-04-28T12:46:00Z" w16du:dateUtc="2026-04-28T10:46:00Z">
        <w:r>
          <w:delText>This annotation process presents a fine-grained ground truth of relevance for every QA: a trinary label for each sentence in the context, representing the physician trainee consensus on whether that piece of information is pertinent to the question. While obtaining these annotations demanded expert effort, they serve as a gold standard for capturing what physicians deem significant.</w:delText>
        </w:r>
      </w:del>
      <w:r w:rsidR="003C2D66">
        <w:rPr>
          <w:rPrChange w:id="1173" w:author="Saleh Kalantari" w:date="2026-04-28T12:46:00Z" w16du:dateUtc="2026-04-28T10:46:00Z">
            <w:rPr>
              <w:spacing w:val="40"/>
            </w:rPr>
          </w:rPrChange>
        </w:rPr>
        <w:t xml:space="preserve"> </w:t>
      </w:r>
      <w:r w:rsidR="00096600">
        <w:t xml:space="preserve">This level of detailed expert labeling is largely absent from existing medical QA benchmarks, which typically </w:t>
      </w:r>
      <w:bookmarkStart w:id="1174" w:name="LLM_Data_Annotations"/>
      <w:bookmarkEnd w:id="1174"/>
      <w:r w:rsidR="00096600">
        <w:t>include</w:t>
      </w:r>
      <w:r w:rsidR="00096600">
        <w:rPr>
          <w:spacing w:val="-8"/>
        </w:rPr>
        <w:t xml:space="preserve"> </w:t>
      </w:r>
      <w:r w:rsidR="00096600">
        <w:t>only</w:t>
      </w:r>
      <w:r w:rsidR="00096600">
        <w:rPr>
          <w:spacing w:val="-7"/>
        </w:rPr>
        <w:t xml:space="preserve"> </w:t>
      </w:r>
      <w:r w:rsidR="00096600">
        <w:t>the</w:t>
      </w:r>
      <w:r w:rsidR="00096600">
        <w:rPr>
          <w:spacing w:val="-7"/>
        </w:rPr>
        <w:t xml:space="preserve"> </w:t>
      </w:r>
      <w:r w:rsidR="00096600">
        <w:t>question</w:t>
      </w:r>
      <w:r w:rsidR="00096600">
        <w:rPr>
          <w:spacing w:val="-8"/>
        </w:rPr>
        <w:t xml:space="preserve"> </w:t>
      </w:r>
      <w:r w:rsidR="00096600">
        <w:t>and</w:t>
      </w:r>
      <w:r w:rsidR="00096600">
        <w:rPr>
          <w:spacing w:val="-7"/>
        </w:rPr>
        <w:t xml:space="preserve"> </w:t>
      </w:r>
      <w:r w:rsidR="00096600">
        <w:t>answer,</w:t>
      </w:r>
      <w:r w:rsidR="00096600">
        <w:rPr>
          <w:spacing w:val="-7"/>
        </w:rPr>
        <w:t xml:space="preserve"> </w:t>
      </w:r>
      <w:r w:rsidR="00096600">
        <w:t>without</w:t>
      </w:r>
      <w:r w:rsidR="00096600">
        <w:rPr>
          <w:spacing w:val="-8"/>
        </w:rPr>
        <w:t xml:space="preserve"> </w:t>
      </w:r>
      <w:r w:rsidR="00096600">
        <w:t>explicit</w:t>
      </w:r>
      <w:r w:rsidR="00096600">
        <w:rPr>
          <w:spacing w:val="-7"/>
        </w:rPr>
        <w:t xml:space="preserve"> </w:t>
      </w:r>
      <w:r w:rsidR="00096600">
        <w:t>identification</w:t>
      </w:r>
      <w:r w:rsidR="00096600">
        <w:rPr>
          <w:spacing w:val="-7"/>
        </w:rPr>
        <w:t xml:space="preserve"> </w:t>
      </w:r>
      <w:r w:rsidR="00096600">
        <w:t>of</w:t>
      </w:r>
      <w:r w:rsidR="00096600">
        <w:rPr>
          <w:spacing w:val="-8"/>
        </w:rPr>
        <w:t xml:space="preserve"> </w:t>
      </w:r>
      <w:r w:rsidR="00096600">
        <w:t>supporting</w:t>
      </w:r>
      <w:r w:rsidR="00096600">
        <w:rPr>
          <w:spacing w:val="-7"/>
        </w:rPr>
        <w:t xml:space="preserve"> </w:t>
      </w:r>
      <w:r w:rsidR="00096600">
        <w:t>case</w:t>
      </w:r>
      <w:r w:rsidR="00096600">
        <w:rPr>
          <w:spacing w:val="-7"/>
        </w:rPr>
        <w:t xml:space="preserve"> </w:t>
      </w:r>
      <w:r w:rsidR="00096600">
        <w:t>details</w:t>
      </w:r>
      <w:r w:rsidR="00096600">
        <w:rPr>
          <w:spacing w:val="-8"/>
        </w:rPr>
        <w:t xml:space="preserve"> </w:t>
      </w:r>
      <w:r w:rsidR="00096600">
        <w:t>and</w:t>
      </w:r>
      <w:r w:rsidR="00096600">
        <w:rPr>
          <w:spacing w:val="-7"/>
        </w:rPr>
        <w:t xml:space="preserve"> </w:t>
      </w:r>
      <w:r w:rsidR="00096600">
        <w:t>their</w:t>
      </w:r>
      <w:r w:rsidR="00096600">
        <w:rPr>
          <w:spacing w:val="-7"/>
        </w:rPr>
        <w:t xml:space="preserve"> </w:t>
      </w:r>
      <w:r w:rsidR="00096600">
        <w:t>degree</w:t>
      </w:r>
      <w:r w:rsidR="00096600">
        <w:rPr>
          <w:spacing w:val="-8"/>
        </w:rPr>
        <w:t xml:space="preserve"> </w:t>
      </w:r>
      <w:r w:rsidR="00096600">
        <w:t>of</w:t>
      </w:r>
      <w:r w:rsidR="00096600">
        <w:rPr>
          <w:spacing w:val="-7"/>
        </w:rPr>
        <w:t xml:space="preserve"> </w:t>
      </w:r>
      <w:r w:rsidR="00096600">
        <w:rPr>
          <w:spacing w:val="-2"/>
        </w:rPr>
        <w:t>relevance</w:t>
      </w:r>
      <w:r w:rsidR="00096600">
        <w:fldChar w:fldCharType="begin"/>
      </w:r>
      <w:r w:rsidR="00096600">
        <w:instrText>HYPERLINK \l "_bookmark41"</w:instrText>
      </w:r>
      <w:r w:rsidR="00096600">
        <w:fldChar w:fldCharType="separate"/>
      </w:r>
      <w:r w:rsidR="00096600">
        <w:rPr>
          <w:color w:val="0000FF"/>
          <w:spacing w:val="-2"/>
          <w:vertAlign w:val="superscript"/>
        </w:rPr>
        <w:t>49</w:t>
      </w:r>
      <w:r w:rsidR="00096600">
        <w:fldChar w:fldCharType="end"/>
      </w:r>
      <w:r w:rsidR="00096600">
        <w:rPr>
          <w:spacing w:val="-2"/>
        </w:rPr>
        <w:t>.</w:t>
      </w:r>
    </w:p>
    <w:p w14:paraId="5A69BDB4" w14:textId="77777777" w:rsidR="00A40DB8" w:rsidRDefault="00A40DB8">
      <w:pPr>
        <w:pStyle w:val="BodyText"/>
        <w:spacing w:before="44"/>
      </w:pPr>
    </w:p>
    <w:p w14:paraId="259F99C1" w14:textId="77777777" w:rsidR="00A40DB8" w:rsidRDefault="00096600">
      <w:pPr>
        <w:pStyle w:val="Heading2"/>
        <w:numPr>
          <w:ilvl w:val="1"/>
          <w:numId w:val="6"/>
        </w:numPr>
        <w:tabs>
          <w:tab w:val="left" w:pos="429"/>
        </w:tabs>
        <w:ind w:left="429" w:hanging="376"/>
      </w:pPr>
      <w:r>
        <w:t>LLM</w:t>
      </w:r>
      <w:r>
        <w:rPr>
          <w:spacing w:val="-6"/>
        </w:rPr>
        <w:t xml:space="preserve"> </w:t>
      </w:r>
      <w:r>
        <w:t>Data</w:t>
      </w:r>
      <w:r>
        <w:rPr>
          <w:spacing w:val="-5"/>
        </w:rPr>
        <w:t xml:space="preserve"> </w:t>
      </w:r>
      <w:r>
        <w:rPr>
          <w:spacing w:val="-2"/>
        </w:rPr>
        <w:t>Annotations</w:t>
      </w:r>
    </w:p>
    <w:p w14:paraId="76DA4226" w14:textId="1726CBFE" w:rsidR="00A40DB8" w:rsidRDefault="00096600">
      <w:pPr>
        <w:pStyle w:val="BodyText"/>
        <w:spacing w:before="23" w:line="249" w:lineRule="auto"/>
        <w:ind w:left="53" w:right="408" w:hanging="10"/>
        <w:jc w:val="both"/>
      </w:pPr>
      <w:r>
        <w:t xml:space="preserve">We </w:t>
      </w:r>
      <w:del w:id="1175" w:author="Saleh Kalantari" w:date="2026-04-28T12:46:00Z" w16du:dateUtc="2026-04-28T10:46:00Z">
        <w:r>
          <w:delText>access</w:delText>
        </w:r>
      </w:del>
      <w:ins w:id="1176" w:author="Saleh Kalantari" w:date="2026-04-28T12:46:00Z" w16du:dateUtc="2026-04-28T10:46:00Z">
        <w:r>
          <w:t>access</w:t>
        </w:r>
        <w:r w:rsidR="004B08AA">
          <w:t>ed</w:t>
        </w:r>
      </w:ins>
      <w:r>
        <w:t xml:space="preserve"> the closed-source models (OpenAI) through their respective Python API libraries </w:t>
      </w:r>
      <w:del w:id="1177" w:author="Saleh Kalantari" w:date="2026-04-28T12:46:00Z" w16du:dateUtc="2026-04-28T10:46:00Z">
        <w:r>
          <w:delText>between</w:delText>
        </w:r>
      </w:del>
      <w:ins w:id="1178" w:author="Saleh Kalantari" w:date="2026-04-28T12:46:00Z" w16du:dateUtc="2026-04-28T10:46:00Z">
        <w:r w:rsidR="004B08AA">
          <w:t>from</w:t>
        </w:r>
      </w:ins>
      <w:r>
        <w:t xml:space="preserve"> March to October 2025.</w:t>
      </w:r>
      <w:r>
        <w:rPr>
          <w:spacing w:val="6"/>
        </w:rPr>
        <w:t xml:space="preserve"> </w:t>
      </w:r>
      <w:r>
        <w:t>For</w:t>
      </w:r>
      <w:r>
        <w:rPr>
          <w:spacing w:val="-3"/>
        </w:rPr>
        <w:t xml:space="preserve"> </w:t>
      </w:r>
      <w:r>
        <w:t>the</w:t>
      </w:r>
      <w:r>
        <w:rPr>
          <w:spacing w:val="-3"/>
        </w:rPr>
        <w:t xml:space="preserve"> </w:t>
      </w:r>
      <w:r>
        <w:t>open-source</w:t>
      </w:r>
      <w:r>
        <w:rPr>
          <w:spacing w:val="-3"/>
        </w:rPr>
        <w:t xml:space="preserve"> </w:t>
      </w:r>
      <w:r>
        <w:t>models</w:t>
      </w:r>
      <w:r>
        <w:rPr>
          <w:spacing w:val="-3"/>
        </w:rPr>
        <w:t xml:space="preserve"> </w:t>
      </w:r>
      <w:r>
        <w:t>(Llama,</w:t>
      </w:r>
      <w:r>
        <w:rPr>
          <w:spacing w:val="-3"/>
        </w:rPr>
        <w:t xml:space="preserve"> </w:t>
      </w:r>
      <w:r>
        <w:t>Qwen,</w:t>
      </w:r>
      <w:r>
        <w:rPr>
          <w:spacing w:val="-3"/>
        </w:rPr>
        <w:t xml:space="preserve"> </w:t>
      </w:r>
      <w:r>
        <w:t>and</w:t>
      </w:r>
      <w:r>
        <w:rPr>
          <w:spacing w:val="-3"/>
        </w:rPr>
        <w:t xml:space="preserve"> </w:t>
      </w:r>
      <w:r>
        <w:t>Meditron),</w:t>
      </w:r>
      <w:r>
        <w:rPr>
          <w:spacing w:val="-3"/>
        </w:rPr>
        <w:t xml:space="preserve"> </w:t>
      </w:r>
      <w:r>
        <w:t>we</w:t>
      </w:r>
      <w:r>
        <w:rPr>
          <w:spacing w:val="-3"/>
        </w:rPr>
        <w:t xml:space="preserve"> </w:t>
      </w:r>
      <w:del w:id="1179" w:author="Saleh Kalantari" w:date="2026-04-28T12:46:00Z" w16du:dateUtc="2026-04-28T10:46:00Z">
        <w:r>
          <w:delText>employ</w:delText>
        </w:r>
      </w:del>
      <w:ins w:id="1180" w:author="Saleh Kalantari" w:date="2026-04-28T12:46:00Z" w16du:dateUtc="2026-04-28T10:46:00Z">
        <w:r>
          <w:t>employ</w:t>
        </w:r>
        <w:r w:rsidR="004B08AA">
          <w:t>ed</w:t>
        </w:r>
      </w:ins>
      <w:r>
        <w:rPr>
          <w:spacing w:val="-3"/>
        </w:rPr>
        <w:t xml:space="preserve"> </w:t>
      </w:r>
      <w:r>
        <w:t>the</w:t>
      </w:r>
      <w:r>
        <w:rPr>
          <w:spacing w:val="-3"/>
        </w:rPr>
        <w:t xml:space="preserve"> </w:t>
      </w:r>
      <w:r>
        <w:t>Hugging</w:t>
      </w:r>
      <w:r>
        <w:rPr>
          <w:spacing w:val="-3"/>
        </w:rPr>
        <w:t xml:space="preserve"> </w:t>
      </w:r>
      <w:r>
        <w:t>Face</w:t>
      </w:r>
      <w:r>
        <w:rPr>
          <w:spacing w:val="-3"/>
        </w:rPr>
        <w:t xml:space="preserve"> </w:t>
      </w:r>
      <w:r>
        <w:t>Transformers</w:t>
      </w:r>
      <w:r>
        <w:rPr>
          <w:spacing w:val="-3"/>
        </w:rPr>
        <w:t xml:space="preserve"> </w:t>
      </w:r>
      <w:r>
        <w:t>library.</w:t>
      </w:r>
      <w:r>
        <w:rPr>
          <w:spacing w:val="9"/>
        </w:rPr>
        <w:t xml:space="preserve"> </w:t>
      </w:r>
      <w:r>
        <w:rPr>
          <w:spacing w:val="-2"/>
        </w:rPr>
        <w:t>These</w:t>
      </w:r>
    </w:p>
    <w:p w14:paraId="2E289F1F" w14:textId="77777777" w:rsidR="00A40DB8" w:rsidRDefault="00A40DB8">
      <w:pPr>
        <w:pStyle w:val="BodyText"/>
        <w:spacing w:line="249" w:lineRule="auto"/>
        <w:jc w:val="both"/>
        <w:sectPr w:rsidR="00A40DB8">
          <w:pgSz w:w="12240" w:h="15840"/>
          <w:pgMar w:top="1220" w:right="720" w:bottom="840" w:left="1080" w:header="0" w:footer="648" w:gutter="0"/>
          <w:cols w:space="720"/>
        </w:sectPr>
      </w:pPr>
    </w:p>
    <w:p w14:paraId="676D30B7" w14:textId="466C97E1" w:rsidR="00A40DB8" w:rsidRDefault="00096600">
      <w:pPr>
        <w:pStyle w:val="BodyText"/>
        <w:spacing w:before="68" w:line="249" w:lineRule="auto"/>
        <w:ind w:left="53" w:right="411"/>
        <w:jc w:val="both"/>
      </w:pPr>
      <w:r>
        <w:lastRenderedPageBreak/>
        <w:t xml:space="preserve">models </w:t>
      </w:r>
      <w:del w:id="1181" w:author="Saleh Kalantari" w:date="2026-04-28T12:46:00Z" w16du:dateUtc="2026-04-28T10:46:00Z">
        <w:r>
          <w:delText>are</w:delText>
        </w:r>
      </w:del>
      <w:ins w:id="1182" w:author="Saleh Kalantari" w:date="2026-04-28T12:46:00Z" w16du:dateUtc="2026-04-28T10:46:00Z">
        <w:r w:rsidR="004B08AA">
          <w:t>were</w:t>
        </w:r>
      </w:ins>
      <w:r>
        <w:t xml:space="preserve"> executed on a local cluster equipped with four NVIDIA A100 GPUs (80 GB each). All models </w:t>
      </w:r>
      <w:ins w:id="1183" w:author="Saleh Kalantari" w:date="2026-04-28T12:46:00Z" w16du:dateUtc="2026-04-28T10:46:00Z">
        <w:r w:rsidR="004B08AA">
          <w:t xml:space="preserve">were </w:t>
        </w:r>
      </w:ins>
      <w:r>
        <w:t xml:space="preserve">run with default </w:t>
      </w:r>
      <w:del w:id="1184" w:author="Saleh Kalantari" w:date="2026-04-28T12:46:00Z" w16du:dateUtc="2026-04-28T10:46:00Z">
        <w:r>
          <w:rPr>
            <w:spacing w:val="-2"/>
          </w:rPr>
          <w:delText>hyperparameter</w:delText>
        </w:r>
      </w:del>
      <w:ins w:id="1185" w:author="Saleh Kalantari" w:date="2026-04-28T12:46:00Z" w16du:dateUtc="2026-04-28T10:46:00Z">
        <w:r>
          <w:rPr>
            <w:spacing w:val="-2"/>
          </w:rPr>
          <w:t>hyperparameter</w:t>
        </w:r>
        <w:r w:rsidR="004B08AA">
          <w:rPr>
            <w:spacing w:val="-2"/>
          </w:rPr>
          <w:t>s</w:t>
        </w:r>
      </w:ins>
      <w:r>
        <w:rPr>
          <w:spacing w:val="-2"/>
        </w:rPr>
        <w:t>.</w:t>
      </w:r>
    </w:p>
    <w:p w14:paraId="62F2CF1E" w14:textId="27124E47" w:rsidR="00A40DB8" w:rsidRDefault="00096600">
      <w:pPr>
        <w:pStyle w:val="BodyText"/>
        <w:spacing w:before="2" w:line="249" w:lineRule="auto"/>
        <w:ind w:left="53" w:right="411" w:firstLine="298"/>
        <w:jc w:val="both"/>
        <w:rPr>
          <w:del w:id="1186" w:author="Saleh Kalantari" w:date="2026-04-28T12:46:00Z" w16du:dateUtc="2026-04-28T10:46:00Z"/>
        </w:rPr>
      </w:pPr>
      <w:r>
        <w:t>To directly compare the majority-vote annotations of the physician trainees with the labels generated by LLM for each</w:t>
      </w:r>
      <w:r w:rsidR="00A35D90">
        <w:t xml:space="preserve"> </w:t>
      </w:r>
      <w:del w:id="1187" w:author="Saleh Kalantari" w:date="2026-04-28T12:46:00Z" w16du:dateUtc="2026-04-28T10:46:00Z">
        <w:r>
          <w:delText xml:space="preserve">pair of </w:delText>
        </w:r>
      </w:del>
      <w:r>
        <w:t xml:space="preserve">QA, we annotated the LLM outputs using </w:t>
      </w:r>
      <w:del w:id="1188" w:author="Saleh Kalantari" w:date="2026-04-28T12:46:00Z" w16du:dateUtc="2026-04-28T10:46:00Z">
        <w:r>
          <w:delText xml:space="preserve">both </w:delText>
        </w:r>
      </w:del>
      <w:r>
        <w:t xml:space="preserve">ContextCite </w:t>
      </w:r>
      <w:del w:id="1189" w:author="Saleh Kalantari" w:date="2026-04-28T12:46:00Z" w16du:dateUtc="2026-04-28T10:46:00Z">
        <w:r>
          <w:delText>with</w:delText>
        </w:r>
      </w:del>
      <w:ins w:id="1190" w:author="Saleh Kalantari" w:date="2026-04-28T12:46:00Z" w16du:dateUtc="2026-04-28T10:46:00Z">
        <w:r w:rsidR="00A35D90">
          <w:t>for</w:t>
        </w:r>
      </w:ins>
      <w:r>
        <w:t xml:space="preserve"> open-source models and </w:t>
      </w:r>
      <w:ins w:id="1191" w:author="Saleh Kalantari" w:date="2026-04-28T12:46:00Z" w16du:dateUtc="2026-04-28T10:46:00Z">
        <w:r w:rsidR="00A35D90">
          <w:t xml:space="preserve">using </w:t>
        </w:r>
      </w:ins>
      <w:r>
        <w:t xml:space="preserve">a self-report prompt </w:t>
      </w:r>
      <w:del w:id="1192" w:author="Saleh Kalantari" w:date="2026-04-28T12:46:00Z" w16du:dateUtc="2026-04-28T10:46:00Z">
        <w:r>
          <w:delText xml:space="preserve">with </w:delText>
        </w:r>
        <w:r>
          <w:rPr>
            <w:spacing w:val="-2"/>
          </w:rPr>
          <w:delText>close-source</w:delText>
        </w:r>
      </w:del>
      <w:ins w:id="1193" w:author="Saleh Kalantari" w:date="2026-04-28T12:46:00Z" w16du:dateUtc="2026-04-28T10:46:00Z">
        <w:r w:rsidR="00A35D90">
          <w:rPr>
            <w:spacing w:val="-2"/>
          </w:rPr>
          <w:t>for all</w:t>
        </w:r>
      </w:ins>
      <w:r>
        <w:rPr>
          <w:spacing w:val="-2"/>
        </w:rPr>
        <w:t xml:space="preserve"> models.</w:t>
      </w:r>
      <w:r>
        <w:t xml:space="preserve"> </w:t>
      </w:r>
      <w:r>
        <w:rPr>
          <w:spacing w:val="-2"/>
        </w:rPr>
        <w:t>ContextCite scores approximate the model’s attention distribution</w:t>
      </w:r>
      <w:del w:id="1194" w:author="Saleh Kalantari" w:date="2026-04-28T12:46:00Z" w16du:dateUtc="2026-04-28T10:46:00Z">
        <w:r>
          <w:rPr>
            <w:spacing w:val="-2"/>
          </w:rPr>
          <w:delText xml:space="preserve"> across sentences</w:delText>
        </w:r>
      </w:del>
      <w:hyperlink w:anchor="_bookmark68" w:history="1">
        <w:r w:rsidR="00A40DB8">
          <w:rPr>
            <w:color w:val="0000FF"/>
            <w:spacing w:val="-2"/>
            <w:vertAlign w:val="superscript"/>
          </w:rPr>
          <w:t>80</w:t>
        </w:r>
      </w:hyperlink>
      <w:r>
        <w:rPr>
          <w:spacing w:val="-2"/>
        </w:rPr>
        <w:t xml:space="preserve">, </w:t>
      </w:r>
      <w:del w:id="1195" w:author="Saleh Kalantari" w:date="2026-04-28T12:46:00Z" w16du:dateUtc="2026-04-28T10:46:00Z">
        <w:r>
          <w:rPr>
            <w:spacing w:val="-2"/>
          </w:rPr>
          <w:delText xml:space="preserve">while self-reported </w:delText>
        </w:r>
        <w:r>
          <w:delText>labels capture the model’s own assessment of sentence relevance via prompting.</w:delText>
        </w:r>
      </w:del>
    </w:p>
    <w:p w14:paraId="1800AEA8" w14:textId="6C4D607F" w:rsidR="00A40DB8" w:rsidRDefault="00000000">
      <w:pPr>
        <w:pStyle w:val="BodyText"/>
        <w:spacing w:before="2" w:line="249" w:lineRule="auto"/>
        <w:ind w:left="53" w:right="411" w:firstLine="298"/>
        <w:jc w:val="both"/>
        <w:pPrChange w:id="1196" w:author="Saleh Kalantari" w:date="2026-04-28T12:46:00Z" w16du:dateUtc="2026-04-28T10:46:00Z">
          <w:pPr>
            <w:pStyle w:val="BodyText"/>
            <w:spacing w:before="2" w:line="249" w:lineRule="auto"/>
            <w:ind w:left="44" w:right="376" w:firstLine="308"/>
            <w:jc w:val="both"/>
          </w:pPr>
        </w:pPrChange>
      </w:pPr>
      <w:del w:id="1197" w:author="Saleh Kalantari" w:date="2026-04-28T12:46:00Z" w16du:dateUtc="2026-04-28T10:46:00Z">
        <w:r>
          <w:rPr>
            <w:spacing w:val="-2"/>
          </w:rPr>
          <w:delText>Then</w:delText>
        </w:r>
        <w:r>
          <w:rPr>
            <w:spacing w:val="-6"/>
          </w:rPr>
          <w:delText xml:space="preserve"> </w:delText>
        </w:r>
        <w:r>
          <w:rPr>
            <w:spacing w:val="-2"/>
          </w:rPr>
          <w:delText>we</w:delText>
        </w:r>
        <w:r>
          <w:rPr>
            <w:spacing w:val="-6"/>
          </w:rPr>
          <w:delText xml:space="preserve"> </w:delText>
        </w:r>
        <w:r>
          <w:rPr>
            <w:spacing w:val="-2"/>
          </w:rPr>
          <w:delText>performed</w:delText>
        </w:r>
        <w:r>
          <w:rPr>
            <w:spacing w:val="-6"/>
          </w:rPr>
          <w:delText xml:space="preserve"> </w:delText>
        </w:r>
        <w:r>
          <w:rPr>
            <w:spacing w:val="-2"/>
          </w:rPr>
          <w:delText>a</w:delText>
        </w:r>
        <w:r>
          <w:rPr>
            <w:spacing w:val="-6"/>
          </w:rPr>
          <w:delText xml:space="preserve"> </w:delText>
        </w:r>
        <w:r>
          <w:rPr>
            <w:spacing w:val="-2"/>
          </w:rPr>
          <w:delText>sentence-level</w:delText>
        </w:r>
        <w:r>
          <w:rPr>
            <w:spacing w:val="-6"/>
          </w:rPr>
          <w:delText xml:space="preserve"> </w:delText>
        </w:r>
        <w:r>
          <w:rPr>
            <w:spacing w:val="-2"/>
          </w:rPr>
          <w:delText>analysis</w:delText>
        </w:r>
        <w:r>
          <w:rPr>
            <w:spacing w:val="-6"/>
          </w:rPr>
          <w:delText xml:space="preserve"> </w:delText>
        </w:r>
        <w:r>
          <w:rPr>
            <w:spacing w:val="-2"/>
          </w:rPr>
          <w:delText>of</w:delText>
        </w:r>
        <w:r>
          <w:rPr>
            <w:spacing w:val="-6"/>
          </w:rPr>
          <w:delText xml:space="preserve"> </w:delText>
        </w:r>
        <w:r>
          <w:rPr>
            <w:spacing w:val="-2"/>
          </w:rPr>
          <w:delText>their</w:delText>
        </w:r>
        <w:r>
          <w:rPr>
            <w:spacing w:val="-6"/>
          </w:rPr>
          <w:delText xml:space="preserve"> </w:delText>
        </w:r>
        <w:r>
          <w:rPr>
            <w:spacing w:val="-2"/>
          </w:rPr>
          <w:delText>respective</w:delText>
        </w:r>
        <w:r>
          <w:rPr>
            <w:spacing w:val="-6"/>
          </w:rPr>
          <w:delText xml:space="preserve"> </w:delText>
        </w:r>
        <w:r>
          <w:rPr>
            <w:spacing w:val="-2"/>
          </w:rPr>
          <w:delText>annotations</w:delText>
        </w:r>
        <w:r>
          <w:rPr>
            <w:spacing w:val="-6"/>
          </w:rPr>
          <w:delText xml:space="preserve"> </w:delText>
        </w:r>
        <w:r>
          <w:rPr>
            <w:spacing w:val="-2"/>
          </w:rPr>
          <w:delText>to</w:delText>
        </w:r>
        <w:r>
          <w:rPr>
            <w:spacing w:val="-6"/>
          </w:rPr>
          <w:delText xml:space="preserve"> </w:delText>
        </w:r>
        <w:r>
          <w:rPr>
            <w:spacing w:val="-2"/>
          </w:rPr>
          <w:delText>examine</w:delText>
        </w:r>
        <w:r>
          <w:rPr>
            <w:spacing w:val="-6"/>
          </w:rPr>
          <w:delText xml:space="preserve"> </w:delText>
        </w:r>
        <w:r>
          <w:rPr>
            <w:spacing w:val="-2"/>
          </w:rPr>
          <w:delText>this</w:delText>
        </w:r>
        <w:r>
          <w:rPr>
            <w:spacing w:val="-6"/>
          </w:rPr>
          <w:delText xml:space="preserve"> </w:delText>
        </w:r>
        <w:r>
          <w:rPr>
            <w:spacing w:val="-2"/>
          </w:rPr>
          <w:delText>divergence</w:delText>
        </w:r>
        <w:r>
          <w:rPr>
            <w:spacing w:val="-6"/>
          </w:rPr>
          <w:delText xml:space="preserve"> </w:delText>
        </w:r>
        <w:r>
          <w:rPr>
            <w:spacing w:val="-2"/>
          </w:rPr>
          <w:delText>at</w:delText>
        </w:r>
        <w:r>
          <w:rPr>
            <w:spacing w:val="-6"/>
          </w:rPr>
          <w:delText xml:space="preserve"> </w:delText>
        </w:r>
        <w:r>
          <w:rPr>
            <w:spacing w:val="-2"/>
          </w:rPr>
          <w:delText>the</w:delText>
        </w:r>
        <w:r>
          <w:rPr>
            <w:spacing w:val="-6"/>
          </w:rPr>
          <w:delText xml:space="preserve"> </w:delText>
        </w:r>
        <w:r>
          <w:rPr>
            <w:spacing w:val="-2"/>
          </w:rPr>
          <w:delText>sentence</w:delText>
        </w:r>
        <w:r>
          <w:rPr>
            <w:spacing w:val="-6"/>
          </w:rPr>
          <w:delText xml:space="preserve"> </w:delText>
        </w:r>
        <w:r>
          <w:rPr>
            <w:spacing w:val="-2"/>
          </w:rPr>
          <w:delText xml:space="preserve">level. </w:delText>
        </w:r>
        <w:r>
          <w:delText>We examined one closed-source model GPT-4o</w:delText>
        </w:r>
        <w:r w:rsidR="00A40DB8">
          <w:fldChar w:fldCharType="begin"/>
        </w:r>
        <w:r w:rsidR="00A40DB8">
          <w:delInstrText>HYPERLINK \l "_bookmark69"</w:delInstrText>
        </w:r>
        <w:r w:rsidR="00A40DB8">
          <w:fldChar w:fldCharType="separate"/>
        </w:r>
        <w:r w:rsidR="00A40DB8">
          <w:rPr>
            <w:color w:val="0000FF"/>
            <w:vertAlign w:val="superscript"/>
          </w:rPr>
          <w:delText>81</w:delText>
        </w:r>
        <w:r w:rsidR="00A40DB8">
          <w:fldChar w:fldCharType="end"/>
        </w:r>
        <w:r>
          <w:rPr>
            <w:color w:val="0000FF"/>
          </w:rPr>
          <w:delText xml:space="preserve"> </w:delText>
        </w:r>
        <w:r>
          <w:delText>and three open-source models: Qwen-14B, Llama 3.1 Instruct 70B</w:delText>
        </w:r>
        <w:r w:rsidR="00A40DB8">
          <w:fldChar w:fldCharType="begin"/>
        </w:r>
        <w:r w:rsidR="00A40DB8">
          <w:delInstrText>HYPERLINK \l "_bookmark47"</w:delInstrText>
        </w:r>
        <w:r w:rsidR="00A40DB8">
          <w:fldChar w:fldCharType="separate"/>
        </w:r>
        <w:r w:rsidR="00A40DB8">
          <w:rPr>
            <w:color w:val="0000FF"/>
            <w:vertAlign w:val="superscript"/>
          </w:rPr>
          <w:delText>55</w:delText>
        </w:r>
        <w:r w:rsidR="00A40DB8">
          <w:fldChar w:fldCharType="end"/>
        </w:r>
        <w:r>
          <w:delText>, and Qwen</w:delText>
        </w:r>
        <w:r>
          <w:rPr>
            <w:spacing w:val="-8"/>
          </w:rPr>
          <w:delText xml:space="preserve"> </w:delText>
        </w:r>
        <w:r>
          <w:delText>2.5-72B</w:delText>
        </w:r>
        <w:r w:rsidR="00A40DB8">
          <w:fldChar w:fldCharType="begin"/>
        </w:r>
        <w:r w:rsidR="00A40DB8">
          <w:delInstrText>HYPERLINK \l "_bookmark46"</w:delInstrText>
        </w:r>
        <w:r w:rsidR="00A40DB8">
          <w:fldChar w:fldCharType="separate"/>
        </w:r>
        <w:r w:rsidR="00A40DB8">
          <w:rPr>
            <w:color w:val="0000FF"/>
            <w:vertAlign w:val="superscript"/>
          </w:rPr>
          <w:delText>54</w:delText>
        </w:r>
        <w:r w:rsidR="00A40DB8">
          <w:fldChar w:fldCharType="end"/>
        </w:r>
        <w:r>
          <w:delText>.</w:delText>
        </w:r>
        <w:r>
          <w:rPr>
            <w:spacing w:val="-8"/>
          </w:rPr>
          <w:delText xml:space="preserve"> </w:delText>
        </w:r>
        <w:r>
          <w:delText>For</w:delText>
        </w:r>
        <w:r>
          <w:rPr>
            <w:spacing w:val="-8"/>
          </w:rPr>
          <w:delText xml:space="preserve"> </w:delText>
        </w:r>
        <w:r>
          <w:delText>GPT-4o,</w:delText>
        </w:r>
        <w:r>
          <w:rPr>
            <w:spacing w:val="-8"/>
          </w:rPr>
          <w:delText xml:space="preserve"> </w:delText>
        </w:r>
        <w:r>
          <w:delText>we</w:delText>
        </w:r>
        <w:r>
          <w:rPr>
            <w:spacing w:val="-8"/>
          </w:rPr>
          <w:delText xml:space="preserve"> </w:delText>
        </w:r>
        <w:r>
          <w:delText>structured</w:delText>
        </w:r>
        <w:r>
          <w:rPr>
            <w:spacing w:val="-8"/>
          </w:rPr>
          <w:delText xml:space="preserve"> </w:delText>
        </w:r>
        <w:r>
          <w:delText>the</w:delText>
        </w:r>
        <w:r>
          <w:rPr>
            <w:spacing w:val="-8"/>
          </w:rPr>
          <w:delText xml:space="preserve"> </w:delText>
        </w:r>
        <w:r>
          <w:delText>study</w:delText>
        </w:r>
        <w:r>
          <w:rPr>
            <w:spacing w:val="-7"/>
          </w:rPr>
          <w:delText xml:space="preserve"> </w:delText>
        </w:r>
        <w:r>
          <w:delText>the</w:delText>
        </w:r>
        <w:r>
          <w:rPr>
            <w:spacing w:val="-8"/>
          </w:rPr>
          <w:delText xml:space="preserve"> </w:delText>
        </w:r>
        <w:r>
          <w:delText>same</w:delText>
        </w:r>
        <w:r>
          <w:rPr>
            <w:spacing w:val="-8"/>
          </w:rPr>
          <w:delText xml:space="preserve"> </w:delText>
        </w:r>
        <w:r>
          <w:delText>as</w:delText>
        </w:r>
        <w:r>
          <w:rPr>
            <w:spacing w:val="-8"/>
          </w:rPr>
          <w:delText xml:space="preserve"> </w:delText>
        </w:r>
        <w:r>
          <w:delText>the</w:delText>
        </w:r>
        <w:r>
          <w:rPr>
            <w:spacing w:val="-8"/>
          </w:rPr>
          <w:delText xml:space="preserve"> </w:delText>
        </w:r>
        <w:r>
          <w:delText>physician</w:delText>
        </w:r>
        <w:r>
          <w:rPr>
            <w:spacing w:val="-8"/>
          </w:rPr>
          <w:delText xml:space="preserve"> </w:delText>
        </w:r>
        <w:r>
          <w:delText>trainee</w:delText>
        </w:r>
        <w:r>
          <w:rPr>
            <w:spacing w:val="-8"/>
          </w:rPr>
          <w:delText xml:space="preserve"> </w:delText>
        </w:r>
        <w:r>
          <w:delText>labeling</w:delText>
        </w:r>
        <w:r>
          <w:rPr>
            <w:spacing w:val="-8"/>
          </w:rPr>
          <w:delText xml:space="preserve"> </w:delText>
        </w:r>
        <w:r>
          <w:delText>protocol: we</w:delText>
        </w:r>
        <w:r>
          <w:rPr>
            <w:spacing w:val="-8"/>
          </w:rPr>
          <w:delText xml:space="preserve"> </w:delText>
        </w:r>
        <w:r>
          <w:delText>fed</w:delText>
        </w:r>
        <w:r>
          <w:rPr>
            <w:spacing w:val="-8"/>
          </w:rPr>
          <w:delText xml:space="preserve"> </w:delText>
        </w:r>
        <w:r>
          <w:delText>the</w:delText>
        </w:r>
        <w:r>
          <w:rPr>
            <w:spacing w:val="-8"/>
          </w:rPr>
          <w:delText xml:space="preserve"> </w:delText>
        </w:r>
        <w:r>
          <w:delText>identical instruction prompt three times and determined the relevance label for each sentence by majority vote.</w:delText>
        </w:r>
        <w:r>
          <w:rPr>
            <w:spacing w:val="34"/>
          </w:rPr>
          <w:delText xml:space="preserve"> </w:delText>
        </w:r>
        <w:r>
          <w:delText>For the open-source models, we applied ContextCite to quantify the relevance of each sentence within the QA contexts, as ContextCite provides</w:delText>
        </w:r>
      </w:del>
      <w:ins w:id="1198" w:author="Saleh Kalantari" w:date="2026-04-28T12:46:00Z" w16du:dateUtc="2026-04-28T10:46:00Z">
        <w:r w:rsidR="00A35D90">
          <w:t>providing</w:t>
        </w:r>
      </w:ins>
      <w:r w:rsidR="00A35D90">
        <w:rPr>
          <w:spacing w:val="40"/>
        </w:rPr>
        <w:t xml:space="preserve"> </w:t>
      </w:r>
      <w:r w:rsidR="00A35D90">
        <w:t>a simple, scalable mechanism for tracing portions of a generated response back to specific input sentences</w:t>
      </w:r>
      <w:r w:rsidR="00A35D90">
        <w:fldChar w:fldCharType="begin"/>
      </w:r>
      <w:r w:rsidR="00A35D90">
        <w:instrText>HYPERLINK \l "_bookmark50"</w:instrText>
      </w:r>
      <w:r w:rsidR="00A35D90">
        <w:fldChar w:fldCharType="separate"/>
      </w:r>
      <w:r w:rsidR="00A35D90">
        <w:rPr>
          <w:color w:val="0000FF"/>
          <w:vertAlign w:val="superscript"/>
        </w:rPr>
        <w:t>58</w:t>
      </w:r>
      <w:r w:rsidR="00A35D90">
        <w:fldChar w:fldCharType="end"/>
      </w:r>
      <w:r w:rsidR="00A35D90">
        <w:t>.</w:t>
      </w:r>
      <w:r w:rsidR="00A35D90">
        <w:rPr>
          <w:spacing w:val="40"/>
        </w:rPr>
        <w:t xml:space="preserve"> </w:t>
      </w:r>
      <w:ins w:id="1199" w:author="Saleh Kalantari" w:date="2026-04-28T12:46:00Z" w16du:dateUtc="2026-04-28T10:46:00Z">
        <w:r w:rsidR="00A35D90">
          <w:rPr>
            <w:spacing w:val="-2"/>
          </w:rPr>
          <w:t>S</w:t>
        </w:r>
        <w:r w:rsidR="00096600">
          <w:rPr>
            <w:spacing w:val="-2"/>
          </w:rPr>
          <w:t xml:space="preserve">elf-reported </w:t>
        </w:r>
        <w:r w:rsidR="00096600">
          <w:t>labels</w:t>
        </w:r>
        <w:r w:rsidR="00B317BB">
          <w:t xml:space="preserve"> </w:t>
        </w:r>
        <w:r w:rsidR="00A35D90">
          <w:t>were obtained by</w:t>
        </w:r>
        <w:r w:rsidR="00B317BB">
          <w:t xml:space="preserve"> prompting the</w:t>
        </w:r>
        <w:r w:rsidR="00096600">
          <w:t xml:space="preserve"> model</w:t>
        </w:r>
        <w:r w:rsidR="00B317BB">
          <w:t xml:space="preserve"> to generate an</w:t>
        </w:r>
        <w:r w:rsidR="00096600">
          <w:t xml:space="preserve"> assessment of sentence relevance </w:t>
        </w:r>
        <w:r w:rsidR="00A35D90">
          <w:t>for</w:t>
        </w:r>
        <w:r w:rsidR="00B317BB">
          <w:t xml:space="preserve"> the QA</w:t>
        </w:r>
        <w:r w:rsidR="00096600">
          <w:t>.</w:t>
        </w:r>
        <w:r w:rsidR="00B317BB">
          <w:t xml:space="preserve"> </w:t>
        </w:r>
        <w:commentRangeStart w:id="1200"/>
        <w:r w:rsidR="00B317BB">
          <w:t>For the self-reported outcom</w:t>
        </w:r>
        <w:commentRangeEnd w:id="1200"/>
        <w:r w:rsidR="00B317BB">
          <w:rPr>
            <w:rStyle w:val="CommentReference"/>
            <w:sz w:val="20"/>
            <w:szCs w:val="20"/>
          </w:rPr>
          <w:commentReference w:id="1200"/>
        </w:r>
        <w:r w:rsidR="00B317BB">
          <w:t>es, we</w:t>
        </w:r>
        <w:r w:rsidR="00096600">
          <w:rPr>
            <w:spacing w:val="-8"/>
          </w:rPr>
          <w:t xml:space="preserve"> </w:t>
        </w:r>
        <w:r w:rsidR="00A35D90">
          <w:t>proceeded</w:t>
        </w:r>
        <w:r w:rsidR="00096600">
          <w:rPr>
            <w:spacing w:val="-7"/>
          </w:rPr>
          <w:t xml:space="preserve"> </w:t>
        </w:r>
        <w:r w:rsidR="00A35D90">
          <w:rPr>
            <w:spacing w:val="-7"/>
          </w:rPr>
          <w:t xml:space="preserve">in </w:t>
        </w:r>
        <w:r w:rsidR="00096600">
          <w:t>the</w:t>
        </w:r>
        <w:r w:rsidR="00096600">
          <w:rPr>
            <w:spacing w:val="-8"/>
          </w:rPr>
          <w:t xml:space="preserve"> </w:t>
        </w:r>
        <w:r w:rsidR="00096600">
          <w:t>same</w:t>
        </w:r>
        <w:r w:rsidR="00A35D90">
          <w:t xml:space="preserve"> manner</w:t>
        </w:r>
        <w:r w:rsidR="00096600">
          <w:rPr>
            <w:spacing w:val="-8"/>
          </w:rPr>
          <w:t xml:space="preserve"> </w:t>
        </w:r>
        <w:r w:rsidR="00096600">
          <w:t>as</w:t>
        </w:r>
        <w:r w:rsidR="00096600">
          <w:rPr>
            <w:spacing w:val="-8"/>
          </w:rPr>
          <w:t xml:space="preserve"> </w:t>
        </w:r>
        <w:r w:rsidR="00096600">
          <w:t>the</w:t>
        </w:r>
        <w:r w:rsidR="00096600">
          <w:rPr>
            <w:spacing w:val="-8"/>
          </w:rPr>
          <w:t xml:space="preserve"> </w:t>
        </w:r>
        <w:r w:rsidR="00096600">
          <w:t>physician</w:t>
        </w:r>
        <w:r w:rsidR="00096600">
          <w:rPr>
            <w:spacing w:val="-8"/>
          </w:rPr>
          <w:t xml:space="preserve"> </w:t>
        </w:r>
        <w:r w:rsidR="00096600">
          <w:t>trainee</w:t>
        </w:r>
        <w:r w:rsidR="00096600">
          <w:rPr>
            <w:spacing w:val="-8"/>
          </w:rPr>
          <w:t xml:space="preserve"> </w:t>
        </w:r>
        <w:r w:rsidR="00096600">
          <w:t>labeling</w:t>
        </w:r>
        <w:r w:rsidR="00096600">
          <w:rPr>
            <w:spacing w:val="-8"/>
          </w:rPr>
          <w:t xml:space="preserve"> </w:t>
        </w:r>
        <w:r w:rsidR="00096600">
          <w:t>protocol: we</w:t>
        </w:r>
        <w:r w:rsidR="00096600">
          <w:rPr>
            <w:spacing w:val="-8"/>
          </w:rPr>
          <w:t xml:space="preserve"> </w:t>
        </w:r>
        <w:r w:rsidR="00096600">
          <w:t>fed</w:t>
        </w:r>
        <w:r w:rsidR="00096600">
          <w:rPr>
            <w:spacing w:val="-8"/>
          </w:rPr>
          <w:t xml:space="preserve"> </w:t>
        </w:r>
        <w:r w:rsidR="00096600">
          <w:t>the</w:t>
        </w:r>
        <w:r w:rsidR="00096600">
          <w:rPr>
            <w:spacing w:val="-8"/>
          </w:rPr>
          <w:t xml:space="preserve"> </w:t>
        </w:r>
        <w:r w:rsidR="00096600">
          <w:t xml:space="preserve">identical instruction prompt three times </w:t>
        </w:r>
        <w:r w:rsidR="00A35D90">
          <w:t xml:space="preserve">into the LLM </w:t>
        </w:r>
        <w:r w:rsidR="00096600">
          <w:t>and determined the relevance label for each sentence by majority vote.</w:t>
        </w:r>
        <w:r w:rsidR="00096600">
          <w:rPr>
            <w:spacing w:val="34"/>
          </w:rPr>
          <w:t xml:space="preserve"> </w:t>
        </w:r>
      </w:ins>
      <w:r w:rsidR="00A35D90">
        <w:t xml:space="preserve">Each model </w:t>
      </w:r>
      <w:r w:rsidR="00A35D90">
        <w:rPr>
          <w:spacing w:val="-2"/>
        </w:rPr>
        <w:t>received</w:t>
      </w:r>
      <w:r w:rsidR="00A35D90">
        <w:rPr>
          <w:spacing w:val="-3"/>
        </w:rPr>
        <w:t xml:space="preserve"> </w:t>
      </w:r>
      <w:r w:rsidR="00A35D90">
        <w:rPr>
          <w:spacing w:val="-2"/>
        </w:rPr>
        <w:t>the</w:t>
      </w:r>
      <w:r w:rsidR="00A35D90">
        <w:rPr>
          <w:spacing w:val="-3"/>
        </w:rPr>
        <w:t xml:space="preserve"> </w:t>
      </w:r>
      <w:r w:rsidR="00A35D90">
        <w:rPr>
          <w:spacing w:val="-2"/>
        </w:rPr>
        <w:t>identical</w:t>
      </w:r>
      <w:r w:rsidR="00A35D90">
        <w:rPr>
          <w:spacing w:val="-3"/>
        </w:rPr>
        <w:t xml:space="preserve"> </w:t>
      </w:r>
      <w:ins w:id="1201" w:author="Saleh Kalantari" w:date="2026-04-28T12:46:00Z" w16du:dateUtc="2026-04-28T10:46:00Z">
        <w:r w:rsidR="00A35D90">
          <w:rPr>
            <w:spacing w:val="-3"/>
          </w:rPr>
          <w:t xml:space="preserve">instruction </w:t>
        </w:r>
      </w:ins>
      <w:r w:rsidR="00A35D90">
        <w:rPr>
          <w:spacing w:val="-2"/>
        </w:rPr>
        <w:t>prompt</w:t>
      </w:r>
      <w:r w:rsidR="00A35D90">
        <w:rPr>
          <w:spacing w:val="-3"/>
        </w:rPr>
        <w:t xml:space="preserve"> </w:t>
      </w:r>
      <w:r w:rsidR="00A35D90">
        <w:rPr>
          <w:spacing w:val="-2"/>
        </w:rPr>
        <w:t>used</w:t>
      </w:r>
      <w:r w:rsidR="00A35D90">
        <w:rPr>
          <w:spacing w:val="-3"/>
        </w:rPr>
        <w:t xml:space="preserve"> </w:t>
      </w:r>
      <w:r w:rsidR="00A35D90">
        <w:rPr>
          <w:spacing w:val="-2"/>
        </w:rPr>
        <w:t>by</w:t>
      </w:r>
      <w:r w:rsidR="00A35D90">
        <w:rPr>
          <w:spacing w:val="-3"/>
        </w:rPr>
        <w:t xml:space="preserve"> </w:t>
      </w:r>
      <w:r w:rsidR="00A35D90">
        <w:rPr>
          <w:spacing w:val="-2"/>
        </w:rPr>
        <w:t>the</w:t>
      </w:r>
      <w:r w:rsidR="00A35D90">
        <w:rPr>
          <w:spacing w:val="-3"/>
        </w:rPr>
        <w:t xml:space="preserve"> </w:t>
      </w:r>
      <w:r w:rsidR="00A35D90">
        <w:rPr>
          <w:spacing w:val="-2"/>
        </w:rPr>
        <w:t>physician</w:t>
      </w:r>
      <w:r w:rsidR="00A35D90">
        <w:rPr>
          <w:spacing w:val="-3"/>
        </w:rPr>
        <w:t xml:space="preserve"> </w:t>
      </w:r>
      <w:r w:rsidR="00A35D90">
        <w:rPr>
          <w:spacing w:val="-2"/>
        </w:rPr>
        <w:t>labelers</w:t>
      </w:r>
      <w:del w:id="1202" w:author="Saleh Kalantari" w:date="2026-04-28T12:46:00Z" w16du:dateUtc="2026-04-28T10:46:00Z">
        <w:r w:rsidR="006942F2">
          <w:rPr>
            <w:spacing w:val="-3"/>
          </w:rPr>
          <w:delText xml:space="preserve"> </w:delText>
        </w:r>
        <w:r w:rsidR="006942F2">
          <w:rPr>
            <w:spacing w:val="-2"/>
          </w:rPr>
          <w:delText>to</w:delText>
        </w:r>
        <w:r w:rsidR="006942F2">
          <w:rPr>
            <w:spacing w:val="-3"/>
          </w:rPr>
          <w:delText xml:space="preserve"> </w:delText>
        </w:r>
        <w:r w:rsidR="006942F2">
          <w:rPr>
            <w:spacing w:val="-2"/>
          </w:rPr>
          <w:delText>elicit</w:delText>
        </w:r>
        <w:r w:rsidR="006942F2">
          <w:rPr>
            <w:spacing w:val="-3"/>
          </w:rPr>
          <w:delText xml:space="preserve"> </w:delText>
        </w:r>
        <w:r w:rsidR="006942F2">
          <w:rPr>
            <w:spacing w:val="-2"/>
          </w:rPr>
          <w:delText>sentence-level</w:delText>
        </w:r>
        <w:r w:rsidR="006942F2">
          <w:rPr>
            <w:spacing w:val="-3"/>
          </w:rPr>
          <w:delText xml:space="preserve"> </w:delText>
        </w:r>
        <w:r w:rsidR="006942F2">
          <w:rPr>
            <w:spacing w:val="-2"/>
          </w:rPr>
          <w:delText>relevance</w:delText>
        </w:r>
        <w:r w:rsidR="006942F2">
          <w:rPr>
            <w:spacing w:val="-3"/>
          </w:rPr>
          <w:delText xml:space="preserve"> </w:delText>
        </w:r>
        <w:r w:rsidR="006942F2">
          <w:rPr>
            <w:spacing w:val="-2"/>
          </w:rPr>
          <w:delText>judgments</w:delText>
        </w:r>
      </w:del>
      <w:r w:rsidR="00A35D90">
        <w:rPr>
          <w:spacing w:val="-2"/>
        </w:rPr>
        <w:t>.</w:t>
      </w:r>
      <w:r w:rsidR="00A35D90">
        <w:rPr>
          <w:spacing w:val="-2"/>
          <w:rPrChange w:id="1203" w:author="Saleh Kalantari" w:date="2026-04-28T12:46:00Z" w16du:dateUtc="2026-04-28T10:46:00Z">
            <w:rPr/>
          </w:rPrChange>
        </w:rPr>
        <w:t xml:space="preserve"> </w:t>
      </w:r>
      <w:r w:rsidR="00096600">
        <w:rPr>
          <w:spacing w:val="-2"/>
        </w:rPr>
        <w:t>The</w:t>
      </w:r>
      <w:r w:rsidR="00096600">
        <w:rPr>
          <w:spacing w:val="-3"/>
        </w:rPr>
        <w:t xml:space="preserve"> </w:t>
      </w:r>
      <w:r w:rsidR="00096600">
        <w:rPr>
          <w:spacing w:val="-2"/>
        </w:rPr>
        <w:t>complete</w:t>
      </w:r>
      <w:r w:rsidR="00096600">
        <w:rPr>
          <w:spacing w:val="-3"/>
        </w:rPr>
        <w:t xml:space="preserve"> </w:t>
      </w:r>
      <w:r w:rsidR="00096600">
        <w:rPr>
          <w:spacing w:val="-2"/>
        </w:rPr>
        <w:t xml:space="preserve">prompts </w:t>
      </w:r>
      <w:bookmarkStart w:id="1204" w:name="Problem_Formulation"/>
      <w:bookmarkEnd w:id="1204"/>
      <w:r w:rsidR="00096600">
        <w:t>for generating self-reported labels and ContextCite annotations are provided in</w:t>
      </w:r>
      <w:r w:rsidR="00A35D90">
        <w:t xml:space="preserve"> </w:t>
      </w:r>
      <w:ins w:id="1205" w:author="Saleh Kalantari" w:date="2026-04-28T12:46:00Z" w16du:dateUtc="2026-04-28T10:46:00Z">
        <w:r w:rsidR="00A35D90">
          <w:t>the</w:t>
        </w:r>
        <w:r w:rsidR="00096600">
          <w:t xml:space="preserve"> </w:t>
        </w:r>
      </w:ins>
      <w:r w:rsidR="00096600">
        <w:t>Supplementary Information.</w:t>
      </w:r>
    </w:p>
    <w:p w14:paraId="6D392710" w14:textId="77777777" w:rsidR="00A40DB8" w:rsidRDefault="00A40DB8">
      <w:pPr>
        <w:pStyle w:val="BodyText"/>
        <w:spacing w:before="3"/>
      </w:pPr>
    </w:p>
    <w:p w14:paraId="449C8E51" w14:textId="77777777" w:rsidR="00A40DB8" w:rsidRDefault="00096600">
      <w:pPr>
        <w:pStyle w:val="Heading2"/>
        <w:numPr>
          <w:ilvl w:val="1"/>
          <w:numId w:val="6"/>
        </w:numPr>
        <w:tabs>
          <w:tab w:val="left" w:pos="429"/>
        </w:tabs>
        <w:spacing w:line="220" w:lineRule="exact"/>
        <w:ind w:left="429" w:hanging="376"/>
      </w:pPr>
      <w:r>
        <w:rPr>
          <w:spacing w:val="-2"/>
        </w:rPr>
        <w:t>Problem</w:t>
      </w:r>
      <w:r>
        <w:rPr>
          <w:spacing w:val="-3"/>
        </w:rPr>
        <w:t xml:space="preserve"> </w:t>
      </w:r>
      <w:r>
        <w:rPr>
          <w:spacing w:val="-2"/>
        </w:rPr>
        <w:t>Formulation</w:t>
      </w:r>
    </w:p>
    <w:p w14:paraId="450C9CDB" w14:textId="77777777" w:rsidR="00A40DB8" w:rsidRDefault="00096600">
      <w:pPr>
        <w:pStyle w:val="BodyText"/>
        <w:spacing w:before="39" w:line="187" w:lineRule="auto"/>
        <w:ind w:left="53" w:right="411"/>
        <w:jc w:val="both"/>
      </w:pPr>
      <w:r>
        <w:t>Suppose</w:t>
      </w:r>
      <w:r>
        <w:rPr>
          <w:spacing w:val="-13"/>
        </w:rPr>
        <w:t xml:space="preserve"> </w:t>
      </w:r>
      <w:r>
        <w:t>that</w:t>
      </w:r>
      <w:r>
        <w:rPr>
          <w:spacing w:val="-12"/>
        </w:rPr>
        <w:t xml:space="preserve"> </w:t>
      </w:r>
      <w:r>
        <w:t>a</w:t>
      </w:r>
      <w:r>
        <w:rPr>
          <w:spacing w:val="-13"/>
        </w:rPr>
        <w:t xml:space="preserve"> </w:t>
      </w:r>
      <w:r>
        <w:t>particular</w:t>
      </w:r>
      <w:r>
        <w:rPr>
          <w:spacing w:val="-12"/>
        </w:rPr>
        <w:t xml:space="preserve"> </w:t>
      </w:r>
      <w:r>
        <w:t>question</w:t>
      </w:r>
      <w:r>
        <w:rPr>
          <w:spacing w:val="-13"/>
        </w:rPr>
        <w:t xml:space="preserve"> </w:t>
      </w:r>
      <w:r>
        <w:t>consists</w:t>
      </w:r>
      <w:r>
        <w:rPr>
          <w:spacing w:val="-12"/>
        </w:rPr>
        <w:t xml:space="preserve"> </w:t>
      </w:r>
      <w:r>
        <w:t>of</w:t>
      </w:r>
      <w:r>
        <w:rPr>
          <w:spacing w:val="-13"/>
        </w:rPr>
        <w:t xml:space="preserve"> </w:t>
      </w:r>
      <w:r>
        <w:t>a</w:t>
      </w:r>
      <w:r>
        <w:rPr>
          <w:spacing w:val="-12"/>
        </w:rPr>
        <w:t xml:space="preserve"> </w:t>
      </w:r>
      <w:r>
        <w:t>set</w:t>
      </w:r>
      <w:r>
        <w:rPr>
          <w:spacing w:val="-7"/>
        </w:rPr>
        <w:t xml:space="preserve"> </w:t>
      </w:r>
      <w:r>
        <w:t>of</w:t>
      </w:r>
      <w:r>
        <w:rPr>
          <w:spacing w:val="-3"/>
        </w:rPr>
        <w:t xml:space="preserve"> </w:t>
      </w:r>
      <w:r>
        <w:t>sentences</w:t>
      </w:r>
      <w:r>
        <w:rPr>
          <w:spacing w:val="-3"/>
        </w:rPr>
        <w:t xml:space="preserve"> </w:t>
      </w:r>
      <w:r>
        <w:rPr>
          <w:rFonts w:ascii="Verdana" w:hAnsi="Verdana"/>
          <w:i/>
        </w:rPr>
        <w:t xml:space="preserve">S </w:t>
      </w:r>
      <w:r>
        <w:rPr>
          <w:rFonts w:ascii="Lucida Sans Unicode" w:hAnsi="Lucida Sans Unicode"/>
        </w:rPr>
        <w:t>=</w:t>
      </w:r>
      <w:r>
        <w:rPr>
          <w:rFonts w:ascii="Lucida Sans Unicode" w:hAnsi="Lucida Sans Unicode"/>
          <w:spacing w:val="-16"/>
        </w:rPr>
        <w:t xml:space="preserve"> </w:t>
      </w:r>
      <w:r>
        <w:rPr>
          <w:rFonts w:ascii="Verdana" w:hAnsi="Verdana"/>
          <w:i/>
        </w:rPr>
        <w:t>S</w:t>
      </w:r>
      <w:r>
        <w:rPr>
          <w:rFonts w:ascii="Verdana" w:hAnsi="Verdana"/>
          <w:i/>
          <w:spacing w:val="-18"/>
        </w:rPr>
        <w:t xml:space="preserve"> </w:t>
      </w:r>
      <w:r>
        <w:rPr>
          <w:rFonts w:ascii="Lucida Sans Unicode" w:hAnsi="Lucida Sans Unicode"/>
          <w:vertAlign w:val="superscript"/>
        </w:rPr>
        <w:t>+</w:t>
      </w:r>
      <w:r>
        <w:rPr>
          <w:rFonts w:ascii="Lucida Sans Unicode" w:hAnsi="Lucida Sans Unicode"/>
          <w:spacing w:val="-16"/>
        </w:rPr>
        <w:t xml:space="preserve"> </w:t>
      </w:r>
      <w:r>
        <w:rPr>
          <w:rFonts w:ascii="Lucida Sans Unicode" w:hAnsi="Lucida Sans Unicode"/>
        </w:rPr>
        <w:t>∪</w:t>
      </w:r>
      <w:r>
        <w:rPr>
          <w:rFonts w:ascii="Lucida Sans Unicode" w:hAnsi="Lucida Sans Unicode"/>
          <w:spacing w:val="-16"/>
        </w:rPr>
        <w:t xml:space="preserve"> </w:t>
      </w:r>
      <w:r>
        <w:rPr>
          <w:rFonts w:ascii="Verdana" w:hAnsi="Verdana"/>
          <w:i/>
        </w:rPr>
        <w:t>S</w:t>
      </w:r>
      <w:r>
        <w:rPr>
          <w:rFonts w:ascii="Verdana" w:hAnsi="Verdana"/>
          <w:i/>
          <w:spacing w:val="-17"/>
        </w:rPr>
        <w:t xml:space="preserve"> </w:t>
      </w:r>
      <w:r>
        <w:rPr>
          <w:rFonts w:ascii="Lucida Sans Unicode" w:hAnsi="Lucida Sans Unicode"/>
          <w:vertAlign w:val="superscript"/>
        </w:rPr>
        <w:t>−</w:t>
      </w:r>
      <w:r>
        <w:t>,</w:t>
      </w:r>
      <w:r>
        <w:rPr>
          <w:spacing w:val="-2"/>
        </w:rPr>
        <w:t xml:space="preserve"> </w:t>
      </w:r>
      <w:r>
        <w:t>where</w:t>
      </w:r>
      <w:r>
        <w:rPr>
          <w:spacing w:val="-3"/>
        </w:rPr>
        <w:t xml:space="preserve"> </w:t>
      </w:r>
      <w:r>
        <w:rPr>
          <w:rFonts w:ascii="Verdana" w:hAnsi="Verdana"/>
          <w:i/>
        </w:rPr>
        <w:t>S</w:t>
      </w:r>
      <w:r>
        <w:rPr>
          <w:rFonts w:ascii="Verdana" w:hAnsi="Verdana"/>
          <w:i/>
          <w:spacing w:val="-18"/>
        </w:rPr>
        <w:t xml:space="preserve"> </w:t>
      </w:r>
      <w:r>
        <w:rPr>
          <w:rFonts w:ascii="Lucida Sans Unicode" w:hAnsi="Lucida Sans Unicode"/>
          <w:vertAlign w:val="superscript"/>
        </w:rPr>
        <w:t>+</w:t>
      </w:r>
      <w:r>
        <w:rPr>
          <w:rFonts w:ascii="Lucida Sans Unicode" w:hAnsi="Lucida Sans Unicode"/>
          <w:spacing w:val="-6"/>
        </w:rPr>
        <w:t xml:space="preserve"> </w:t>
      </w:r>
      <w:r>
        <w:t>is</w:t>
      </w:r>
      <w:r>
        <w:rPr>
          <w:spacing w:val="-3"/>
        </w:rPr>
        <w:t xml:space="preserve"> </w:t>
      </w:r>
      <w:r>
        <w:t>the</w:t>
      </w:r>
      <w:r>
        <w:rPr>
          <w:spacing w:val="-3"/>
        </w:rPr>
        <w:t xml:space="preserve"> </w:t>
      </w:r>
      <w:r>
        <w:t>set</w:t>
      </w:r>
      <w:r>
        <w:rPr>
          <w:spacing w:val="-3"/>
        </w:rPr>
        <w:t xml:space="preserve"> </w:t>
      </w:r>
      <w:r>
        <w:t>of</w:t>
      </w:r>
      <w:r>
        <w:rPr>
          <w:spacing w:val="-3"/>
        </w:rPr>
        <w:t xml:space="preserve"> </w:t>
      </w:r>
      <w:r>
        <w:t>relevant</w:t>
      </w:r>
      <w:r>
        <w:rPr>
          <w:spacing w:val="-3"/>
        </w:rPr>
        <w:t xml:space="preserve"> </w:t>
      </w:r>
      <w:r>
        <w:t>sentences</w:t>
      </w:r>
      <w:r>
        <w:rPr>
          <w:spacing w:val="-3"/>
        </w:rPr>
        <w:t xml:space="preserve"> </w:t>
      </w:r>
      <w:r>
        <w:t>(as labeled</w:t>
      </w:r>
      <w:r>
        <w:rPr>
          <w:spacing w:val="-13"/>
        </w:rPr>
        <w:t xml:space="preserve"> </w:t>
      </w:r>
      <w:r>
        <w:t>by</w:t>
      </w:r>
      <w:r>
        <w:rPr>
          <w:spacing w:val="-12"/>
        </w:rPr>
        <w:t xml:space="preserve"> </w:t>
      </w:r>
      <w:r>
        <w:t>a</w:t>
      </w:r>
      <w:r>
        <w:rPr>
          <w:spacing w:val="-13"/>
        </w:rPr>
        <w:t xml:space="preserve"> </w:t>
      </w:r>
      <w:r>
        <w:t>physician</w:t>
      </w:r>
      <w:r>
        <w:rPr>
          <w:spacing w:val="-12"/>
        </w:rPr>
        <w:t xml:space="preserve"> </w:t>
      </w:r>
      <w:r>
        <w:t xml:space="preserve">trainee), and </w:t>
      </w:r>
      <w:r>
        <w:rPr>
          <w:rFonts w:ascii="Verdana" w:hAnsi="Verdana"/>
          <w:i/>
        </w:rPr>
        <w:t>S</w:t>
      </w:r>
      <w:r>
        <w:rPr>
          <w:rFonts w:ascii="Verdana" w:hAnsi="Verdana"/>
          <w:i/>
          <w:spacing w:val="-18"/>
        </w:rPr>
        <w:t xml:space="preserve"> </w:t>
      </w:r>
      <w:r>
        <w:rPr>
          <w:rFonts w:ascii="Lucida Sans Unicode" w:hAnsi="Lucida Sans Unicode"/>
          <w:vertAlign w:val="superscript"/>
        </w:rPr>
        <w:t>−</w:t>
      </w:r>
      <w:r>
        <w:rPr>
          <w:rFonts w:ascii="Lucida Sans Unicode" w:hAnsi="Lucida Sans Unicode"/>
        </w:rPr>
        <w:t xml:space="preserve"> </w:t>
      </w:r>
      <w:r>
        <w:t>is the set of irrelevant sentences.</w:t>
      </w:r>
      <w:r>
        <w:rPr>
          <w:spacing w:val="17"/>
        </w:rPr>
        <w:t xml:space="preserve"> </w:t>
      </w:r>
      <w:r>
        <w:t>Let</w:t>
      </w:r>
      <w:r>
        <w:rPr>
          <w:spacing w:val="-8"/>
        </w:rPr>
        <w:t xml:space="preserve"> </w:t>
      </w:r>
      <w:r>
        <w:rPr>
          <w:i/>
        </w:rPr>
        <w:t>Y</w:t>
      </w:r>
      <w:r>
        <w:rPr>
          <w:i/>
          <w:spacing w:val="25"/>
        </w:rPr>
        <w:t xml:space="preserve"> </w:t>
      </w:r>
      <w:r>
        <w:rPr>
          <w:rFonts w:ascii="Lucida Sans Unicode" w:hAnsi="Lucida Sans Unicode"/>
        </w:rPr>
        <w:t>∈</w:t>
      </w:r>
      <w:r>
        <w:rPr>
          <w:rFonts w:ascii="Lucida Sans Unicode" w:hAnsi="Lucida Sans Unicode"/>
          <w:spacing w:val="-15"/>
        </w:rPr>
        <w:t xml:space="preserve"> </w:t>
      </w:r>
      <w:r>
        <w:rPr>
          <w:rFonts w:ascii="Lucida Sans Unicode" w:hAnsi="Lucida Sans Unicode"/>
        </w:rPr>
        <w:t>{</w:t>
      </w:r>
      <w:r>
        <w:t>1</w:t>
      </w:r>
      <w:r>
        <w:rPr>
          <w:rFonts w:ascii="Arial" w:hAnsi="Arial"/>
          <w:i/>
        </w:rPr>
        <w:t>,</w:t>
      </w:r>
      <w:r>
        <w:rPr>
          <w:rFonts w:ascii="Arial" w:hAnsi="Arial"/>
          <w:i/>
          <w:spacing w:val="-14"/>
        </w:rPr>
        <w:t xml:space="preserve"> </w:t>
      </w:r>
      <w:r>
        <w:t>2</w:t>
      </w:r>
      <w:r>
        <w:rPr>
          <w:rFonts w:ascii="Arial" w:hAnsi="Arial"/>
          <w:i/>
        </w:rPr>
        <w:t>,</w:t>
      </w:r>
      <w:r>
        <w:rPr>
          <w:rFonts w:ascii="Arial" w:hAnsi="Arial"/>
          <w:i/>
          <w:spacing w:val="-14"/>
        </w:rPr>
        <w:t xml:space="preserve"> </w:t>
      </w:r>
      <w:r>
        <w:rPr>
          <w:rFonts w:ascii="Arial" w:hAnsi="Arial"/>
          <w:i/>
        </w:rPr>
        <w:t>...,</w:t>
      </w:r>
      <w:r>
        <w:rPr>
          <w:rFonts w:ascii="Arial" w:hAnsi="Arial"/>
          <w:i/>
          <w:spacing w:val="-14"/>
        </w:rPr>
        <w:t xml:space="preserve"> </w:t>
      </w:r>
      <w:r>
        <w:rPr>
          <w:i/>
        </w:rPr>
        <w:t>K</w:t>
      </w:r>
      <w:r>
        <w:rPr>
          <w:rFonts w:ascii="Lucida Sans Unicode" w:hAnsi="Lucida Sans Unicode"/>
        </w:rPr>
        <w:t>}</w:t>
      </w:r>
      <w:r>
        <w:rPr>
          <w:rFonts w:ascii="Lucida Sans Unicode" w:hAnsi="Lucida Sans Unicode"/>
          <w:spacing w:val="-9"/>
        </w:rPr>
        <w:t xml:space="preserve"> </w:t>
      </w:r>
      <w:r>
        <w:t>be the true label.</w:t>
      </w:r>
      <w:r>
        <w:rPr>
          <w:spacing w:val="16"/>
        </w:rPr>
        <w:t xml:space="preserve"> </w:t>
      </w:r>
      <w:r>
        <w:t xml:space="preserve">Suppose </w:t>
      </w:r>
      <w:commentRangeStart w:id="1206"/>
      <w:r>
        <w:t xml:space="preserve">we </w:t>
      </w:r>
      <w:r>
        <w:rPr>
          <w:w w:val="105"/>
        </w:rPr>
        <w:t>have some LLM</w:t>
      </w:r>
      <w:r>
        <w:rPr>
          <w:spacing w:val="40"/>
          <w:w w:val="105"/>
        </w:rPr>
        <w:t xml:space="preserve"> </w:t>
      </w:r>
      <w:r>
        <w:rPr>
          <w:i/>
          <w:w w:val="105"/>
        </w:rPr>
        <w:t>f</w:t>
      </w:r>
      <w:commentRangeEnd w:id="1206"/>
      <w:r w:rsidR="00BA2CF3">
        <w:rPr>
          <w:rStyle w:val="CommentReference"/>
          <w:i/>
          <w:spacing w:val="40"/>
          <w:w w:val="105"/>
          <w:sz w:val="20"/>
          <w:szCs w:val="20"/>
        </w:rPr>
        <w:commentReference w:id="1206"/>
      </w:r>
      <w:r>
        <w:rPr>
          <w:i/>
          <w:spacing w:val="40"/>
          <w:w w:val="105"/>
        </w:rPr>
        <w:t xml:space="preserve"> </w:t>
      </w:r>
      <w:r>
        <w:rPr>
          <w:w w:val="105"/>
        </w:rPr>
        <w:t>: 2</w:t>
      </w:r>
      <w:r>
        <w:rPr>
          <w:rFonts w:ascii="Verdana" w:hAnsi="Verdana"/>
          <w:i/>
          <w:w w:val="105"/>
          <w:vertAlign w:val="superscript"/>
        </w:rPr>
        <w:t>S</w:t>
      </w:r>
      <w:r>
        <w:rPr>
          <w:rFonts w:ascii="Verdana" w:hAnsi="Verdana"/>
          <w:i/>
          <w:w w:val="105"/>
        </w:rPr>
        <w:t xml:space="preserve"> </w:t>
      </w:r>
      <w:r>
        <w:rPr>
          <w:rFonts w:ascii="Lucida Sans Unicode" w:hAnsi="Lucida Sans Unicode"/>
          <w:w w:val="105"/>
        </w:rPr>
        <w:t>→</w:t>
      </w:r>
      <w:r>
        <w:rPr>
          <w:rFonts w:ascii="Lucida Sans Unicode" w:hAnsi="Lucida Sans Unicode"/>
          <w:spacing w:val="-9"/>
          <w:w w:val="105"/>
        </w:rPr>
        <w:t xml:space="preserve"> </w:t>
      </w:r>
      <w:r>
        <w:rPr>
          <w:rFonts w:ascii="Lucida Sans Unicode" w:hAnsi="Lucida Sans Unicode"/>
          <w:w w:val="105"/>
        </w:rPr>
        <w:t>{</w:t>
      </w:r>
      <w:r>
        <w:rPr>
          <w:w w:val="105"/>
        </w:rPr>
        <w:t>1</w:t>
      </w:r>
      <w:r>
        <w:rPr>
          <w:rFonts w:ascii="Arial" w:hAnsi="Arial"/>
          <w:i/>
          <w:w w:val="105"/>
        </w:rPr>
        <w:t>,</w:t>
      </w:r>
      <w:r>
        <w:rPr>
          <w:rFonts w:ascii="Arial" w:hAnsi="Arial"/>
          <w:i/>
          <w:spacing w:val="-31"/>
          <w:w w:val="105"/>
        </w:rPr>
        <w:t xml:space="preserve"> </w:t>
      </w:r>
      <w:r>
        <w:rPr>
          <w:w w:val="105"/>
        </w:rPr>
        <w:t>2</w:t>
      </w:r>
      <w:r>
        <w:rPr>
          <w:rFonts w:ascii="Arial" w:hAnsi="Arial"/>
          <w:i/>
          <w:w w:val="105"/>
        </w:rPr>
        <w:t>,</w:t>
      </w:r>
      <w:r>
        <w:rPr>
          <w:rFonts w:ascii="Arial" w:hAnsi="Arial"/>
          <w:i/>
          <w:spacing w:val="-31"/>
          <w:w w:val="105"/>
        </w:rPr>
        <w:t xml:space="preserve"> </w:t>
      </w:r>
      <w:r>
        <w:rPr>
          <w:rFonts w:ascii="Arial" w:hAnsi="Arial"/>
          <w:i/>
          <w:w w:val="105"/>
        </w:rPr>
        <w:t>...,</w:t>
      </w:r>
      <w:r>
        <w:rPr>
          <w:rFonts w:ascii="Arial" w:hAnsi="Arial"/>
          <w:i/>
          <w:spacing w:val="-31"/>
          <w:w w:val="105"/>
        </w:rPr>
        <w:t xml:space="preserve"> </w:t>
      </w:r>
      <w:r>
        <w:rPr>
          <w:i/>
          <w:w w:val="105"/>
        </w:rPr>
        <w:t>K</w:t>
      </w:r>
      <w:r>
        <w:rPr>
          <w:rFonts w:ascii="Lucida Sans Unicode" w:hAnsi="Lucida Sans Unicode"/>
          <w:w w:val="105"/>
        </w:rPr>
        <w:t>}</w:t>
      </w:r>
      <w:r>
        <w:rPr>
          <w:w w:val="105"/>
        </w:rPr>
        <w:t>.</w:t>
      </w:r>
    </w:p>
    <w:p w14:paraId="0FEA58D3" w14:textId="0856EBB6" w:rsidR="00A40DB8" w:rsidRDefault="00FC4525">
      <w:pPr>
        <w:pStyle w:val="BodyText"/>
        <w:spacing w:line="196" w:lineRule="auto"/>
        <w:ind w:left="53" w:right="386" w:firstLine="298"/>
        <w:jc w:val="both"/>
      </w:pPr>
      <w:del w:id="1207" w:author="Saleh Kalantari" w:date="2026-04-28T12:46:00Z" w16du:dateUtc="2026-04-28T10:46:00Z">
        <w:r>
          <w:delText>In</w:delText>
        </w:r>
        <w:r>
          <w:rPr>
            <w:spacing w:val="-13"/>
          </w:rPr>
          <w:delText xml:space="preserve"> </w:delText>
        </w:r>
        <w:r>
          <w:delText>order</w:delText>
        </w:r>
        <w:r>
          <w:rPr>
            <w:spacing w:val="-12"/>
          </w:rPr>
          <w:delText xml:space="preserve"> </w:delText>
        </w:r>
        <w:r>
          <w:delText>to</w:delText>
        </w:r>
        <w:r>
          <w:rPr>
            <w:spacing w:val="-13"/>
          </w:rPr>
          <w:delText xml:space="preserve"> </w:delText>
        </w:r>
        <w:r>
          <w:delText>probe</w:delText>
        </w:r>
        <w:r>
          <w:rPr>
            <w:spacing w:val="-12"/>
          </w:rPr>
          <w:delText xml:space="preserve"> </w:delText>
        </w:r>
        <w:r>
          <w:delText>whether</w:delText>
        </w:r>
      </w:del>
      <w:ins w:id="1208" w:author="Saleh Kalantari" w:date="2026-04-28T12:46:00Z" w16du:dateUtc="2026-04-28T10:46:00Z">
        <w:r>
          <w:t>To evaluate</w:t>
        </w:r>
        <w:r>
          <w:rPr>
            <w:spacing w:val="-12"/>
          </w:rPr>
          <w:t xml:space="preserve"> </w:t>
        </w:r>
        <w:r>
          <w:t>if</w:t>
        </w:r>
      </w:ins>
      <w:r>
        <w:rPr>
          <w:spacing w:val="28"/>
        </w:rPr>
        <w:t xml:space="preserve"> </w:t>
      </w:r>
      <w:r>
        <w:rPr>
          <w:i/>
        </w:rPr>
        <w:t>f</w:t>
      </w:r>
      <w:r>
        <w:rPr>
          <w:i/>
          <w:spacing w:val="28"/>
        </w:rPr>
        <w:t xml:space="preserve"> </w:t>
      </w:r>
      <w:commentRangeStart w:id="1209"/>
      <w:r>
        <w:t>answers</w:t>
      </w:r>
      <w:r>
        <w:rPr>
          <w:spacing w:val="-1"/>
        </w:rPr>
        <w:t xml:space="preserve"> </w:t>
      </w:r>
      <w:r>
        <w:t>the</w:t>
      </w:r>
      <w:r>
        <w:rPr>
          <w:spacing w:val="-2"/>
        </w:rPr>
        <w:t xml:space="preserve"> </w:t>
      </w:r>
      <w:r>
        <w:t>question</w:t>
      </w:r>
      <w:r>
        <w:rPr>
          <w:spacing w:val="-1"/>
        </w:rPr>
        <w:t xml:space="preserve"> </w:t>
      </w:r>
      <w:r>
        <w:t>using</w:t>
      </w:r>
      <w:r>
        <w:rPr>
          <w:spacing w:val="-1"/>
        </w:rPr>
        <w:t xml:space="preserve"> </w:t>
      </w:r>
      <w:r>
        <w:t>the</w:t>
      </w:r>
      <w:r>
        <w:rPr>
          <w:spacing w:val="-2"/>
        </w:rPr>
        <w:t xml:space="preserve"> </w:t>
      </w:r>
      <w:r>
        <w:t>same</w:t>
      </w:r>
      <w:r>
        <w:rPr>
          <w:spacing w:val="-1"/>
        </w:rPr>
        <w:t xml:space="preserve"> </w:t>
      </w:r>
      <w:r>
        <w:t>information</w:t>
      </w:r>
      <w:r>
        <w:rPr>
          <w:spacing w:val="-1"/>
        </w:rPr>
        <w:t xml:space="preserve"> </w:t>
      </w:r>
      <w:r>
        <w:t>as</w:t>
      </w:r>
      <w:r>
        <w:rPr>
          <w:spacing w:val="-2"/>
        </w:rPr>
        <w:t xml:space="preserve"> </w:t>
      </w:r>
      <w:r>
        <w:t>a</w:t>
      </w:r>
      <w:r>
        <w:rPr>
          <w:spacing w:val="-1"/>
        </w:rPr>
        <w:t xml:space="preserve"> </w:t>
      </w:r>
      <w:r>
        <w:t>human,</w:t>
      </w:r>
      <w:r>
        <w:rPr>
          <w:spacing w:val="-1"/>
        </w:rPr>
        <w:t xml:space="preserve"> </w:t>
      </w:r>
      <w:r>
        <w:t>we</w:t>
      </w:r>
      <w:r>
        <w:rPr>
          <w:spacing w:val="-1"/>
        </w:rPr>
        <w:t xml:space="preserve"> </w:t>
      </w:r>
      <w:r>
        <w:t>compare</w:t>
      </w:r>
      <w:r>
        <w:rPr>
          <w:spacing w:val="28"/>
        </w:rPr>
        <w:t xml:space="preserve"> </w:t>
      </w:r>
      <w:r>
        <w:rPr>
          <w:i/>
        </w:rPr>
        <w:t>f</w:t>
      </w:r>
      <w:r>
        <w:rPr>
          <w:i/>
          <w:spacing w:val="-13"/>
        </w:rPr>
        <w:t xml:space="preserve"> </w:t>
      </w:r>
      <w:r>
        <w:rPr>
          <w:rFonts w:ascii="Lucida Sans Unicode"/>
        </w:rPr>
        <w:t>(</w:t>
      </w:r>
      <w:r>
        <w:rPr>
          <w:rFonts w:ascii="Verdana"/>
          <w:i/>
        </w:rPr>
        <w:t>S</w:t>
      </w:r>
      <w:r>
        <w:rPr>
          <w:rFonts w:ascii="Verdana"/>
          <w:i/>
          <w:spacing w:val="-18"/>
        </w:rPr>
        <w:t xml:space="preserve"> </w:t>
      </w:r>
      <w:r>
        <w:rPr>
          <w:rFonts w:ascii="Lucida Sans Unicode"/>
        </w:rPr>
        <w:t>)</w:t>
      </w:r>
      <w:r>
        <w:rPr>
          <w:rFonts w:ascii="Lucida Sans Unicode"/>
          <w:spacing w:val="-14"/>
        </w:rPr>
        <w:t xml:space="preserve"> </w:t>
      </w:r>
      <w:r>
        <w:t>with</w:t>
      </w:r>
      <w:r>
        <w:rPr>
          <w:spacing w:val="28"/>
        </w:rPr>
        <w:t xml:space="preserve"> </w:t>
      </w:r>
      <w:r>
        <w:rPr>
          <w:i/>
        </w:rPr>
        <w:t>f</w:t>
      </w:r>
      <w:r>
        <w:rPr>
          <w:i/>
          <w:spacing w:val="-13"/>
        </w:rPr>
        <w:t xml:space="preserve"> </w:t>
      </w:r>
      <w:r>
        <w:rPr>
          <w:rFonts w:ascii="Lucida Sans Unicode"/>
        </w:rPr>
        <w:t>(</w:t>
      </w:r>
      <w:r>
        <w:rPr>
          <w:rFonts w:ascii="Verdana"/>
          <w:i/>
        </w:rPr>
        <w:t>S</w:t>
      </w:r>
      <w:r>
        <w:rPr>
          <w:rFonts w:ascii="Verdana"/>
          <w:i/>
          <w:spacing w:val="-18"/>
        </w:rPr>
        <w:t xml:space="preserve"> </w:t>
      </w:r>
      <w:r>
        <w:rPr>
          <w:rFonts w:ascii="Lucida Sans Unicode"/>
          <w:vertAlign w:val="superscript"/>
        </w:rPr>
        <w:t>+</w:t>
      </w:r>
      <w:r>
        <w:rPr>
          <w:rFonts w:ascii="Lucida Sans Unicode"/>
        </w:rPr>
        <w:t>)</w:t>
      </w:r>
      <w:r>
        <w:t>, unde</w:t>
      </w:r>
      <w:commentRangeEnd w:id="1209"/>
      <w:r w:rsidR="002F5A70">
        <w:rPr>
          <w:rStyle w:val="CommentReference"/>
          <w:sz w:val="20"/>
          <w:szCs w:val="20"/>
        </w:rPr>
        <w:commentReference w:id="1209"/>
      </w:r>
      <w:r>
        <w:t>r</w:t>
      </w:r>
      <w:r>
        <w:rPr>
          <w:spacing w:val="-13"/>
        </w:rPr>
        <w:t xml:space="preserve"> </w:t>
      </w:r>
      <w:r>
        <w:t>the</w:t>
      </w:r>
      <w:r>
        <w:rPr>
          <w:spacing w:val="-12"/>
        </w:rPr>
        <w:t xml:space="preserve"> </w:t>
      </w:r>
      <w:r>
        <w:t>assumption</w:t>
      </w:r>
      <w:r>
        <w:rPr>
          <w:spacing w:val="-13"/>
        </w:rPr>
        <w:t xml:space="preserve"> </w:t>
      </w:r>
      <w:r>
        <w:t>that</w:t>
      </w:r>
      <w:r>
        <w:rPr>
          <w:spacing w:val="-12"/>
        </w:rPr>
        <w:t xml:space="preserve"> </w:t>
      </w:r>
      <w:r>
        <w:t>the</w:t>
      </w:r>
      <w:r>
        <w:rPr>
          <w:spacing w:val="-13"/>
        </w:rPr>
        <w:t xml:space="preserve"> </w:t>
      </w:r>
      <w:r>
        <w:t>set</w:t>
      </w:r>
      <w:r>
        <w:rPr>
          <w:spacing w:val="17"/>
        </w:rPr>
        <w:t xml:space="preserve"> </w:t>
      </w:r>
      <w:r>
        <w:rPr>
          <w:i/>
        </w:rPr>
        <w:t>f</w:t>
      </w:r>
      <w:r>
        <w:rPr>
          <w:i/>
          <w:spacing w:val="-13"/>
        </w:rPr>
        <w:t xml:space="preserve"> </w:t>
      </w:r>
      <w:r>
        <w:rPr>
          <w:rFonts w:ascii="Lucida Sans Unicode"/>
        </w:rPr>
        <w:t>(</w:t>
      </w:r>
      <w:r>
        <w:rPr>
          <w:rFonts w:ascii="Verdana"/>
          <w:i/>
        </w:rPr>
        <w:t>S</w:t>
      </w:r>
      <w:r>
        <w:rPr>
          <w:rFonts w:ascii="Verdana"/>
          <w:i/>
          <w:spacing w:val="-18"/>
        </w:rPr>
        <w:t xml:space="preserve"> </w:t>
      </w:r>
      <w:r>
        <w:rPr>
          <w:rFonts w:ascii="Lucida Sans Unicode"/>
          <w:vertAlign w:val="superscript"/>
        </w:rPr>
        <w:t>+</w:t>
      </w:r>
      <w:r>
        <w:rPr>
          <w:rFonts w:ascii="Lucida Sans Unicode"/>
        </w:rPr>
        <w:t>)</w:t>
      </w:r>
      <w:r>
        <w:rPr>
          <w:rFonts w:ascii="Lucida Sans Unicode"/>
          <w:spacing w:val="-15"/>
        </w:rPr>
        <w:t xml:space="preserve"> </w:t>
      </w:r>
      <w:r>
        <w:t>is</w:t>
      </w:r>
      <w:r>
        <w:rPr>
          <w:spacing w:val="-6"/>
        </w:rPr>
        <w:t xml:space="preserve"> </w:t>
      </w:r>
      <w:r>
        <w:t>sufficient</w:t>
      </w:r>
      <w:r>
        <w:rPr>
          <w:spacing w:val="-6"/>
        </w:rPr>
        <w:t xml:space="preserve"> </w:t>
      </w:r>
      <w:r>
        <w:t>for</w:t>
      </w:r>
      <w:r>
        <w:rPr>
          <w:spacing w:val="-6"/>
        </w:rPr>
        <w:t xml:space="preserve"> </w:t>
      </w:r>
      <w:r>
        <w:t>a</w:t>
      </w:r>
      <w:r>
        <w:rPr>
          <w:spacing w:val="-7"/>
        </w:rPr>
        <w:t xml:space="preserve"> </w:t>
      </w:r>
      <w:r>
        <w:t>human</w:t>
      </w:r>
      <w:r>
        <w:rPr>
          <w:spacing w:val="-6"/>
        </w:rPr>
        <w:t xml:space="preserve"> </w:t>
      </w:r>
      <w:r>
        <w:t>to</w:t>
      </w:r>
      <w:r>
        <w:rPr>
          <w:spacing w:val="-6"/>
        </w:rPr>
        <w:t xml:space="preserve"> </w:t>
      </w:r>
      <w:r>
        <w:t>answer</w:t>
      </w:r>
      <w:r>
        <w:rPr>
          <w:spacing w:val="-6"/>
        </w:rPr>
        <w:t xml:space="preserve"> </w:t>
      </w:r>
      <w:r>
        <w:t>the</w:t>
      </w:r>
      <w:r>
        <w:rPr>
          <w:spacing w:val="-6"/>
        </w:rPr>
        <w:t xml:space="preserve"> </w:t>
      </w:r>
      <w:r>
        <w:t>question</w:t>
      </w:r>
      <w:r>
        <w:rPr>
          <w:spacing w:val="-6"/>
        </w:rPr>
        <w:t xml:space="preserve"> </w:t>
      </w:r>
      <w:r>
        <w:t>correctly. This</w:t>
      </w:r>
      <w:r>
        <w:rPr>
          <w:spacing w:val="-6"/>
        </w:rPr>
        <w:t xml:space="preserve"> </w:t>
      </w:r>
      <w:r>
        <w:t>gives</w:t>
      </w:r>
      <w:r>
        <w:rPr>
          <w:spacing w:val="-6"/>
        </w:rPr>
        <w:t xml:space="preserve"> </w:t>
      </w:r>
      <w:r>
        <w:t>us</w:t>
      </w:r>
      <w:r>
        <w:rPr>
          <w:spacing w:val="-6"/>
        </w:rPr>
        <w:t xml:space="preserve"> </w:t>
      </w:r>
      <w:r>
        <w:t>the</w:t>
      </w:r>
      <w:r>
        <w:rPr>
          <w:spacing w:val="-6"/>
        </w:rPr>
        <w:t xml:space="preserve"> </w:t>
      </w:r>
      <w:r>
        <w:t>following possible scenarios:</w:t>
      </w:r>
    </w:p>
    <w:p w14:paraId="2C5E5345" w14:textId="77777777" w:rsidR="00A40DB8" w:rsidRDefault="00096600">
      <w:pPr>
        <w:pStyle w:val="ListParagraph"/>
        <w:numPr>
          <w:ilvl w:val="0"/>
          <w:numId w:val="2"/>
        </w:numPr>
        <w:tabs>
          <w:tab w:val="left" w:pos="551"/>
          <w:tab w:val="left" w:pos="579"/>
        </w:tabs>
        <w:spacing w:before="172" w:line="208" w:lineRule="auto"/>
        <w:ind w:left="551" w:right="411" w:hanging="250"/>
        <w:jc w:val="both"/>
        <w:rPr>
          <w:sz w:val="20"/>
        </w:rPr>
      </w:pPr>
      <w:r>
        <w:rPr>
          <w:i/>
          <w:sz w:val="20"/>
        </w:rPr>
        <w:t>f</w:t>
      </w:r>
      <w:r>
        <w:rPr>
          <w:i/>
          <w:spacing w:val="-13"/>
          <w:sz w:val="20"/>
        </w:rPr>
        <w:t xml:space="preserve"> </w:t>
      </w:r>
      <w:r>
        <w:rPr>
          <w:rFonts w:ascii="Lucida Sans Unicode"/>
          <w:sz w:val="20"/>
        </w:rPr>
        <w:t>(</w:t>
      </w:r>
      <w:r>
        <w:rPr>
          <w:rFonts w:ascii="Verdana"/>
          <w:i/>
          <w:sz w:val="20"/>
        </w:rPr>
        <w:t>S</w:t>
      </w:r>
      <w:r>
        <w:rPr>
          <w:rFonts w:ascii="Verdana"/>
          <w:i/>
          <w:spacing w:val="-18"/>
          <w:sz w:val="20"/>
        </w:rPr>
        <w:t xml:space="preserve"> </w:t>
      </w:r>
      <w:r>
        <w:rPr>
          <w:rFonts w:ascii="Lucida Sans Unicode"/>
          <w:sz w:val="20"/>
        </w:rPr>
        <w:t>)</w:t>
      </w:r>
      <w:r>
        <w:rPr>
          <w:rFonts w:ascii="Lucida Sans Unicode"/>
          <w:spacing w:val="-15"/>
          <w:sz w:val="20"/>
        </w:rPr>
        <w:t xml:space="preserve"> </w:t>
      </w:r>
      <w:r>
        <w:rPr>
          <w:rFonts w:ascii="Lucida Sans Unicode"/>
          <w:sz w:val="20"/>
        </w:rPr>
        <w:t>=</w:t>
      </w:r>
      <w:r>
        <w:rPr>
          <w:rFonts w:ascii="Lucida Sans Unicode"/>
          <w:spacing w:val="-16"/>
          <w:sz w:val="20"/>
        </w:rPr>
        <w:t xml:space="preserve"> </w:t>
      </w:r>
      <w:r>
        <w:rPr>
          <w:i/>
          <w:sz w:val="20"/>
        </w:rPr>
        <w:t>f</w:t>
      </w:r>
      <w:r>
        <w:rPr>
          <w:i/>
          <w:spacing w:val="-13"/>
          <w:sz w:val="20"/>
        </w:rPr>
        <w:t xml:space="preserve"> </w:t>
      </w:r>
      <w:r>
        <w:rPr>
          <w:rFonts w:ascii="Lucida Sans Unicode"/>
          <w:sz w:val="20"/>
        </w:rPr>
        <w:t>(</w:t>
      </w:r>
      <w:r>
        <w:rPr>
          <w:rFonts w:ascii="Verdana"/>
          <w:i/>
          <w:sz w:val="20"/>
        </w:rPr>
        <w:t>S</w:t>
      </w:r>
      <w:r>
        <w:rPr>
          <w:rFonts w:ascii="Verdana"/>
          <w:i/>
          <w:spacing w:val="-17"/>
          <w:sz w:val="20"/>
        </w:rPr>
        <w:t xml:space="preserve"> </w:t>
      </w:r>
      <w:r>
        <w:rPr>
          <w:rFonts w:ascii="Lucida Sans Unicode"/>
          <w:sz w:val="20"/>
          <w:vertAlign w:val="superscript"/>
        </w:rPr>
        <w:t>+</w:t>
      </w:r>
      <w:r>
        <w:rPr>
          <w:rFonts w:ascii="Lucida Sans Unicode"/>
          <w:sz w:val="20"/>
        </w:rPr>
        <w:t>)</w:t>
      </w:r>
      <w:r>
        <w:rPr>
          <w:rFonts w:ascii="Lucida Sans Unicode"/>
          <w:spacing w:val="-16"/>
          <w:sz w:val="20"/>
        </w:rPr>
        <w:t xml:space="preserve"> </w:t>
      </w:r>
      <w:r>
        <w:rPr>
          <w:rFonts w:ascii="Lucida Sans Unicode"/>
          <w:sz w:val="20"/>
        </w:rPr>
        <w:t>=</w:t>
      </w:r>
      <w:r>
        <w:rPr>
          <w:rFonts w:ascii="Lucida Sans Unicode"/>
          <w:spacing w:val="-16"/>
          <w:sz w:val="20"/>
        </w:rPr>
        <w:t xml:space="preserve"> </w:t>
      </w:r>
      <w:r>
        <w:rPr>
          <w:i/>
          <w:sz w:val="20"/>
        </w:rPr>
        <w:t>Y</w:t>
      </w:r>
      <w:r>
        <w:rPr>
          <w:i/>
          <w:spacing w:val="-12"/>
          <w:sz w:val="20"/>
        </w:rPr>
        <w:t xml:space="preserve"> </w:t>
      </w:r>
      <w:r>
        <w:rPr>
          <w:sz w:val="20"/>
        </w:rPr>
        <w:t>:</w:t>
      </w:r>
      <w:r>
        <w:rPr>
          <w:spacing w:val="-13"/>
          <w:sz w:val="20"/>
        </w:rPr>
        <w:t xml:space="preserve"> </w:t>
      </w:r>
      <w:r>
        <w:rPr>
          <w:sz w:val="20"/>
        </w:rPr>
        <w:t>The</w:t>
      </w:r>
      <w:r>
        <w:rPr>
          <w:spacing w:val="-12"/>
          <w:sz w:val="20"/>
        </w:rPr>
        <w:t xml:space="preserve"> </w:t>
      </w:r>
      <w:r>
        <w:rPr>
          <w:sz w:val="20"/>
        </w:rPr>
        <w:t>model</w:t>
      </w:r>
      <w:r>
        <w:rPr>
          <w:spacing w:val="-13"/>
          <w:sz w:val="20"/>
        </w:rPr>
        <w:t xml:space="preserve"> </w:t>
      </w:r>
      <w:r>
        <w:rPr>
          <w:sz w:val="20"/>
        </w:rPr>
        <w:t>is</w:t>
      </w:r>
      <w:r>
        <w:rPr>
          <w:spacing w:val="-7"/>
          <w:sz w:val="20"/>
        </w:rPr>
        <w:t xml:space="preserve"> </w:t>
      </w:r>
      <w:r>
        <w:rPr>
          <w:sz w:val="20"/>
        </w:rPr>
        <w:t>correct</w:t>
      </w:r>
      <w:r>
        <w:rPr>
          <w:spacing w:val="-3"/>
          <w:sz w:val="20"/>
        </w:rPr>
        <w:t xml:space="preserve"> </w:t>
      </w:r>
      <w:r>
        <w:rPr>
          <w:sz w:val="20"/>
        </w:rPr>
        <w:t>in</w:t>
      </w:r>
      <w:r>
        <w:rPr>
          <w:spacing w:val="-3"/>
          <w:sz w:val="20"/>
        </w:rPr>
        <w:t xml:space="preserve"> </w:t>
      </w:r>
      <w:r>
        <w:rPr>
          <w:sz w:val="20"/>
        </w:rPr>
        <w:t>both</w:t>
      </w:r>
      <w:r>
        <w:rPr>
          <w:spacing w:val="-3"/>
          <w:sz w:val="20"/>
        </w:rPr>
        <w:t xml:space="preserve"> </w:t>
      </w:r>
      <w:r>
        <w:rPr>
          <w:sz w:val="20"/>
        </w:rPr>
        <w:t>cases,</w:t>
      </w:r>
      <w:r>
        <w:rPr>
          <w:spacing w:val="-3"/>
          <w:sz w:val="20"/>
        </w:rPr>
        <w:t xml:space="preserve"> </w:t>
      </w:r>
      <w:r>
        <w:rPr>
          <w:sz w:val="20"/>
        </w:rPr>
        <w:t>suggesting</w:t>
      </w:r>
      <w:r>
        <w:rPr>
          <w:spacing w:val="-3"/>
          <w:sz w:val="20"/>
        </w:rPr>
        <w:t xml:space="preserve"> </w:t>
      </w:r>
      <w:r>
        <w:rPr>
          <w:sz w:val="20"/>
        </w:rPr>
        <w:t>that</w:t>
      </w:r>
      <w:r>
        <w:rPr>
          <w:spacing w:val="-3"/>
          <w:sz w:val="20"/>
        </w:rPr>
        <w:t xml:space="preserve"> </w:t>
      </w:r>
      <w:r>
        <w:rPr>
          <w:sz w:val="20"/>
        </w:rPr>
        <w:t>it</w:t>
      </w:r>
      <w:r>
        <w:rPr>
          <w:spacing w:val="-3"/>
          <w:sz w:val="20"/>
        </w:rPr>
        <w:t xml:space="preserve"> </w:t>
      </w:r>
      <w:r>
        <w:rPr>
          <w:sz w:val="20"/>
        </w:rPr>
        <w:t>relies</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information</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human</w:t>
      </w:r>
      <w:r>
        <w:rPr>
          <w:spacing w:val="-3"/>
          <w:sz w:val="20"/>
        </w:rPr>
        <w:t xml:space="preserve"> </w:t>
      </w:r>
      <w:r>
        <w:rPr>
          <w:sz w:val="20"/>
        </w:rPr>
        <w:t>to solve the problem.</w:t>
      </w:r>
    </w:p>
    <w:p w14:paraId="39AD55E2" w14:textId="77777777" w:rsidR="00A40DB8" w:rsidRDefault="00096600">
      <w:pPr>
        <w:pStyle w:val="ListParagraph"/>
        <w:numPr>
          <w:ilvl w:val="0"/>
          <w:numId w:val="2"/>
        </w:numPr>
        <w:tabs>
          <w:tab w:val="left" w:pos="551"/>
          <w:tab w:val="left" w:pos="579"/>
        </w:tabs>
        <w:spacing w:before="181" w:line="208" w:lineRule="auto"/>
        <w:ind w:left="551" w:right="411" w:hanging="250"/>
        <w:jc w:val="both"/>
        <w:rPr>
          <w:sz w:val="20"/>
        </w:rPr>
      </w:pPr>
      <w:r>
        <w:rPr>
          <w:i/>
          <w:sz w:val="20"/>
        </w:rPr>
        <w:t>f</w:t>
      </w:r>
      <w:r>
        <w:rPr>
          <w:i/>
          <w:spacing w:val="-13"/>
          <w:sz w:val="20"/>
        </w:rPr>
        <w:t xml:space="preserve"> </w:t>
      </w:r>
      <w:r>
        <w:rPr>
          <w:rFonts w:ascii="Lucida Sans Unicode" w:hAnsi="Lucida Sans Unicode"/>
          <w:sz w:val="20"/>
        </w:rPr>
        <w:t>(</w:t>
      </w:r>
      <w:r>
        <w:rPr>
          <w:rFonts w:ascii="Verdana" w:hAnsi="Verdana"/>
          <w:i/>
          <w:sz w:val="20"/>
        </w:rPr>
        <w:t>S</w:t>
      </w:r>
      <w:r>
        <w:rPr>
          <w:rFonts w:ascii="Verdana" w:hAnsi="Verdana"/>
          <w:i/>
          <w:spacing w:val="-18"/>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Y</w:t>
      </w:r>
      <w:r>
        <w:rPr>
          <w:rFonts w:ascii="Arial" w:hAnsi="Arial"/>
          <w:i/>
          <w:sz w:val="20"/>
        </w:rPr>
        <w:t>,</w:t>
      </w:r>
      <w:r>
        <w:rPr>
          <w:rFonts w:ascii="Arial" w:hAnsi="Arial"/>
          <w:i/>
          <w:spacing w:val="-14"/>
          <w:sz w:val="20"/>
        </w:rPr>
        <w:t xml:space="preserve"> </w:t>
      </w:r>
      <w:r>
        <w:rPr>
          <w:i/>
          <w:sz w:val="20"/>
        </w:rPr>
        <w:t>f</w:t>
      </w:r>
      <w:r>
        <w:rPr>
          <w:i/>
          <w:spacing w:val="-13"/>
          <w:sz w:val="20"/>
        </w:rPr>
        <w:t xml:space="preserve"> </w:t>
      </w:r>
      <w:r>
        <w:rPr>
          <w:rFonts w:ascii="Lucida Sans Unicode" w:hAnsi="Lucida Sans Unicode"/>
          <w:sz w:val="20"/>
        </w:rPr>
        <w:t>(</w:t>
      </w:r>
      <w:r>
        <w:rPr>
          <w:rFonts w:ascii="Verdana" w:hAnsi="Verdana"/>
          <w:i/>
          <w:sz w:val="20"/>
        </w:rPr>
        <w:t>S</w:t>
      </w:r>
      <w:r>
        <w:rPr>
          <w:rFonts w:ascii="Verdana" w:hAnsi="Verdana"/>
          <w:i/>
          <w:spacing w:val="-17"/>
          <w:sz w:val="20"/>
        </w:rPr>
        <w:t xml:space="preserve"> </w:t>
      </w:r>
      <w:r>
        <w:rPr>
          <w:rFonts w:ascii="Lucida Sans Unicode" w:hAnsi="Lucida Sans Unicode"/>
          <w:sz w:val="20"/>
          <w:vertAlign w:val="superscript"/>
        </w:rPr>
        <w:t>+</w:t>
      </w:r>
      <w:r>
        <w:rPr>
          <w:rFonts w:ascii="Lucida Sans Unicode" w:hAnsi="Lucida Sans Unicode"/>
          <w:sz w:val="20"/>
        </w:rPr>
        <w:t>)</w:t>
      </w:r>
      <w:r>
        <w:rPr>
          <w:rFonts w:ascii="Lucida Sans Unicode" w:hAnsi="Lucida Sans Unicode"/>
          <w:spacing w:val="-16"/>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Y</w:t>
      </w:r>
      <w:r>
        <w:rPr>
          <w:i/>
          <w:spacing w:val="-12"/>
          <w:sz w:val="20"/>
        </w:rPr>
        <w:t xml:space="preserve"> </w:t>
      </w:r>
      <w:r>
        <w:rPr>
          <w:sz w:val="20"/>
        </w:rPr>
        <w:t>:</w:t>
      </w:r>
      <w:r>
        <w:rPr>
          <w:spacing w:val="-13"/>
          <w:sz w:val="20"/>
        </w:rPr>
        <w:t xml:space="preserve"> </w:t>
      </w:r>
      <w:r>
        <w:rPr>
          <w:sz w:val="20"/>
        </w:rPr>
        <w:t>The</w:t>
      </w:r>
      <w:r>
        <w:rPr>
          <w:spacing w:val="-12"/>
          <w:sz w:val="20"/>
        </w:rPr>
        <w:t xml:space="preserve"> </w:t>
      </w:r>
      <w:r>
        <w:rPr>
          <w:sz w:val="20"/>
        </w:rPr>
        <w:t>model</w:t>
      </w:r>
      <w:r>
        <w:rPr>
          <w:spacing w:val="-13"/>
          <w:sz w:val="20"/>
        </w:rPr>
        <w:t xml:space="preserve"> </w:t>
      </w:r>
      <w:r>
        <w:rPr>
          <w:sz w:val="20"/>
        </w:rPr>
        <w:t>is</w:t>
      </w:r>
      <w:r>
        <w:rPr>
          <w:spacing w:val="-4"/>
          <w:sz w:val="20"/>
        </w:rPr>
        <w:t xml:space="preserve"> </w:t>
      </w:r>
      <w:r>
        <w:rPr>
          <w:sz w:val="20"/>
        </w:rPr>
        <w:t>incorrect</w:t>
      </w:r>
      <w:r>
        <w:rPr>
          <w:spacing w:val="-1"/>
          <w:sz w:val="20"/>
        </w:rPr>
        <w:t xml:space="preserve"> </w:t>
      </w:r>
      <w:r>
        <w:rPr>
          <w:sz w:val="20"/>
        </w:rPr>
        <w:t>in</w:t>
      </w:r>
      <w:r>
        <w:rPr>
          <w:spacing w:val="-1"/>
          <w:sz w:val="20"/>
        </w:rPr>
        <w:t xml:space="preserve"> </w:t>
      </w:r>
      <w:r>
        <w:rPr>
          <w:sz w:val="20"/>
        </w:rPr>
        <w:t>both</w:t>
      </w:r>
      <w:r>
        <w:rPr>
          <w:spacing w:val="-1"/>
          <w:sz w:val="20"/>
        </w:rPr>
        <w:t xml:space="preserve"> </w:t>
      </w:r>
      <w:r>
        <w:rPr>
          <w:sz w:val="20"/>
        </w:rPr>
        <w:t>cases,</w:t>
      </w:r>
      <w:r>
        <w:rPr>
          <w:spacing w:val="-1"/>
          <w:sz w:val="20"/>
        </w:rPr>
        <w:t xml:space="preserve"> </w:t>
      </w:r>
      <w:r>
        <w:rPr>
          <w:sz w:val="20"/>
        </w:rPr>
        <w:t>indicating</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problem</w:t>
      </w:r>
      <w:r>
        <w:rPr>
          <w:spacing w:val="-1"/>
          <w:sz w:val="20"/>
        </w:rPr>
        <w:t xml:space="preserve"> </w:t>
      </w:r>
      <w:r>
        <w:rPr>
          <w:sz w:val="20"/>
        </w:rPr>
        <w:t>is</w:t>
      </w:r>
      <w:r>
        <w:rPr>
          <w:spacing w:val="-1"/>
          <w:sz w:val="20"/>
        </w:rPr>
        <w:t xml:space="preserve"> </w:t>
      </w:r>
      <w:commentRangeStart w:id="1210"/>
      <w:r>
        <w:rPr>
          <w:sz w:val="20"/>
        </w:rPr>
        <w:t>inherently</w:t>
      </w:r>
      <w:r>
        <w:rPr>
          <w:spacing w:val="-1"/>
          <w:sz w:val="20"/>
        </w:rPr>
        <w:t xml:space="preserve"> </w:t>
      </w:r>
      <w:r>
        <w:rPr>
          <w:sz w:val="20"/>
        </w:rPr>
        <w:t>difficult</w:t>
      </w:r>
      <w:commentRangeEnd w:id="1210"/>
      <w:r w:rsidR="00CA57FE">
        <w:rPr>
          <w:rStyle w:val="CommentReference"/>
          <w:spacing w:val="-1"/>
          <w:sz w:val="20"/>
          <w:szCs w:val="22"/>
        </w:rPr>
        <w:commentReference w:id="1210"/>
      </w:r>
      <w:r>
        <w:rPr>
          <w:spacing w:val="-1"/>
          <w:sz w:val="20"/>
        </w:rPr>
        <w:t xml:space="preserve"> </w:t>
      </w:r>
      <w:r>
        <w:rPr>
          <w:sz w:val="20"/>
        </w:rPr>
        <w:t>or</w:t>
      </w:r>
      <w:r>
        <w:rPr>
          <w:spacing w:val="29"/>
          <w:sz w:val="20"/>
        </w:rPr>
        <w:t xml:space="preserve"> </w:t>
      </w:r>
      <w:r>
        <w:rPr>
          <w:i/>
          <w:sz w:val="20"/>
        </w:rPr>
        <w:t>f</w:t>
      </w:r>
      <w:r>
        <w:rPr>
          <w:i/>
          <w:spacing w:val="28"/>
          <w:sz w:val="20"/>
        </w:rPr>
        <w:t xml:space="preserve"> </w:t>
      </w:r>
      <w:r>
        <w:rPr>
          <w:sz w:val="20"/>
        </w:rPr>
        <w:t>has poor capabilities.</w:t>
      </w:r>
    </w:p>
    <w:p w14:paraId="49C49472" w14:textId="77777777" w:rsidR="00A40DB8" w:rsidRDefault="00096600">
      <w:pPr>
        <w:pStyle w:val="ListParagraph"/>
        <w:numPr>
          <w:ilvl w:val="0"/>
          <w:numId w:val="2"/>
        </w:numPr>
        <w:tabs>
          <w:tab w:val="left" w:pos="551"/>
          <w:tab w:val="left" w:pos="579"/>
        </w:tabs>
        <w:spacing w:before="191" w:line="196" w:lineRule="auto"/>
        <w:ind w:left="551" w:right="411" w:hanging="250"/>
        <w:jc w:val="both"/>
        <w:rPr>
          <w:sz w:val="20"/>
        </w:rPr>
      </w:pPr>
      <w:r>
        <w:rPr>
          <w:i/>
          <w:sz w:val="20"/>
        </w:rPr>
        <w:t>f</w:t>
      </w:r>
      <w:r>
        <w:rPr>
          <w:i/>
          <w:spacing w:val="-13"/>
          <w:sz w:val="20"/>
        </w:rPr>
        <w:t xml:space="preserve"> </w:t>
      </w:r>
      <w:r>
        <w:rPr>
          <w:rFonts w:ascii="Lucida Sans Unicode" w:hAnsi="Lucida Sans Unicode"/>
          <w:sz w:val="20"/>
        </w:rPr>
        <w:t>(</w:t>
      </w:r>
      <w:r>
        <w:rPr>
          <w:rFonts w:ascii="Verdana" w:hAnsi="Verdana"/>
          <w:i/>
          <w:sz w:val="20"/>
        </w:rPr>
        <w:t>S</w:t>
      </w:r>
      <w:r>
        <w:rPr>
          <w:rFonts w:ascii="Verdana" w:hAnsi="Verdana"/>
          <w:i/>
          <w:spacing w:val="-18"/>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Y</w:t>
      </w:r>
      <w:r>
        <w:rPr>
          <w:rFonts w:ascii="Arial" w:hAnsi="Arial"/>
          <w:i/>
          <w:sz w:val="20"/>
        </w:rPr>
        <w:t>,</w:t>
      </w:r>
      <w:r>
        <w:rPr>
          <w:rFonts w:ascii="Arial" w:hAnsi="Arial"/>
          <w:i/>
          <w:spacing w:val="-14"/>
          <w:sz w:val="20"/>
        </w:rPr>
        <w:t xml:space="preserve"> </w:t>
      </w:r>
      <w:r>
        <w:rPr>
          <w:i/>
          <w:sz w:val="20"/>
        </w:rPr>
        <w:t>f</w:t>
      </w:r>
      <w:r>
        <w:rPr>
          <w:i/>
          <w:spacing w:val="-13"/>
          <w:sz w:val="20"/>
        </w:rPr>
        <w:t xml:space="preserve"> </w:t>
      </w:r>
      <w:r>
        <w:rPr>
          <w:rFonts w:ascii="Lucida Sans Unicode" w:hAnsi="Lucida Sans Unicode"/>
          <w:sz w:val="20"/>
        </w:rPr>
        <w:t>(</w:t>
      </w:r>
      <w:r>
        <w:rPr>
          <w:rFonts w:ascii="Verdana" w:hAnsi="Verdana"/>
          <w:i/>
          <w:sz w:val="20"/>
        </w:rPr>
        <w:t>S</w:t>
      </w:r>
      <w:r>
        <w:rPr>
          <w:rFonts w:ascii="Verdana" w:hAnsi="Verdana"/>
          <w:i/>
          <w:spacing w:val="-17"/>
          <w:sz w:val="20"/>
        </w:rPr>
        <w:t xml:space="preserve"> </w:t>
      </w:r>
      <w:r>
        <w:rPr>
          <w:rFonts w:ascii="Lucida Sans Unicode" w:hAnsi="Lucida Sans Unicode"/>
          <w:sz w:val="20"/>
          <w:vertAlign w:val="superscript"/>
        </w:rPr>
        <w:t>+</w:t>
      </w:r>
      <w:r>
        <w:rPr>
          <w:rFonts w:ascii="Lucida Sans Unicode" w:hAnsi="Lucida Sans Unicode"/>
          <w:sz w:val="20"/>
        </w:rPr>
        <w:t>)</w:t>
      </w:r>
      <w:r>
        <w:rPr>
          <w:rFonts w:ascii="Lucida Sans Unicode" w:hAnsi="Lucida Sans Unicode"/>
          <w:spacing w:val="-16"/>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Y</w:t>
      </w:r>
      <w:r>
        <w:rPr>
          <w:i/>
          <w:spacing w:val="-12"/>
          <w:sz w:val="20"/>
        </w:rPr>
        <w:t xml:space="preserve"> </w:t>
      </w:r>
      <w:r>
        <w:rPr>
          <w:sz w:val="20"/>
        </w:rPr>
        <w:t>:</w:t>
      </w:r>
      <w:r>
        <w:rPr>
          <w:spacing w:val="-13"/>
          <w:sz w:val="20"/>
        </w:rPr>
        <w:t xml:space="preserve"> </w:t>
      </w:r>
      <w:r>
        <w:rPr>
          <w:sz w:val="20"/>
        </w:rPr>
        <w:t>By</w:t>
      </w:r>
      <w:r>
        <w:rPr>
          <w:spacing w:val="-12"/>
          <w:sz w:val="20"/>
        </w:rPr>
        <w:t xml:space="preserve"> </w:t>
      </w:r>
      <w:r>
        <w:rPr>
          <w:sz w:val="20"/>
        </w:rPr>
        <w:t>removing</w:t>
      </w:r>
      <w:r>
        <w:rPr>
          <w:spacing w:val="-13"/>
          <w:sz w:val="20"/>
        </w:rPr>
        <w:t xml:space="preserve"> </w:t>
      </w:r>
      <w:r>
        <w:rPr>
          <w:sz w:val="20"/>
        </w:rPr>
        <w:t>irrelevant</w:t>
      </w:r>
      <w:r>
        <w:rPr>
          <w:spacing w:val="-12"/>
          <w:sz w:val="20"/>
        </w:rPr>
        <w:t xml:space="preserve"> </w:t>
      </w:r>
      <w:r>
        <w:rPr>
          <w:sz w:val="20"/>
        </w:rPr>
        <w:t>sentences,</w:t>
      </w:r>
      <w:r>
        <w:rPr>
          <w:spacing w:val="-13"/>
          <w:sz w:val="20"/>
        </w:rPr>
        <w:t xml:space="preserve"> </w:t>
      </w:r>
      <w:r>
        <w:rPr>
          <w:sz w:val="20"/>
        </w:rPr>
        <w:t>we</w:t>
      </w:r>
      <w:r>
        <w:rPr>
          <w:spacing w:val="-12"/>
          <w:sz w:val="20"/>
        </w:rPr>
        <w:t xml:space="preserve"> </w:t>
      </w:r>
      <w:r>
        <w:rPr>
          <w:sz w:val="20"/>
        </w:rPr>
        <w:t>flip</w:t>
      </w:r>
      <w:r>
        <w:rPr>
          <w:spacing w:val="-13"/>
          <w:sz w:val="20"/>
        </w:rPr>
        <w:t xml:space="preserve"> </w:t>
      </w:r>
      <w:r>
        <w:rPr>
          <w:sz w:val="20"/>
        </w:rPr>
        <w:t>a</w:t>
      </w:r>
      <w:r>
        <w:rPr>
          <w:spacing w:val="-12"/>
          <w:sz w:val="20"/>
        </w:rPr>
        <w:t xml:space="preserve"> </w:t>
      </w:r>
      <w:r>
        <w:rPr>
          <w:sz w:val="20"/>
        </w:rPr>
        <w:t>correct</w:t>
      </w:r>
      <w:r>
        <w:rPr>
          <w:spacing w:val="-13"/>
          <w:sz w:val="20"/>
        </w:rPr>
        <w:t xml:space="preserve"> </w:t>
      </w:r>
      <w:r>
        <w:rPr>
          <w:sz w:val="20"/>
        </w:rPr>
        <w:t>prediction</w:t>
      </w:r>
      <w:r>
        <w:rPr>
          <w:spacing w:val="-12"/>
          <w:sz w:val="20"/>
        </w:rPr>
        <w:t xml:space="preserve"> </w:t>
      </w:r>
      <w:r>
        <w:rPr>
          <w:sz w:val="20"/>
        </w:rPr>
        <w:t>to</w:t>
      </w:r>
      <w:r>
        <w:rPr>
          <w:spacing w:val="-13"/>
          <w:sz w:val="20"/>
        </w:rPr>
        <w:t xml:space="preserve"> </w:t>
      </w:r>
      <w:r>
        <w:rPr>
          <w:sz w:val="20"/>
        </w:rPr>
        <w:t>an</w:t>
      </w:r>
      <w:r>
        <w:rPr>
          <w:spacing w:val="-12"/>
          <w:sz w:val="20"/>
        </w:rPr>
        <w:t xml:space="preserve"> </w:t>
      </w:r>
      <w:r>
        <w:rPr>
          <w:sz w:val="20"/>
        </w:rPr>
        <w:t>incorrect</w:t>
      </w:r>
      <w:r>
        <w:rPr>
          <w:spacing w:val="-13"/>
          <w:sz w:val="20"/>
        </w:rPr>
        <w:t xml:space="preserve"> </w:t>
      </w:r>
      <w:r>
        <w:rPr>
          <w:sz w:val="20"/>
        </w:rPr>
        <w:t>one. This</w:t>
      </w:r>
      <w:r>
        <w:rPr>
          <w:spacing w:val="-7"/>
          <w:sz w:val="20"/>
        </w:rPr>
        <w:t xml:space="preserve"> </w:t>
      </w:r>
      <w:r>
        <w:rPr>
          <w:sz w:val="20"/>
        </w:rPr>
        <w:t xml:space="preserve">indicates that the model may have been relying on spurious information in </w:t>
      </w:r>
      <w:r>
        <w:rPr>
          <w:rFonts w:ascii="Verdana" w:hAnsi="Verdana"/>
          <w:i/>
          <w:sz w:val="20"/>
        </w:rPr>
        <w:t>S</w:t>
      </w:r>
      <w:r>
        <w:rPr>
          <w:rFonts w:ascii="Verdana" w:hAnsi="Verdana"/>
          <w:i/>
          <w:spacing w:val="-18"/>
          <w:sz w:val="20"/>
        </w:rPr>
        <w:t xml:space="preserve"> </w:t>
      </w:r>
      <w:r>
        <w:rPr>
          <w:rFonts w:ascii="Lucida Sans Unicode" w:hAnsi="Lucida Sans Unicode"/>
          <w:sz w:val="20"/>
          <w:vertAlign w:val="superscript"/>
        </w:rPr>
        <w:t>−</w:t>
      </w:r>
      <w:r>
        <w:rPr>
          <w:rFonts w:ascii="Lucida Sans Unicode" w:hAnsi="Lucida Sans Unicode"/>
          <w:sz w:val="20"/>
        </w:rPr>
        <w:t xml:space="preserve"> </w:t>
      </w:r>
      <w:r>
        <w:rPr>
          <w:sz w:val="20"/>
        </w:rPr>
        <w:t>(i.e.</w:t>
      </w:r>
      <w:r>
        <w:rPr>
          <w:spacing w:val="40"/>
          <w:sz w:val="20"/>
        </w:rPr>
        <w:t xml:space="preserve"> </w:t>
      </w:r>
      <w:r>
        <w:rPr>
          <w:sz w:val="20"/>
        </w:rPr>
        <w:t>information for which a human deems irrelevant) to make its predictions.</w:t>
      </w:r>
    </w:p>
    <w:p w14:paraId="157FAEFC" w14:textId="77777777" w:rsidR="00A40DB8" w:rsidRDefault="00096600">
      <w:pPr>
        <w:pStyle w:val="ListParagraph"/>
        <w:numPr>
          <w:ilvl w:val="0"/>
          <w:numId w:val="2"/>
        </w:numPr>
        <w:tabs>
          <w:tab w:val="left" w:pos="551"/>
          <w:tab w:val="left" w:pos="579"/>
        </w:tabs>
        <w:spacing w:before="203" w:line="187" w:lineRule="auto"/>
        <w:ind w:left="551" w:right="411" w:hanging="250"/>
        <w:jc w:val="both"/>
        <w:rPr>
          <w:sz w:val="20"/>
        </w:rPr>
      </w:pPr>
      <w:r>
        <w:rPr>
          <w:i/>
          <w:w w:val="105"/>
          <w:sz w:val="20"/>
        </w:rPr>
        <w:t>f</w:t>
      </w:r>
      <w:r>
        <w:rPr>
          <w:i/>
          <w:spacing w:val="-14"/>
          <w:w w:val="105"/>
          <w:sz w:val="20"/>
        </w:rPr>
        <w:t xml:space="preserve"> </w:t>
      </w:r>
      <w:r>
        <w:rPr>
          <w:rFonts w:ascii="Lucida Sans Unicode" w:hAnsi="Lucida Sans Unicode"/>
          <w:w w:val="105"/>
          <w:sz w:val="20"/>
        </w:rPr>
        <w:t>(</w:t>
      </w:r>
      <w:r>
        <w:rPr>
          <w:rFonts w:ascii="Verdana" w:hAnsi="Verdana"/>
          <w:i/>
          <w:w w:val="105"/>
          <w:sz w:val="20"/>
        </w:rPr>
        <w:t>S</w:t>
      </w:r>
      <w:r>
        <w:rPr>
          <w:rFonts w:ascii="Verdana" w:hAnsi="Verdana"/>
          <w:i/>
          <w:spacing w:val="-18"/>
          <w:w w:val="105"/>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rFonts w:ascii="Lucida Sans Unicode" w:hAnsi="Lucida Sans Unicode"/>
          <w:w w:val="105"/>
          <w:sz w:val="20"/>
        </w:rPr>
        <w:t≯=</w:t>
      </w:r>
      <w:r>
        <w:rPr>
          <w:rFonts w:ascii="Lucida Sans Unicode" w:hAnsi="Lucida Sans Unicode"/>
          <w:spacing w:val="-16"/>
          <w:w w:val="105"/>
          <w:sz w:val="20"/>
        </w:rPr>
        <w:t xml:space="preserve"> </w:t>
      </w:r>
      <w:r>
        <w:rPr>
          <w:i/>
          <w:w w:val="105"/>
          <w:sz w:val="20"/>
        </w:rPr>
        <w:t>Y</w:t>
      </w:r>
      <w:r>
        <w:rPr>
          <w:rFonts w:ascii="Arial" w:hAnsi="Arial"/>
          <w:i/>
          <w:w w:val="105"/>
          <w:sz w:val="20"/>
        </w:rPr>
        <w:t>,</w:t>
      </w:r>
      <w:r>
        <w:rPr>
          <w:rFonts w:ascii="Arial" w:hAnsi="Arial"/>
          <w:i/>
          <w:spacing w:val="-15"/>
          <w:w w:val="105"/>
          <w:sz w:val="20"/>
        </w:rPr>
        <w:t xml:space="preserve"> </w:t>
      </w:r>
      <w:r>
        <w:rPr>
          <w:i/>
          <w:w w:val="105"/>
          <w:sz w:val="20"/>
        </w:rPr>
        <w:t>f</w:t>
      </w:r>
      <w:r>
        <w:rPr>
          <w:i/>
          <w:spacing w:val="-13"/>
          <w:w w:val="105"/>
          <w:sz w:val="20"/>
        </w:rPr>
        <w:t xml:space="preserve"> </w:t>
      </w:r>
      <w:r>
        <w:rPr>
          <w:rFonts w:ascii="Lucida Sans Unicode" w:hAnsi="Lucida Sans Unicode"/>
          <w:w w:val="105"/>
          <w:sz w:val="20"/>
        </w:rPr>
        <w:t>(</w:t>
      </w:r>
      <w:r>
        <w:rPr>
          <w:rFonts w:ascii="Verdana" w:hAnsi="Verdana"/>
          <w:i/>
          <w:w w:val="105"/>
          <w:sz w:val="20"/>
        </w:rPr>
        <w:t>S</w:t>
      </w:r>
      <w:r>
        <w:rPr>
          <w:rFonts w:ascii="Verdana" w:hAnsi="Verdana"/>
          <w:i/>
          <w:spacing w:val="-18"/>
          <w:w w:val="105"/>
          <w:sz w:val="20"/>
        </w:rPr>
        <w:t xml:space="preserve"> </w:t>
      </w:r>
      <w:r>
        <w:rPr>
          <w:rFonts w:ascii="Lucida Sans Unicode" w:hAnsi="Lucida Sans Unicode"/>
          <w:w w:val="105"/>
          <w:sz w:val="20"/>
          <w:vertAlign w:val="superscript"/>
        </w:rPr>
        <w:t>+</w:t>
      </w:r>
      <w:r>
        <w:rPr>
          <w:rFonts w:ascii="Lucida Sans Unicode" w:hAnsi="Lucida Sans Unicode"/>
          <w:w w:val="105"/>
          <w:sz w:val="20"/>
        </w:rPr>
        <w:t>)</w:t>
      </w:r>
      <w:r>
        <w:rPr>
          <w:rFonts w:ascii="Lucida Sans Unicode" w:hAnsi="Lucida Sans Unicode"/>
          <w:spacing w:val="-17"/>
          <w:w w:val="105"/>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i/>
          <w:w w:val="105"/>
          <w:sz w:val="20"/>
        </w:rPr>
        <w:t>Y</w:t>
      </w:r>
      <w:r>
        <w:rPr>
          <w:i/>
          <w:spacing w:val="-13"/>
          <w:w w:val="105"/>
          <w:sz w:val="20"/>
        </w:rPr>
        <w:t xml:space="preserve"> </w:t>
      </w:r>
      <w:r>
        <w:rPr>
          <w:w w:val="105"/>
          <w:sz w:val="20"/>
        </w:rPr>
        <w:t>:</w:t>
      </w:r>
      <w:r>
        <w:rPr>
          <w:spacing w:val="-13"/>
          <w:w w:val="105"/>
          <w:sz w:val="20"/>
        </w:rPr>
        <w:t xml:space="preserve"> </w:t>
      </w:r>
      <w:r>
        <w:rPr>
          <w:w w:val="105"/>
          <w:sz w:val="20"/>
        </w:rPr>
        <w:t>The</w:t>
      </w:r>
      <w:r>
        <w:rPr>
          <w:spacing w:val="-13"/>
          <w:w w:val="105"/>
          <w:sz w:val="20"/>
        </w:rPr>
        <w:t xml:space="preserve"> </w:t>
      </w:r>
      <w:r>
        <w:rPr>
          <w:w w:val="105"/>
          <w:sz w:val="20"/>
        </w:rPr>
        <w:t>model</w:t>
      </w:r>
      <w:r>
        <w:rPr>
          <w:spacing w:val="-13"/>
          <w:w w:val="105"/>
          <w:sz w:val="20"/>
        </w:rPr>
        <w:t xml:space="preserve"> </w:t>
      </w:r>
      <w:r>
        <w:rPr>
          <w:w w:val="105"/>
          <w:sz w:val="20"/>
        </w:rPr>
        <w:t>improves</w:t>
      </w:r>
      <w:r>
        <w:rPr>
          <w:spacing w:val="-13"/>
          <w:w w:val="105"/>
          <w:sz w:val="20"/>
        </w:rPr>
        <w:t xml:space="preserve"> </w:t>
      </w:r>
      <w:r>
        <w:rPr>
          <w:w w:val="105"/>
          <w:sz w:val="20"/>
        </w:rPr>
        <w:t>when</w:t>
      </w:r>
      <w:r>
        <w:rPr>
          <w:spacing w:val="-13"/>
          <w:w w:val="105"/>
          <w:sz w:val="20"/>
        </w:rPr>
        <w:t xml:space="preserve"> </w:t>
      </w:r>
      <w:r>
        <w:rPr>
          <w:w w:val="105"/>
          <w:sz w:val="20"/>
        </w:rPr>
        <w:t>irrelevant</w:t>
      </w:r>
      <w:r>
        <w:rPr>
          <w:spacing w:val="-14"/>
          <w:w w:val="105"/>
          <w:sz w:val="20"/>
        </w:rPr>
        <w:t xml:space="preserve"> </w:t>
      </w:r>
      <w:r>
        <w:rPr>
          <w:w w:val="105"/>
          <w:sz w:val="20"/>
        </w:rPr>
        <w:t>information</w:t>
      </w:r>
      <w:r>
        <w:rPr>
          <w:spacing w:val="-13"/>
          <w:w w:val="105"/>
          <w:sz w:val="20"/>
        </w:rPr>
        <w:t xml:space="preserve"> </w:t>
      </w:r>
      <w:r>
        <w:rPr>
          <w:w w:val="105"/>
          <w:sz w:val="20"/>
        </w:rPr>
        <w:t>is</w:t>
      </w:r>
      <w:r>
        <w:rPr>
          <w:spacing w:val="-13"/>
          <w:w w:val="105"/>
          <w:sz w:val="20"/>
        </w:rPr>
        <w:t xml:space="preserve"> </w:t>
      </w:r>
      <w:r>
        <w:rPr>
          <w:w w:val="105"/>
          <w:sz w:val="20"/>
        </w:rPr>
        <w:t>removed,</w:t>
      </w:r>
      <w:r>
        <w:rPr>
          <w:spacing w:val="-9"/>
          <w:w w:val="105"/>
          <w:sz w:val="20"/>
        </w:rPr>
        <w:t xml:space="preserve"> </w:t>
      </w:r>
      <w:r>
        <w:rPr>
          <w:w w:val="105"/>
          <w:sz w:val="20"/>
        </w:rPr>
        <w:t>indicating that</w:t>
      </w:r>
      <w:r>
        <w:rPr>
          <w:spacing w:val="-1"/>
          <w:w w:val="105"/>
          <w:sz w:val="20"/>
        </w:rPr>
        <w:t xml:space="preserve"> </w:t>
      </w:r>
      <w:r>
        <w:rPr>
          <w:rFonts w:ascii="Verdana" w:hAnsi="Verdana"/>
          <w:i/>
          <w:w w:val="105"/>
          <w:sz w:val="20"/>
        </w:rPr>
        <w:t>S</w:t>
      </w:r>
      <w:r>
        <w:rPr>
          <w:rFonts w:ascii="Verdana" w:hAnsi="Verdana"/>
          <w:i/>
          <w:spacing w:val="-19"/>
          <w:w w:val="105"/>
          <w:sz w:val="20"/>
        </w:rPr>
        <w:t xml:space="preserve"> </w:t>
      </w:r>
      <w:r>
        <w:rPr>
          <w:rFonts w:ascii="Lucida Sans Unicode" w:hAnsi="Lucida Sans Unicode"/>
          <w:w w:val="105"/>
          <w:sz w:val="20"/>
          <w:vertAlign w:val="superscript"/>
        </w:rPr>
        <w:t>+</w:t>
      </w:r>
      <w:r>
        <w:rPr>
          <w:rFonts w:ascii="Lucida Sans Unicode" w:hAnsi="Lucida Sans Unicode"/>
          <w:spacing w:val="-6"/>
          <w:w w:val="105"/>
          <w:sz w:val="20"/>
        </w:rPr>
        <w:t xml:space="preserve"> </w:t>
      </w:r>
      <w:r>
        <w:rPr>
          <w:w w:val="105"/>
          <w:sz w:val="20"/>
        </w:rPr>
        <w:t xml:space="preserve">contains </w:t>
      </w:r>
      <w:r>
        <w:rPr>
          <w:sz w:val="20"/>
        </w:rPr>
        <w:t xml:space="preserve">sufficient information to answer the question as expected, and the presence of </w:t>
      </w:r>
      <w:r>
        <w:rPr>
          <w:rFonts w:ascii="Verdana" w:hAnsi="Verdana"/>
          <w:i/>
          <w:sz w:val="20"/>
        </w:rPr>
        <w:t>S</w:t>
      </w:r>
      <w:r>
        <w:rPr>
          <w:rFonts w:ascii="Verdana" w:hAnsi="Verdana"/>
          <w:i/>
          <w:spacing w:val="-26"/>
          <w:sz w:val="20"/>
        </w:rPr>
        <w:t xml:space="preserve"> </w:t>
      </w:r>
      <w:r>
        <w:rPr>
          <w:rFonts w:ascii="Lucida Sans Unicode" w:hAnsi="Lucida Sans Unicode"/>
          <w:sz w:val="20"/>
          <w:vertAlign w:val="superscript"/>
        </w:rPr>
        <w:t>−</w:t>
      </w:r>
      <w:r>
        <w:rPr>
          <w:rFonts w:ascii="Lucida Sans Unicode" w:hAnsi="Lucida Sans Unicode"/>
          <w:sz w:val="20"/>
        </w:rPr>
        <w:t xml:space="preserve"> </w:t>
      </w:r>
      <w:r>
        <w:rPr>
          <w:sz w:val="20"/>
        </w:rPr>
        <w:t>introduces noise or distractions.</w:t>
      </w:r>
    </w:p>
    <w:p w14:paraId="5E68BDA8" w14:textId="77777777" w:rsidR="00A40DB8" w:rsidRDefault="00096600">
      <w:pPr>
        <w:pStyle w:val="BodyText"/>
        <w:spacing w:before="143" w:line="232" w:lineRule="auto"/>
        <w:ind w:left="53" w:right="411" w:firstLine="298"/>
        <w:jc w:val="both"/>
      </w:pPr>
      <w:r>
        <w:t>As</w:t>
      </w:r>
      <w:r>
        <w:rPr>
          <w:spacing w:val="-13"/>
        </w:rPr>
        <w:t xml:space="preserve"> </w:t>
      </w:r>
      <w:r>
        <w:t xml:space="preserve">case (3) is the most salient for our purpose, we define the </w:t>
      </w:r>
      <w:r>
        <w:rPr>
          <w:rFonts w:ascii="Courier New"/>
        </w:rPr>
        <w:t>Spurious Rate</w:t>
      </w:r>
      <w:r>
        <w:rPr>
          <w:rFonts w:ascii="Courier New"/>
          <w:spacing w:val="-30"/>
        </w:rPr>
        <w:t xml:space="preserve"> </w:t>
      </w:r>
      <w:r>
        <w:t>(</w:t>
      </w:r>
      <w:r>
        <w:rPr>
          <w:b/>
        </w:rPr>
        <w:t>S</w:t>
      </w:r>
      <w:r>
        <w:t xml:space="preserve">purious </w:t>
      </w:r>
      <w:r>
        <w:rPr>
          <w:b/>
        </w:rPr>
        <w:t>R</w:t>
      </w:r>
      <w:r>
        <w:t>ate) as the prevalence of samples in this case:</w:t>
      </w:r>
    </w:p>
    <w:p w14:paraId="7340B423" w14:textId="77777777" w:rsidR="00A40DB8" w:rsidRDefault="00096600">
      <w:pPr>
        <w:spacing w:line="133" w:lineRule="exact"/>
        <w:ind w:left="4711"/>
        <w:rPr>
          <w:rFonts w:ascii="Lucida Sans Unicode" w:hAnsi="Lucida Sans Unicode"/>
          <w:sz w:val="20"/>
        </w:rPr>
      </w:pPr>
      <w:r>
        <w:rPr>
          <w:rFonts w:ascii="Symbol Std" w:hAnsi="Symbol Std"/>
          <w:w w:val="105"/>
          <w:sz w:val="20"/>
        </w:rPr>
        <w:t>∑</w:t>
      </w:r>
      <w:r>
        <w:rPr>
          <w:i/>
          <w:w w:val="105"/>
          <w:sz w:val="20"/>
          <w:vertAlign w:val="superscript"/>
        </w:rPr>
        <w:t>N</w:t>
      </w:r>
      <w:r>
        <w:rPr>
          <w:i/>
          <w:spacing w:val="33"/>
          <w:w w:val="105"/>
          <w:sz w:val="20"/>
        </w:rPr>
        <w:t xml:space="preserve">  </w:t>
      </w:r>
      <w:r>
        <w:rPr>
          <w:b/>
          <w:w w:val="105"/>
          <w:sz w:val="20"/>
        </w:rPr>
        <w:t>1</w:t>
      </w:r>
      <w:r>
        <w:rPr>
          <w:rFonts w:ascii="Lucida Sans Unicode" w:hAnsi="Lucida Sans Unicode"/>
          <w:w w:val="105"/>
          <w:sz w:val="20"/>
        </w:rPr>
        <w:t>[</w:t>
      </w:r>
      <w:r>
        <w:rPr>
          <w:rFonts w:ascii="Lucida Sans Unicode" w:hAnsi="Lucida Sans Unicode"/>
          <w:spacing w:val="-36"/>
          <w:w w:val="105"/>
          <w:sz w:val="20"/>
        </w:rPr>
        <w:t xml:space="preserve"> </w:t>
      </w:r>
      <w:r>
        <w:rPr>
          <w:i/>
          <w:w w:val="105"/>
          <w:sz w:val="20"/>
        </w:rPr>
        <w:t>f</w:t>
      </w:r>
      <w:r>
        <w:rPr>
          <w:i/>
          <w:spacing w:val="-22"/>
          <w:w w:val="105"/>
          <w:sz w:val="20"/>
        </w:rPr>
        <w:t xml:space="preserve"> </w:t>
      </w:r>
      <w:r>
        <w:rPr>
          <w:rFonts w:ascii="Lucida Sans Unicode" w:hAnsi="Lucida Sans Unicode"/>
          <w:w w:val="105"/>
          <w:sz w:val="20"/>
        </w:rPr>
        <w:t>(</w:t>
      </w:r>
      <w:r>
        <w:rPr>
          <w:rFonts w:ascii="Verdana" w:hAnsi="Verdana"/>
          <w:i/>
          <w:w w:val="105"/>
          <w:sz w:val="20"/>
        </w:rPr>
        <w:t>S</w:t>
      </w:r>
      <w:r>
        <w:rPr>
          <w:i/>
          <w:w w:val="105"/>
          <w:sz w:val="20"/>
          <w:vertAlign w:val="subscript"/>
        </w:rPr>
        <w:t>i</w:t>
      </w:r>
      <w:r>
        <w:rPr>
          <w:rFonts w:ascii="Lucida Sans Unicode" w:hAnsi="Lucida Sans Unicode"/>
          <w:w w:val="105"/>
          <w:sz w:val="20"/>
        </w:rPr>
        <w:t>)</w:t>
      </w:r>
      <w:r>
        <w:rPr>
          <w:rFonts w:ascii="Lucida Sans Unicode" w:hAnsi="Lucida Sans Unicode"/>
          <w:spacing w:val="-21"/>
          <w:w w:val="105"/>
          <w:sz w:val="20"/>
        </w:rPr>
        <w:t xml:space="preserve"> </w:t>
      </w:r>
      <w:r>
        <w:rPr>
          <w:rFonts w:ascii="Lucida Sans Unicode" w:hAnsi="Lucida Sans Unicode"/>
          <w:w w:val="105"/>
          <w:sz w:val="20"/>
        </w:rPr>
        <w:t>=</w:t>
      </w:r>
      <w:r>
        <w:rPr>
          <w:rFonts w:ascii="Lucida Sans Unicode" w:hAnsi="Lucida Sans Unicode"/>
          <w:spacing w:val="-31"/>
          <w:w w:val="105"/>
          <w:sz w:val="20"/>
        </w:rPr>
        <w:t xml:space="preserve"> </w:t>
      </w:r>
      <w:r>
        <w:rPr>
          <w:i/>
          <w:w w:val="105"/>
          <w:sz w:val="20"/>
        </w:rPr>
        <w:t>Y</w:t>
      </w:r>
      <w:r>
        <w:rPr>
          <w:i/>
          <w:w w:val="105"/>
          <w:sz w:val="20"/>
          <w:vertAlign w:val="subscript"/>
        </w:rPr>
        <w:t>i</w:t>
      </w:r>
      <w:r>
        <w:rPr>
          <w:i/>
          <w:spacing w:val="-13"/>
          <w:w w:val="105"/>
          <w:sz w:val="20"/>
        </w:rPr>
        <w:t xml:space="preserve"> </w:t>
      </w:r>
      <w:r>
        <w:rPr>
          <w:rFonts w:ascii="Lucida Sans Unicode" w:hAnsi="Lucida Sans Unicode"/>
          <w:w w:val="105"/>
          <w:sz w:val="20"/>
        </w:rPr>
        <w:t>∧</w:t>
      </w:r>
      <w:r>
        <w:rPr>
          <w:rFonts w:ascii="Lucida Sans Unicode" w:hAnsi="Lucida Sans Unicode"/>
          <w:spacing w:val="-6"/>
          <w:w w:val="105"/>
          <w:sz w:val="20"/>
        </w:rPr>
        <w:t xml:space="preserve"> </w:t>
      </w:r>
      <w:r>
        <w:rPr>
          <w:i/>
          <w:w w:val="105"/>
          <w:sz w:val="20"/>
        </w:rPr>
        <w:t>f</w:t>
      </w:r>
      <w:r>
        <w:rPr>
          <w:i/>
          <w:spacing w:val="-23"/>
          <w:w w:val="105"/>
          <w:sz w:val="20"/>
        </w:rPr>
        <w:t xml:space="preserve"> </w:t>
      </w:r>
      <w:r>
        <w:rPr>
          <w:rFonts w:ascii="Lucida Sans Unicode" w:hAnsi="Lucida Sans Unicode"/>
          <w:w w:val="105"/>
          <w:sz w:val="20"/>
        </w:rPr>
        <w:t>(</w:t>
      </w:r>
      <w:r>
        <w:rPr>
          <w:rFonts w:ascii="Verdana" w:hAnsi="Verdana"/>
          <w:i/>
          <w:w w:val="105"/>
          <w:sz w:val="20"/>
        </w:rPr>
        <w:t>S</w:t>
      </w:r>
      <w:r>
        <w:rPr>
          <w:rFonts w:ascii="Verdana" w:hAnsi="Verdana"/>
          <w:i/>
          <w:spacing w:val="-34"/>
          <w:w w:val="105"/>
          <w:sz w:val="20"/>
        </w:rPr>
        <w:t xml:space="preserve"> </w:t>
      </w:r>
      <w:r>
        <w:rPr>
          <w:rFonts w:ascii="Lucida Sans Unicode" w:hAnsi="Lucida Sans Unicode"/>
          <w:w w:val="105"/>
          <w:sz w:val="20"/>
          <w:vertAlign w:val="superscript"/>
        </w:rPr>
        <w:t>+</w:t>
      </w:r>
      <w:r>
        <w:rPr>
          <w:rFonts w:ascii="Lucida Sans Unicode" w:hAnsi="Lucida Sans Unicode"/>
          <w:w w:val="105"/>
          <w:sz w:val="20"/>
        </w:rPr>
        <w:t>)</w:t>
      </w:r>
      <w:r>
        <w:rPr>
          <w:rFonts w:ascii="Lucida Sans Unicode" w:hAnsi="Lucida Sans Unicode"/>
          <w:spacing w:val="-21"/>
          <w:w w:val="105"/>
          <w:sz w:val="20"/>
        </w:rPr>
        <w:t xml:space="preserve"> </w:t>
      </w:r>
      <w:r>
        <w:rPr>
          <w:rFonts w:ascii="Lucida Sans Unicode" w:hAnsi="Lucida Sans Unicode"/>
          <w:w w:val="105"/>
          <w:sz w:val="20"/>
        </w:rPr>
        <w:t≯=</w:t>
      </w:r>
      <w:r>
        <w:rPr>
          <w:rFonts w:ascii="Lucida Sans Unicode" w:hAnsi="Lucida Sans Unicode"/>
          <w:spacing w:val="-31"/>
          <w:w w:val="105"/>
          <w:sz w:val="20"/>
        </w:rPr>
        <w:t xml:space="preserve"> </w:t>
      </w:r>
      <w:r>
        <w:rPr>
          <w:i/>
          <w:spacing w:val="-5"/>
          <w:w w:val="105"/>
          <w:sz w:val="20"/>
        </w:rPr>
        <w:t>Y</w:t>
      </w:r>
      <w:r>
        <w:rPr>
          <w:i/>
          <w:spacing w:val="-5"/>
          <w:w w:val="105"/>
          <w:sz w:val="20"/>
          <w:vertAlign w:val="subscript"/>
        </w:rPr>
        <w:t>i</w:t>
      </w:r>
      <w:r>
        <w:rPr>
          <w:rFonts w:ascii="Lucida Sans Unicode" w:hAnsi="Lucida Sans Unicode"/>
          <w:spacing w:val="-5"/>
          <w:w w:val="105"/>
          <w:sz w:val="20"/>
        </w:rPr>
        <w:t>]</w:t>
      </w:r>
    </w:p>
    <w:p w14:paraId="144BA851" w14:textId="77777777" w:rsidR="00A40DB8" w:rsidRDefault="00A40DB8">
      <w:pPr>
        <w:spacing w:line="133" w:lineRule="exact"/>
        <w:rPr>
          <w:rFonts w:ascii="Lucida Sans Unicode" w:hAnsi="Lucida Sans Unicode"/>
          <w:sz w:val="20"/>
        </w:rPr>
        <w:sectPr w:rsidR="00A40DB8">
          <w:pgSz w:w="12240" w:h="15840"/>
          <w:pgMar w:top="1220" w:right="720" w:bottom="840" w:left="1080" w:header="0" w:footer="648" w:gutter="0"/>
          <w:cols w:space="720"/>
        </w:sectPr>
      </w:pPr>
    </w:p>
    <w:p w14:paraId="3584D9CF" w14:textId="77777777" w:rsidR="00A40DB8" w:rsidRDefault="00096600">
      <w:pPr>
        <w:pStyle w:val="BodyText"/>
        <w:spacing w:line="180" w:lineRule="exact"/>
        <w:ind w:left="2620"/>
        <w:rPr>
          <w:rFonts w:ascii="Lucida Sans Unicode"/>
        </w:rPr>
      </w:pPr>
      <w:r>
        <w:rPr>
          <w:rFonts w:ascii="Lucida Sans Unicode"/>
          <w:noProof/>
        </w:rPr>
        <mc:AlternateContent>
          <mc:Choice Requires="wps">
            <w:drawing>
              <wp:anchor distT="0" distB="0" distL="0" distR="0" simplePos="0" relativeHeight="15755776" behindDoc="0" locked="0" layoutInCell="1" allowOverlap="1" wp14:anchorId="61C23500" wp14:editId="72783B6E">
                <wp:simplePos x="0" y="0"/>
                <wp:positionH relativeFrom="page">
                  <wp:posOffset>5387340</wp:posOffset>
                </wp:positionH>
                <wp:positionV relativeFrom="paragraph">
                  <wp:posOffset>44679</wp:posOffset>
                </wp:positionV>
                <wp:extent cx="35560" cy="1270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27000"/>
                        </a:xfrm>
                        <a:prstGeom prst="rect">
                          <a:avLst/>
                        </a:prstGeom>
                      </wps:spPr>
                      <wps:txbx>
                        <w:txbxContent>
                          <w:p w14:paraId="57D65D33" w14:textId="77777777" w:rsidR="00A40DB8" w:rsidRDefault="00096600">
                            <w:pPr>
                              <w:spacing w:line="192" w:lineRule="exact"/>
                              <w:rPr>
                                <w:rFonts w:ascii="Arial"/>
                                <w:i/>
                                <w:sz w:val="20"/>
                              </w:rPr>
                            </w:pPr>
                            <w:r>
                              <w:rPr>
                                <w:rFonts w:ascii="Arial"/>
                                <w:i/>
                                <w:spacing w:val="-10"/>
                                <w:sz w:val="20"/>
                              </w:rPr>
                              <w:t>,</w:t>
                            </w:r>
                          </w:p>
                        </w:txbxContent>
                      </wps:txbx>
                      <wps:bodyPr wrap="square" lIns="0" tIns="0" rIns="0" bIns="0" rtlCol="0">
                        <a:noAutofit/>
                      </wps:bodyPr>
                    </wps:wsp>
                  </a:graphicData>
                </a:graphic>
              </wp:anchor>
            </w:drawing>
          </mc:Choice>
          <mc:Fallback>
            <w:pict>
              <v:shape w14:anchorId="61C23500" id="Textbox 145" o:spid="_x0000_s1182" type="#_x0000_t202" style="position:absolute;left:0;text-align:left;margin-left:424.2pt;margin-top:3.5pt;width:2.8pt;height:10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" filled="f" stroked="f">
                <v:textbox inset="0,0,0,0">
                  <w:txbxContent>
                    <w:p w14:paraId="57D65D33" w14:textId="77777777" w:rsidR="00A40DB8" w:rsidRDefault="00096600">
                      <w:pPr>
                        <w:spacing w:line="192" w:lineRule="exact"/>
                        <w:rPr>
                          <w:rFonts w:ascii="Arial"/>
                          <w:i/>
                          <w:sz w:val="20"/>
                        </w:rPr>
                      </w:pPr>
                      <w:r>
                        <w:rPr>
                          <w:rFonts w:ascii="Arial"/>
                          <w:i/>
                          <w:spacing w:val="-10"/>
                          <w:sz w:val="20"/>
                        </w:rPr>
                        <w:t>,</w:t>
                      </w:r>
                    </w:p>
                  </w:txbxContent>
                </v:textbox>
                <w10:wrap anchorx="page"/>
              </v:shape>
            </w:pict>
          </mc:Fallback>
        </mc:AlternateContent>
      </w:r>
      <w:r>
        <w:rPr>
          <w:rFonts w:ascii="Courier New"/>
        </w:rPr>
        <w:t>Spurious</w:t>
      </w:r>
      <w:r>
        <w:rPr>
          <w:rFonts w:ascii="Courier New"/>
          <w:spacing w:val="3"/>
        </w:rPr>
        <w:t xml:space="preserve"> </w:t>
      </w:r>
      <w:r>
        <w:rPr>
          <w:rFonts w:ascii="Courier New"/>
        </w:rPr>
        <w:t>Rate</w:t>
      </w:r>
      <w:r>
        <w:rPr>
          <w:rFonts w:ascii="Lucida Sans Unicode"/>
        </w:rPr>
        <w:t>(</w:t>
      </w:r>
      <w:r>
        <w:rPr>
          <w:rFonts w:ascii="Lucida Sans Unicode"/>
          <w:spacing w:val="-33"/>
        </w:rPr>
        <w:t xml:space="preserve"> </w:t>
      </w:r>
      <w:r>
        <w:rPr>
          <w:i/>
        </w:rPr>
        <w:t>f</w:t>
      </w:r>
      <w:r>
        <w:rPr>
          <w:i/>
          <w:spacing w:val="-20"/>
        </w:rPr>
        <w:t xml:space="preserve"> </w:t>
      </w:r>
      <w:r>
        <w:rPr>
          <w:rFonts w:ascii="Lucida Sans Unicode"/>
        </w:rPr>
        <w:t>)</w:t>
      </w:r>
      <w:r>
        <w:rPr>
          <w:rFonts w:ascii="Lucida Sans Unicode"/>
          <w:spacing w:val="-18"/>
        </w:rPr>
        <w:t xml:space="preserve"> </w:t>
      </w:r>
      <w:r>
        <w:rPr>
          <w:rFonts w:ascii="Lucida Sans Unicode"/>
          <w:spacing w:val="-10"/>
        </w:rPr>
        <w:t>=</w:t>
      </w:r>
    </w:p>
    <w:p w14:paraId="44A49E62" w14:textId="77777777" w:rsidR="00A40DB8" w:rsidRDefault="00096600">
      <w:pPr>
        <w:tabs>
          <w:tab w:val="left" w:pos="2016"/>
        </w:tabs>
        <w:spacing w:line="182" w:lineRule="exact"/>
        <w:ind w:left="170"/>
        <w:rPr>
          <w:i/>
          <w:sz w:val="14"/>
        </w:rPr>
      </w:pPr>
      <w:r>
        <w:br w:type="column"/>
      </w:r>
      <w:r>
        <w:rPr>
          <w:i/>
          <w:spacing w:val="-5"/>
          <w:w w:val="105"/>
          <w:sz w:val="14"/>
        </w:rPr>
        <w:t>i</w:t>
      </w:r>
      <w:r>
        <w:rPr>
          <w:rFonts w:ascii="Lucida Sans Unicode"/>
          <w:spacing w:val="-5"/>
          <w:w w:val="105"/>
          <w:sz w:val="14"/>
        </w:rPr>
        <w:t>=</w:t>
      </w:r>
      <w:r>
        <w:rPr>
          <w:spacing w:val="-5"/>
          <w:w w:val="105"/>
          <w:sz w:val="14"/>
        </w:rPr>
        <w:t>1</w:t>
      </w:r>
      <w:r>
        <w:rPr>
          <w:sz w:val="14"/>
        </w:rPr>
        <w:tab/>
      </w:r>
      <w:r>
        <w:rPr>
          <w:i/>
          <w:spacing w:val="-10"/>
          <w:w w:val="105"/>
          <w:sz w:val="14"/>
        </w:rPr>
        <w:t>i</w:t>
      </w:r>
    </w:p>
    <w:p w14:paraId="7A5CFAAD" w14:textId="77777777" w:rsidR="00A40DB8" w:rsidRDefault="00096600">
      <w:pPr>
        <w:spacing w:line="2" w:lineRule="exact"/>
        <w:ind w:left="759"/>
        <w:rPr>
          <w:i/>
          <w:sz w:val="14"/>
        </w:rPr>
      </w:pPr>
      <w:r>
        <w:rPr>
          <w:i/>
          <w:noProof/>
          <w:sz w:val="14"/>
        </w:rPr>
        <mc:AlternateContent>
          <mc:Choice Requires="wps">
            <w:drawing>
              <wp:anchor distT="0" distB="0" distL="0" distR="0" simplePos="0" relativeHeight="15755264" behindDoc="0" locked="0" layoutInCell="1" allowOverlap="1" wp14:anchorId="098CE386" wp14:editId="7D014931">
                <wp:simplePos x="0" y="0"/>
                <wp:positionH relativeFrom="page">
                  <wp:posOffset>3677437</wp:posOffset>
                </wp:positionH>
                <wp:positionV relativeFrom="paragraph">
                  <wp:posOffset>-7927</wp:posOffset>
                </wp:positionV>
                <wp:extent cx="1694814"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4814" cy="1270"/>
                        </a:xfrm>
                        <a:custGeom>
                          <a:avLst/>
                          <a:gdLst/>
                          <a:ahLst/>
                          <a:cxnLst/>
                          <a:rect l="l" t="t" r="r" b="b"/>
                          <a:pathLst>
                            <a:path w="1694814">
                              <a:moveTo>
                                <a:pt x="0" y="0"/>
                              </a:moveTo>
                              <a:lnTo>
                                <a:pt x="16947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55A81" id="Graphic 146" o:spid="_x0000_s1026" style="position:absolute;margin-left:289.55pt;margin-top:-.6pt;width:133.4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169481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" path="m,l1694726,e" filled="f" strokeweight=".14039mm">
                <v:path arrowok="t"/>
                <w10:wrap anchorx="page"/>
              </v:shape>
            </w:pict>
          </mc:Fallback>
        </mc:AlternateContent>
      </w:r>
      <w:r>
        <w:rPr>
          <w:i/>
          <w:spacing w:val="-10"/>
          <w:w w:val="105"/>
          <w:sz w:val="14"/>
        </w:rPr>
        <w:t>N</w:t>
      </w:r>
    </w:p>
    <w:p w14:paraId="5C09C053" w14:textId="77777777" w:rsidR="00A40DB8" w:rsidRDefault="00A40DB8">
      <w:pPr>
        <w:spacing w:line="2" w:lineRule="exact"/>
        <w:rPr>
          <w:i/>
          <w:sz w:val="14"/>
        </w:rPr>
        <w:sectPr w:rsidR="00A40DB8">
          <w:type w:val="continuous"/>
          <w:pgSz w:w="12240" w:h="15840"/>
          <w:pgMar w:top="1100" w:right="720" w:bottom="280" w:left="1080" w:header="0" w:footer="648" w:gutter="0"/>
          <w:cols w:num="2" w:space="720" w:equalWidth="0">
            <w:col w:w="4643" w:space="40"/>
            <w:col w:w="5757"/>
          </w:cols>
        </w:sectPr>
      </w:pPr>
    </w:p>
    <w:p w14:paraId="7D240531" w14:textId="77777777" w:rsidR="00A40DB8" w:rsidRDefault="00096600">
      <w:pPr>
        <w:spacing w:line="204" w:lineRule="auto"/>
        <w:ind w:left="5300"/>
        <w:jc w:val="both"/>
        <w:rPr>
          <w:rFonts w:ascii="Lucida Sans Unicode" w:hAnsi="Lucida Sans Unicode"/>
          <w:sz w:val="20"/>
        </w:rPr>
      </w:pPr>
      <w:r>
        <w:rPr>
          <w:rFonts w:ascii="Symbol Std" w:hAnsi="Symbol Std"/>
          <w:w w:val="105"/>
          <w:sz w:val="20"/>
        </w:rPr>
        <w:t>∑</w:t>
      </w:r>
      <w:r>
        <w:rPr>
          <w:i/>
          <w:w w:val="105"/>
          <w:position w:val="-4"/>
          <w:sz w:val="14"/>
        </w:rPr>
        <w:t>i</w:t>
      </w:r>
      <w:r>
        <w:rPr>
          <w:rFonts w:ascii="Lucida Sans Unicode" w:hAnsi="Lucida Sans Unicode"/>
          <w:w w:val="105"/>
          <w:position w:val="-4"/>
          <w:sz w:val="14"/>
        </w:rPr>
        <w:t>=</w:t>
      </w:r>
      <w:r>
        <w:rPr>
          <w:w w:val="105"/>
          <w:position w:val="-4"/>
          <w:sz w:val="14"/>
        </w:rPr>
        <w:t>1</w:t>
      </w:r>
      <w:r>
        <w:rPr>
          <w:spacing w:val="-4"/>
          <w:w w:val="105"/>
          <w:position w:val="-4"/>
          <w:sz w:val="14"/>
        </w:rPr>
        <w:t xml:space="preserve"> </w:t>
      </w:r>
      <w:r>
        <w:rPr>
          <w:b/>
          <w:w w:val="105"/>
          <w:sz w:val="20"/>
        </w:rPr>
        <w:t>1</w:t>
      </w:r>
      <w:r>
        <w:rPr>
          <w:rFonts w:ascii="Lucida Sans Unicode" w:hAnsi="Lucida Sans Unicode"/>
          <w:w w:val="105"/>
          <w:sz w:val="20"/>
        </w:rPr>
        <w:t>[</w:t>
      </w:r>
      <w:r>
        <w:rPr>
          <w:rFonts w:ascii="Lucida Sans Unicode" w:hAnsi="Lucida Sans Unicode"/>
          <w:spacing w:val="-35"/>
          <w:w w:val="105"/>
          <w:sz w:val="20"/>
        </w:rPr>
        <w:t xml:space="preserve"> </w:t>
      </w:r>
      <w:r>
        <w:rPr>
          <w:i/>
          <w:w w:val="105"/>
          <w:sz w:val="20"/>
        </w:rPr>
        <w:t>f</w:t>
      </w:r>
      <w:r>
        <w:rPr>
          <w:i/>
          <w:spacing w:val="-22"/>
          <w:w w:val="105"/>
          <w:sz w:val="20"/>
        </w:rPr>
        <w:t xml:space="preserve"> </w:t>
      </w:r>
      <w:r>
        <w:rPr>
          <w:rFonts w:ascii="Lucida Sans Unicode" w:hAnsi="Lucida Sans Unicode"/>
          <w:w w:val="105"/>
          <w:sz w:val="20"/>
        </w:rPr>
        <w:t>(</w:t>
      </w:r>
      <w:r>
        <w:rPr>
          <w:rFonts w:ascii="Verdana" w:hAnsi="Verdana"/>
          <w:i/>
          <w:w w:val="105"/>
          <w:sz w:val="20"/>
        </w:rPr>
        <w:t>S</w:t>
      </w:r>
      <w:r>
        <w:rPr>
          <w:i/>
          <w:w w:val="105"/>
          <w:sz w:val="20"/>
          <w:vertAlign w:val="subscript"/>
        </w:rPr>
        <w:t>i</w:t>
      </w:r>
      <w:r>
        <w:rPr>
          <w:rFonts w:ascii="Lucida Sans Unicode" w:hAnsi="Lucida Sans Unicode"/>
          <w:w w:val="105"/>
          <w:sz w:val="20"/>
        </w:rPr>
        <w:t>)</w:t>
      </w:r>
      <w:r>
        <w:rPr>
          <w:rFonts w:ascii="Lucida Sans Unicode" w:hAnsi="Lucida Sans Unicode"/>
          <w:spacing w:val="-21"/>
          <w:w w:val="105"/>
          <w:sz w:val="20"/>
        </w:rPr>
        <w:t xml:space="preserve"> </w:t>
      </w:r>
      <w:r>
        <w:rPr>
          <w:rFonts w:ascii="Lucida Sans Unicode" w:hAnsi="Lucida Sans Unicode"/>
          <w:w w:val="105"/>
          <w:sz w:val="20"/>
        </w:rPr>
        <w:t>=</w:t>
      </w:r>
      <w:r>
        <w:rPr>
          <w:rFonts w:ascii="Lucida Sans Unicode" w:hAnsi="Lucida Sans Unicode"/>
          <w:spacing w:val="-30"/>
          <w:w w:val="105"/>
          <w:sz w:val="20"/>
        </w:rPr>
        <w:t xml:space="preserve"> </w:t>
      </w:r>
      <w:r>
        <w:rPr>
          <w:i/>
          <w:spacing w:val="-5"/>
          <w:w w:val="105"/>
          <w:sz w:val="20"/>
        </w:rPr>
        <w:t>Y</w:t>
      </w:r>
      <w:r>
        <w:rPr>
          <w:i/>
          <w:spacing w:val="-5"/>
          <w:w w:val="105"/>
          <w:sz w:val="20"/>
          <w:vertAlign w:val="subscript"/>
        </w:rPr>
        <w:t>i</w:t>
      </w:r>
      <w:r>
        <w:rPr>
          <w:rFonts w:ascii="Lucida Sans Unicode" w:hAnsi="Lucida Sans Unicode"/>
          <w:spacing w:val="-5"/>
          <w:w w:val="105"/>
          <w:sz w:val="20"/>
        </w:rPr>
        <w:t>]</w:t>
      </w:r>
    </w:p>
    <w:p w14:paraId="3DB8E75B" w14:textId="77777777" w:rsidR="00046D00" w:rsidRDefault="00096600">
      <w:pPr>
        <w:pStyle w:val="BodyText"/>
        <w:spacing w:before="63" w:line="228" w:lineRule="auto"/>
        <w:ind w:left="53" w:right="411" w:hanging="8"/>
        <w:jc w:val="both"/>
        <w:rPr>
          <w:ins w:id="1211" w:author="Saleh Kalantari" w:date="2026-04-28T12:46:00Z" w16du:dateUtc="2026-04-28T10:46:00Z"/>
          <w:spacing w:val="36"/>
        </w:rPr>
      </w:pPr>
      <w:r>
        <w:t>where</w:t>
      </w:r>
      <w:r>
        <w:rPr>
          <w:spacing w:val="-13"/>
        </w:rPr>
        <w:t xml:space="preserve"> </w:t>
      </w:r>
      <w:r>
        <w:rPr>
          <w:i/>
        </w:rPr>
        <w:t xml:space="preserve">N </w:t>
      </w:r>
      <w:r>
        <w:t>is the total number of questions.</w:t>
      </w:r>
      <w:del w:id="1212" w:author="Saleh Kalantari" w:date="2026-04-28T12:46:00Z" w16du:dateUtc="2026-04-28T10:46:00Z">
        <w:r>
          <w:rPr>
            <w:spacing w:val="36"/>
          </w:rPr>
          <w:delText xml:space="preserve"> </w:delText>
        </w:r>
      </w:del>
    </w:p>
    <w:p w14:paraId="69E82F38" w14:textId="74C9CBF9" w:rsidR="00A40DB8" w:rsidRDefault="00096600">
      <w:pPr>
        <w:pStyle w:val="BodyText"/>
        <w:spacing w:before="63" w:line="228" w:lineRule="auto"/>
        <w:ind w:left="53" w:right="411" w:firstLine="252"/>
        <w:jc w:val="both"/>
        <w:pPrChange w:id="1213" w:author="Saleh Kalantari" w:date="2026-04-28T12:46:00Z" w16du:dateUtc="2026-04-28T10:46:00Z">
          <w:pPr>
            <w:pStyle w:val="BodyText"/>
            <w:spacing w:before="63" w:line="228" w:lineRule="auto"/>
            <w:ind w:left="53" w:right="411" w:hanging="8"/>
            <w:jc w:val="both"/>
          </w:pPr>
        </w:pPrChange>
      </w:pPr>
      <w:r>
        <w:t xml:space="preserve">We treat </w:t>
      </w:r>
      <w:r>
        <w:rPr>
          <w:rFonts w:ascii="Courier New" w:hAnsi="Courier New"/>
        </w:rPr>
        <w:t>Spurious Rate</w:t>
      </w:r>
      <w:r>
        <w:rPr>
          <w:rFonts w:ascii="Courier New" w:hAnsi="Courier New"/>
          <w:spacing w:val="-30"/>
        </w:rPr>
        <w:t xml:space="preserve"> </w:t>
      </w:r>
      <w:r>
        <w:t>as a proxy rather than a direct measure of spurious reasoning. Removing sentences changes the input distribution, and any model may behave differently on a truncated input regardless of whether</w:t>
      </w:r>
      <w:r w:rsidR="00046D00">
        <w:t xml:space="preserve"> </w:t>
      </w:r>
      <w:ins w:id="1214" w:author="Saleh Kalantari" w:date="2026-04-28T12:46:00Z" w16du:dateUtc="2026-04-28T10:46:00Z">
        <w:r w:rsidR="00046D00">
          <w:t>or not</w:t>
        </w:r>
        <w:r>
          <w:t xml:space="preserve"> </w:t>
        </w:r>
      </w:ins>
      <w:r>
        <w:t xml:space="preserve">the removed content was </w:t>
      </w:r>
      <w:del w:id="1215" w:author="Saleh Kalantari" w:date="2026-04-28T12:46:00Z" w16du:dateUtc="2026-04-28T10:46:00Z">
        <w:r>
          <w:delText>truly non-</w:delText>
        </w:r>
      </w:del>
      <w:r>
        <w:t>informative.</w:t>
      </w:r>
      <w:r>
        <w:rPr>
          <w:spacing w:val="40"/>
        </w:rPr>
        <w:t xml:space="preserve"> </w:t>
      </w:r>
      <w:r>
        <w:t xml:space="preserve">The physician trainee labels that define </w:t>
      </w:r>
      <w:r>
        <w:rPr>
          <w:rFonts w:ascii="Verdana" w:hAnsi="Verdana"/>
          <w:i/>
        </w:rPr>
        <w:t>S</w:t>
      </w:r>
      <w:r>
        <w:rPr>
          <w:rFonts w:ascii="Verdana" w:hAnsi="Verdana"/>
          <w:i/>
          <w:spacing w:val="-18"/>
        </w:rPr>
        <w:t xml:space="preserve"> </w:t>
      </w:r>
      <w:r>
        <w:rPr>
          <w:rFonts w:ascii="Lucida Sans Unicode" w:hAnsi="Lucida Sans Unicode"/>
          <w:vertAlign w:val="superscript"/>
        </w:rPr>
        <w:t>−</w:t>
      </w:r>
      <w:r>
        <w:rPr>
          <w:rFonts w:ascii="Lucida Sans Unicode" w:hAnsi="Lucida Sans Unicode"/>
        </w:rPr>
        <w:t xml:space="preserve"> </w:t>
      </w:r>
      <w:r>
        <w:t>are themselves</w:t>
      </w:r>
      <w:r>
        <w:rPr>
          <w:spacing w:val="-12"/>
        </w:rPr>
        <w:t xml:space="preserve"> </w:t>
      </w:r>
      <w:r>
        <w:t>noisy,</w:t>
      </w:r>
      <w:r>
        <w:rPr>
          <w:spacing w:val="-12"/>
        </w:rPr>
        <w:t xml:space="preserve"> </w:t>
      </w:r>
      <w:r>
        <w:t>so</w:t>
      </w:r>
      <w:r>
        <w:rPr>
          <w:spacing w:val="-12"/>
        </w:rPr>
        <w:t xml:space="preserve"> </w:t>
      </w:r>
      <w:r>
        <w:t>the</w:t>
      </w:r>
      <w:r>
        <w:rPr>
          <w:spacing w:val="-12"/>
        </w:rPr>
        <w:t xml:space="preserve"> </w:t>
      </w:r>
      <w:r>
        <w:t>metric</w:t>
      </w:r>
      <w:r>
        <w:rPr>
          <w:spacing w:val="-12"/>
        </w:rPr>
        <w:t xml:space="preserve"> </w:t>
      </w:r>
      <w:r>
        <w:t>also</w:t>
      </w:r>
      <w:r>
        <w:rPr>
          <w:spacing w:val="-12"/>
        </w:rPr>
        <w:t xml:space="preserve"> </w:t>
      </w:r>
      <w:r>
        <w:t>reflects</w:t>
      </w:r>
      <w:r>
        <w:rPr>
          <w:spacing w:val="-12"/>
        </w:rPr>
        <w:t xml:space="preserve"> </w:t>
      </w:r>
      <w:r>
        <w:t>sensitivity</w:t>
      </w:r>
      <w:r>
        <w:rPr>
          <w:spacing w:val="-12"/>
        </w:rPr>
        <w:t xml:space="preserve"> </w:t>
      </w:r>
      <w:r>
        <w:t>to</w:t>
      </w:r>
      <w:r>
        <w:rPr>
          <w:spacing w:val="-12"/>
        </w:rPr>
        <w:t xml:space="preserve"> </w:t>
      </w:r>
      <w:r>
        <w:t>label</w:t>
      </w:r>
      <w:r>
        <w:rPr>
          <w:spacing w:val="-12"/>
        </w:rPr>
        <w:t xml:space="preserve"> </w:t>
      </w:r>
      <w:r>
        <w:t>noise.</w:t>
      </w:r>
      <w:r>
        <w:rPr>
          <w:spacing w:val="-2"/>
        </w:rPr>
        <w:t xml:space="preserve"> </w:t>
      </w:r>
      <w:r>
        <w:t>A</w:t>
      </w:r>
      <w:r>
        <w:rPr>
          <w:spacing w:val="-12"/>
        </w:rPr>
        <w:t xml:space="preserve"> </w:t>
      </w:r>
      <w:r>
        <w:t>fully</w:t>
      </w:r>
      <w:r>
        <w:rPr>
          <w:spacing w:val="-12"/>
        </w:rPr>
        <w:t xml:space="preserve"> </w:t>
      </w:r>
      <w:r>
        <w:t>controlled</w:t>
      </w:r>
      <w:r>
        <w:rPr>
          <w:spacing w:val="-12"/>
        </w:rPr>
        <w:t xml:space="preserve"> </w:t>
      </w:r>
      <w:r>
        <w:t>interpretation</w:t>
      </w:r>
      <w:r>
        <w:rPr>
          <w:spacing w:val="-12"/>
        </w:rPr>
        <w:t xml:space="preserve"> </w:t>
      </w:r>
      <w:r>
        <w:t>would</w:t>
      </w:r>
      <w:r>
        <w:rPr>
          <w:spacing w:val="-12"/>
        </w:rPr>
        <w:t xml:space="preserve"> </w:t>
      </w:r>
      <w:r>
        <w:t>require</w:t>
      </w:r>
      <w:r>
        <w:rPr>
          <w:spacing w:val="-12"/>
        </w:rPr>
        <w:t xml:space="preserve"> </w:t>
      </w:r>
      <w:r>
        <w:t>a</w:t>
      </w:r>
      <w:r>
        <w:rPr>
          <w:spacing w:val="-12"/>
        </w:rPr>
        <w:t xml:space="preserve"> </w:t>
      </w:r>
      <w:r>
        <w:t xml:space="preserve">random </w:t>
      </w:r>
      <w:r>
        <w:rPr>
          <w:spacing w:val="-2"/>
        </w:rPr>
        <w:t>sentence</w:t>
      </w:r>
      <w:r>
        <w:rPr>
          <w:spacing w:val="-5"/>
        </w:rPr>
        <w:t xml:space="preserve"> </w:t>
      </w:r>
      <w:r>
        <w:rPr>
          <w:spacing w:val="-2"/>
        </w:rPr>
        <w:t>removal</w:t>
      </w:r>
      <w:r>
        <w:rPr>
          <w:spacing w:val="-5"/>
        </w:rPr>
        <w:t xml:space="preserve"> </w:t>
      </w:r>
      <w:r>
        <w:rPr>
          <w:spacing w:val="-2"/>
        </w:rPr>
        <w:t>baseline</w:t>
      </w:r>
      <w:r>
        <w:rPr>
          <w:spacing w:val="-5"/>
        </w:rPr>
        <w:t xml:space="preserve"> </w:t>
      </w:r>
      <w:r>
        <w:rPr>
          <w:spacing w:val="-2"/>
        </w:rPr>
        <w:t>matched</w:t>
      </w:r>
      <w:r>
        <w:rPr>
          <w:spacing w:val="-5"/>
        </w:rPr>
        <w:t xml:space="preserve"> </w:t>
      </w:r>
      <w:r>
        <w:rPr>
          <w:spacing w:val="-2"/>
        </w:rPr>
        <w:t>for</w:t>
      </w:r>
      <w:r>
        <w:rPr>
          <w:spacing w:val="-5"/>
        </w:rPr>
        <w:t xml:space="preserve"> </w:t>
      </w:r>
      <w:r>
        <w:rPr>
          <w:spacing w:val="-2"/>
        </w:rPr>
        <w:t>length,</w:t>
      </w:r>
      <w:r>
        <w:rPr>
          <w:spacing w:val="-5"/>
        </w:rPr>
        <w:t xml:space="preserve"> </w:t>
      </w:r>
      <w:r>
        <w:rPr>
          <w:spacing w:val="-2"/>
        </w:rPr>
        <w:t>which</w:t>
      </w:r>
      <w:r>
        <w:rPr>
          <w:spacing w:val="-5"/>
        </w:rPr>
        <w:t xml:space="preserve"> </w:t>
      </w:r>
      <w:r>
        <w:rPr>
          <w:spacing w:val="-2"/>
        </w:rPr>
        <w:t>we</w:t>
      </w:r>
      <w:r>
        <w:rPr>
          <w:spacing w:val="-5"/>
        </w:rPr>
        <w:t xml:space="preserve"> </w:t>
      </w:r>
      <w:r>
        <w:rPr>
          <w:spacing w:val="-2"/>
        </w:rPr>
        <w:t>leave</w:t>
      </w:r>
      <w:r>
        <w:rPr>
          <w:spacing w:val="-5"/>
        </w:rPr>
        <w:t xml:space="preserve"> </w:t>
      </w:r>
      <w:r>
        <w:rPr>
          <w:spacing w:val="-2"/>
        </w:rPr>
        <w:t>to</w:t>
      </w:r>
      <w:r>
        <w:rPr>
          <w:spacing w:val="-5"/>
        </w:rPr>
        <w:t xml:space="preserve"> </w:t>
      </w:r>
      <w:r>
        <w:rPr>
          <w:spacing w:val="-2"/>
        </w:rPr>
        <w:t>future</w:t>
      </w:r>
      <w:r>
        <w:rPr>
          <w:spacing w:val="-5"/>
        </w:rPr>
        <w:t xml:space="preserve"> </w:t>
      </w:r>
      <w:r>
        <w:rPr>
          <w:spacing w:val="-2"/>
        </w:rPr>
        <w:t>work.</w:t>
      </w:r>
      <w:r>
        <w:t xml:space="preserve"> </w:t>
      </w:r>
      <w:r>
        <w:rPr>
          <w:spacing w:val="-2"/>
        </w:rPr>
        <w:t>With</w:t>
      </w:r>
      <w:r>
        <w:rPr>
          <w:spacing w:val="-5"/>
        </w:rPr>
        <w:t xml:space="preserve"> </w:t>
      </w:r>
      <w:r>
        <w:rPr>
          <w:spacing w:val="-2"/>
        </w:rPr>
        <w:t>these</w:t>
      </w:r>
      <w:r>
        <w:rPr>
          <w:spacing w:val="-5"/>
        </w:rPr>
        <w:t xml:space="preserve"> </w:t>
      </w:r>
      <w:r>
        <w:rPr>
          <w:spacing w:val="-2"/>
        </w:rPr>
        <w:t>caveats</w:t>
      </w:r>
      <w:r>
        <w:rPr>
          <w:spacing w:val="-5"/>
        </w:rPr>
        <w:t xml:space="preserve"> </w:t>
      </w:r>
      <w:r>
        <w:rPr>
          <w:spacing w:val="-2"/>
        </w:rPr>
        <w:t>in</w:t>
      </w:r>
      <w:r>
        <w:rPr>
          <w:spacing w:val="-5"/>
        </w:rPr>
        <w:t xml:space="preserve"> </w:t>
      </w:r>
      <w:r>
        <w:rPr>
          <w:spacing w:val="-2"/>
        </w:rPr>
        <w:t>mind,</w:t>
      </w:r>
      <w:r>
        <w:rPr>
          <w:spacing w:val="-5"/>
        </w:rPr>
        <w:t xml:space="preserve"> </w:t>
      </w:r>
      <w:r>
        <w:rPr>
          <w:spacing w:val="-2"/>
        </w:rPr>
        <w:t>a</w:t>
      </w:r>
      <w:r>
        <w:rPr>
          <w:spacing w:val="-5"/>
        </w:rPr>
        <w:t xml:space="preserve"> </w:t>
      </w:r>
      <w:r>
        <w:rPr>
          <w:spacing w:val="-2"/>
        </w:rPr>
        <w:t>higher</w:t>
      </w:r>
      <w:r>
        <w:rPr>
          <w:spacing w:val="-5"/>
        </w:rPr>
        <w:t xml:space="preserve"> </w:t>
      </w:r>
      <w:r>
        <w:rPr>
          <w:rFonts w:ascii="Courier New" w:hAnsi="Courier New"/>
          <w:spacing w:val="-2"/>
        </w:rPr>
        <w:t>Spurious Rate</w:t>
      </w:r>
      <w:r>
        <w:rPr>
          <w:rFonts w:ascii="Courier New" w:hAnsi="Courier New"/>
          <w:spacing w:val="-28"/>
        </w:rPr>
        <w:t xml:space="preserve"> </w:t>
      </w:r>
      <w:r>
        <w:rPr>
          <w:spacing w:val="-2"/>
        </w:rPr>
        <w:t>indicates</w:t>
      </w:r>
      <w:r>
        <w:rPr>
          <w:spacing w:val="-11"/>
        </w:rPr>
        <w:t xml:space="preserve"> </w:t>
      </w:r>
      <w:r>
        <w:rPr>
          <w:spacing w:val="-2"/>
        </w:rPr>
        <w:t>that</w:t>
      </w:r>
      <w:r>
        <w:rPr>
          <w:spacing w:val="-10"/>
        </w:rPr>
        <w:t xml:space="preserve"> </w:t>
      </w:r>
      <w:r>
        <w:rPr>
          <w:spacing w:val="-2"/>
        </w:rPr>
        <w:t>more</w:t>
      </w:r>
      <w:r>
        <w:rPr>
          <w:spacing w:val="-11"/>
        </w:rPr>
        <w:t xml:space="preserve"> </w:t>
      </w:r>
      <w:r>
        <w:rPr>
          <w:spacing w:val="-2"/>
        </w:rPr>
        <w:t>of</w:t>
      </w:r>
      <w:r>
        <w:rPr>
          <w:spacing w:val="-10"/>
        </w:rPr>
        <w:t xml:space="preserve"> </w:t>
      </w:r>
      <w:r>
        <w:rPr>
          <w:spacing w:val="-2"/>
        </w:rPr>
        <w:t>a</w:t>
      </w:r>
      <w:r>
        <w:rPr>
          <w:spacing w:val="-11"/>
        </w:rPr>
        <w:t xml:space="preserve"> </w:t>
      </w:r>
      <w:r>
        <w:rPr>
          <w:spacing w:val="-2"/>
        </w:rPr>
        <w:t>model’s</w:t>
      </w:r>
      <w:r>
        <w:rPr>
          <w:spacing w:val="-10"/>
        </w:rPr>
        <w:t xml:space="preserve"> </w:t>
      </w:r>
      <w:r>
        <w:rPr>
          <w:spacing w:val="-2"/>
        </w:rPr>
        <w:t>originally</w:t>
      </w:r>
      <w:r>
        <w:rPr>
          <w:spacing w:val="-11"/>
        </w:rPr>
        <w:t xml:space="preserve"> </w:t>
      </w:r>
      <w:r>
        <w:rPr>
          <w:spacing w:val="-2"/>
        </w:rPr>
        <w:t>correct</w:t>
      </w:r>
      <w:r>
        <w:rPr>
          <w:spacing w:val="-10"/>
        </w:rPr>
        <w:t xml:space="preserve"> </w:t>
      </w:r>
      <w:r>
        <w:rPr>
          <w:spacing w:val="-2"/>
        </w:rPr>
        <w:t>answers</w:t>
      </w:r>
      <w:r>
        <w:rPr>
          <w:spacing w:val="-11"/>
        </w:rPr>
        <w:t xml:space="preserve"> </w:t>
      </w:r>
      <w:r>
        <w:rPr>
          <w:spacing w:val="-2"/>
        </w:rPr>
        <w:t>do</w:t>
      </w:r>
      <w:r>
        <w:rPr>
          <w:spacing w:val="-10"/>
        </w:rPr>
        <w:t xml:space="preserve"> </w:t>
      </w:r>
      <w:r>
        <w:rPr>
          <w:spacing w:val="-2"/>
        </w:rPr>
        <w:t>not</w:t>
      </w:r>
      <w:r>
        <w:rPr>
          <w:spacing w:val="-11"/>
        </w:rPr>
        <w:t xml:space="preserve"> </w:t>
      </w:r>
      <w:r>
        <w:rPr>
          <w:spacing w:val="-2"/>
        </w:rPr>
        <w:t>survive</w:t>
      </w:r>
      <w:r>
        <w:rPr>
          <w:spacing w:val="-10"/>
        </w:rPr>
        <w:t xml:space="preserve"> </w:t>
      </w:r>
      <w:r>
        <w:rPr>
          <w:spacing w:val="-2"/>
        </w:rPr>
        <w:t>the</w:t>
      </w:r>
      <w:r>
        <w:rPr>
          <w:spacing w:val="-11"/>
        </w:rPr>
        <w:t xml:space="preserve"> </w:t>
      </w:r>
      <w:r>
        <w:rPr>
          <w:spacing w:val="-2"/>
        </w:rPr>
        <w:t>removal</w:t>
      </w:r>
      <w:r>
        <w:rPr>
          <w:spacing w:val="-10"/>
        </w:rPr>
        <w:t xml:space="preserve"> </w:t>
      </w:r>
      <w:r>
        <w:rPr>
          <w:spacing w:val="-2"/>
        </w:rPr>
        <w:t>of</w:t>
      </w:r>
      <w:r>
        <w:rPr>
          <w:spacing w:val="-11"/>
        </w:rPr>
        <w:t xml:space="preserve"> </w:t>
      </w:r>
      <w:r>
        <w:rPr>
          <w:spacing w:val="-2"/>
        </w:rPr>
        <w:t>sentences</w:t>
      </w:r>
      <w:r>
        <w:rPr>
          <w:spacing w:val="-10"/>
        </w:rPr>
        <w:t xml:space="preserve"> </w:t>
      </w:r>
      <w:r>
        <w:rPr>
          <w:spacing w:val="-2"/>
        </w:rPr>
        <w:t>that</w:t>
      </w:r>
      <w:r>
        <w:rPr>
          <w:spacing w:val="-7"/>
        </w:rPr>
        <w:t xml:space="preserve"> </w:t>
      </w:r>
      <w:r>
        <w:rPr>
          <w:spacing w:val="-2"/>
        </w:rPr>
        <w:t>physician</w:t>
      </w:r>
      <w:r>
        <w:rPr>
          <w:spacing w:val="-8"/>
        </w:rPr>
        <w:t xml:space="preserve"> </w:t>
      </w:r>
      <w:r>
        <w:rPr>
          <w:spacing w:val="-2"/>
        </w:rPr>
        <w:t xml:space="preserve">trainees </w:t>
      </w:r>
      <w:bookmarkStart w:id="1216" w:name="Data_Availability"/>
      <w:bookmarkEnd w:id="1216"/>
      <w:r>
        <w:t>judged low relevance or irrelevant, while a lower value indicates more robustness to this particular perturbation.</w:t>
      </w:r>
    </w:p>
    <w:p w14:paraId="0B68724E" w14:textId="77777777" w:rsidR="00A40DB8" w:rsidRDefault="00A40DB8">
      <w:pPr>
        <w:pStyle w:val="BodyText"/>
        <w:spacing w:before="65"/>
      </w:pPr>
    </w:p>
    <w:p w14:paraId="40F5D096" w14:textId="77777777" w:rsidR="00A40DB8" w:rsidRDefault="00096600">
      <w:pPr>
        <w:pStyle w:val="Heading1"/>
        <w:numPr>
          <w:ilvl w:val="0"/>
          <w:numId w:val="6"/>
        </w:numPr>
        <w:tabs>
          <w:tab w:val="left" w:pos="305"/>
        </w:tabs>
        <w:ind w:left="305" w:hanging="252"/>
        <w:jc w:val="both"/>
      </w:pPr>
      <w:r>
        <w:t>Data</w:t>
      </w:r>
      <w:r>
        <w:rPr>
          <w:spacing w:val="-7"/>
        </w:rPr>
        <w:t xml:space="preserve"> </w:t>
      </w:r>
      <w:r>
        <w:rPr>
          <w:spacing w:val="-2"/>
        </w:rPr>
        <w:t>Availability</w:t>
      </w:r>
    </w:p>
    <w:p w14:paraId="314FD173" w14:textId="77777777" w:rsidR="00A40DB8" w:rsidRDefault="00096600">
      <w:pPr>
        <w:pStyle w:val="BodyText"/>
        <w:spacing w:before="103"/>
        <w:ind w:left="53" w:right="411" w:hanging="8"/>
        <w:jc w:val="both"/>
      </w:pPr>
      <w:r>
        <w:t>All</w:t>
      </w:r>
      <w:r>
        <w:rPr>
          <w:spacing w:val="-1"/>
        </w:rPr>
        <w:t xml:space="preserve"> </w:t>
      </w:r>
      <w:r>
        <w:t>data</w:t>
      </w:r>
      <w:r>
        <w:rPr>
          <w:spacing w:val="-1"/>
        </w:rPr>
        <w:t xml:space="preserve"> </w:t>
      </w:r>
      <w:r>
        <w:t>underlying</w:t>
      </w:r>
      <w:r>
        <w:rPr>
          <w:spacing w:val="-1"/>
        </w:rPr>
        <w:t xml:space="preserve"> </w:t>
      </w:r>
      <w:r>
        <w:t>this</w:t>
      </w:r>
      <w:r>
        <w:rPr>
          <w:spacing w:val="-1"/>
        </w:rPr>
        <w:t xml:space="preserve"> </w:t>
      </w:r>
      <w:r>
        <w:t>study’s</w:t>
      </w:r>
      <w:r>
        <w:rPr>
          <w:spacing w:val="-1"/>
        </w:rPr>
        <w:t xml:space="preserve"> </w:t>
      </w:r>
      <w:r>
        <w:t>results</w:t>
      </w:r>
      <w:r>
        <w:rPr>
          <w:spacing w:val="-1"/>
        </w:rPr>
        <w:t xml:space="preserve"> </w:t>
      </w:r>
      <w:r>
        <w:t>are</w:t>
      </w:r>
      <w:r>
        <w:rPr>
          <w:spacing w:val="-1"/>
        </w:rPr>
        <w:t xml:space="preserve"> </w:t>
      </w:r>
      <w:r>
        <w:t>provided</w:t>
      </w:r>
      <w:r>
        <w:rPr>
          <w:spacing w:val="-1"/>
        </w:rPr>
        <w:t xml:space="preserve"> </w:t>
      </w:r>
      <w:r>
        <w:t>in</w:t>
      </w:r>
      <w:r>
        <w:rPr>
          <w:spacing w:val="-1"/>
        </w:rPr>
        <w:t xml:space="preserve"> </w:t>
      </w:r>
      <w:r>
        <w:t>the</w:t>
      </w:r>
      <w:r>
        <w:rPr>
          <w:spacing w:val="-1"/>
        </w:rPr>
        <w:t xml:space="preserve"> </w:t>
      </w:r>
      <w:r>
        <w:t>Supplementary</w:t>
      </w:r>
      <w:r>
        <w:rPr>
          <w:spacing w:val="-1"/>
        </w:rPr>
        <w:t xml:space="preserve"> </w:t>
      </w:r>
      <w:r>
        <w:t>Data. All</w:t>
      </w:r>
      <w:r>
        <w:rPr>
          <w:spacing w:val="-1"/>
        </w:rPr>
        <w:t xml:space="preserve"> </w:t>
      </w:r>
      <w:r>
        <w:t>LLM</w:t>
      </w:r>
      <w:r>
        <w:rPr>
          <w:spacing w:val="-1"/>
        </w:rPr>
        <w:t xml:space="preserve"> </w:t>
      </w:r>
      <w:r>
        <w:t>and</w:t>
      </w:r>
      <w:r>
        <w:rPr>
          <w:spacing w:val="-1"/>
        </w:rPr>
        <w:t xml:space="preserve"> </w:t>
      </w:r>
      <w:r>
        <w:t>physician</w:t>
      </w:r>
      <w:r>
        <w:rPr>
          <w:spacing w:val="-1"/>
        </w:rPr>
        <w:t xml:space="preserve"> </w:t>
      </w:r>
      <w:r>
        <w:t>trainee-labeled</w:t>
      </w:r>
      <w:r>
        <w:rPr>
          <w:spacing w:val="-1"/>
        </w:rPr>
        <w:t xml:space="preserve"> </w:t>
      </w:r>
      <w:r>
        <w:t>data are</w:t>
      </w:r>
      <w:r>
        <w:rPr>
          <w:spacing w:val="-13"/>
        </w:rPr>
        <w:t xml:space="preserve"> </w:t>
      </w:r>
      <w:r>
        <w:t>available</w:t>
      </w:r>
      <w:r>
        <w:rPr>
          <w:spacing w:val="-12"/>
        </w:rPr>
        <w:t xml:space="preserve"> </w:t>
      </w:r>
      <w:r>
        <w:t>at:</w:t>
      </w:r>
      <w:r>
        <w:rPr>
          <w:spacing w:val="-13"/>
        </w:rPr>
        <w:t xml:space="preserve"> </w:t>
      </w:r>
      <w:hyperlink r:id="rId52">
        <w:r w:rsidR="00A40DB8">
          <w:rPr>
            <w:rFonts w:ascii="Courier New" w:hAnsi="Courier New"/>
            <w:color w:val="0000FF"/>
          </w:rPr>
          <w:t>http://medpair.csail.mit.edu/</w:t>
        </w:r>
      </w:hyperlink>
      <w:r>
        <w:t>.</w:t>
      </w:r>
      <w:r>
        <w:rPr>
          <w:spacing w:val="-12"/>
        </w:rPr>
        <w:t xml:space="preserve"> </w:t>
      </w:r>
      <w:r>
        <w:t>The</w:t>
      </w:r>
      <w:r>
        <w:rPr>
          <w:spacing w:val="-13"/>
        </w:rPr>
        <w:t xml:space="preserve"> </w:t>
      </w:r>
      <w:r>
        <w:t>physician</w:t>
      </w:r>
      <w:r>
        <w:rPr>
          <w:spacing w:val="-12"/>
        </w:rPr>
        <w:t xml:space="preserve"> </w:t>
      </w:r>
      <w:r>
        <w:t>trainee-annotated</w:t>
      </w:r>
      <w:r>
        <w:rPr>
          <w:spacing w:val="-13"/>
        </w:rPr>
        <w:t xml:space="preserve"> </w:t>
      </w:r>
      <w:r>
        <w:t>data</w:t>
      </w:r>
      <w:r>
        <w:rPr>
          <w:spacing w:val="-12"/>
        </w:rPr>
        <w:t xml:space="preserve"> </w:t>
      </w:r>
      <w:r>
        <w:t>are</w:t>
      </w:r>
      <w:r>
        <w:rPr>
          <w:spacing w:val="-13"/>
        </w:rPr>
        <w:t xml:space="preserve"> </w:t>
      </w:r>
      <w:r>
        <w:t>available</w:t>
      </w:r>
      <w:r>
        <w:rPr>
          <w:spacing w:val="-12"/>
        </w:rPr>
        <w:t xml:space="preserve"> </w:t>
      </w:r>
      <w:r>
        <w:t>to</w:t>
      </w:r>
      <w:r>
        <w:rPr>
          <w:spacing w:val="-13"/>
        </w:rPr>
        <w:t xml:space="preserve"> </w:t>
      </w:r>
      <w:r>
        <w:t>use</w:t>
      </w:r>
      <w:r>
        <w:rPr>
          <w:spacing w:val="-12"/>
        </w:rPr>
        <w:t xml:space="preserve"> </w:t>
      </w:r>
      <w:r>
        <w:t xml:space="preserve">through </w:t>
      </w:r>
      <w:bookmarkStart w:id="1217" w:name="Code_Availability"/>
      <w:bookmarkEnd w:id="1217"/>
      <w:r>
        <w:t xml:space="preserve">HuggingFace at </w:t>
      </w:r>
      <w:hyperlink r:id="rId53">
        <w:r w:rsidR="00A40DB8">
          <w:rPr>
            <w:rFonts w:ascii="Courier New" w:hAnsi="Courier New"/>
            <w:color w:val="0000FF"/>
          </w:rPr>
          <w:t>https://huggingface.co/datasets/YuexingHao/MedPAIR</w:t>
        </w:r>
      </w:hyperlink>
      <w:r>
        <w:t>.</w:t>
      </w:r>
    </w:p>
    <w:p w14:paraId="5E230324" w14:textId="77777777" w:rsidR="00A40DB8" w:rsidRDefault="00A40DB8">
      <w:pPr>
        <w:pStyle w:val="BodyText"/>
        <w:spacing w:before="47"/>
      </w:pPr>
    </w:p>
    <w:p w14:paraId="003C582B" w14:textId="77777777" w:rsidR="00A40DB8" w:rsidRDefault="00096600">
      <w:pPr>
        <w:pStyle w:val="Heading1"/>
        <w:numPr>
          <w:ilvl w:val="0"/>
          <w:numId w:val="6"/>
        </w:numPr>
        <w:tabs>
          <w:tab w:val="left" w:pos="305"/>
        </w:tabs>
        <w:ind w:left="305" w:hanging="252"/>
        <w:jc w:val="both"/>
      </w:pPr>
      <w:r>
        <w:t>Code</w:t>
      </w:r>
      <w:r>
        <w:rPr>
          <w:spacing w:val="-7"/>
        </w:rPr>
        <w:t xml:space="preserve"> </w:t>
      </w:r>
      <w:r>
        <w:rPr>
          <w:spacing w:val="-2"/>
        </w:rPr>
        <w:t>Availability</w:t>
      </w:r>
    </w:p>
    <w:p w14:paraId="260F262A" w14:textId="16129E5A" w:rsidR="00A40DB8" w:rsidRDefault="00096600">
      <w:pPr>
        <w:pStyle w:val="BodyText"/>
        <w:spacing w:before="104"/>
        <w:ind w:left="46"/>
        <w:jc w:val="both"/>
      </w:pPr>
      <w:bookmarkStart w:id="1218" w:name="Acknowledgements"/>
      <w:bookmarkEnd w:id="1218"/>
      <w:r>
        <w:t>All</w:t>
      </w:r>
      <w:r>
        <w:rPr>
          <w:spacing w:val="-8"/>
        </w:rPr>
        <w:t xml:space="preserve"> </w:t>
      </w:r>
      <w:del w:id="1219" w:author="Saleh Kalantari" w:date="2026-04-28T12:46:00Z" w16du:dateUtc="2026-04-28T10:46:00Z">
        <w:r>
          <w:delText>codes</w:delText>
        </w:r>
      </w:del>
      <w:ins w:id="1220" w:author="Saleh Kalantari" w:date="2026-04-28T12:46:00Z" w16du:dateUtc="2026-04-28T10:46:00Z">
        <w:r>
          <w:t>code</w:t>
        </w:r>
        <w:r>
          <w:rPr>
            <w:spacing w:val="-7"/>
          </w:rPr>
          <w:t xml:space="preserve"> </w:t>
        </w:r>
        <w:r w:rsidR="008F205F">
          <w:rPr>
            <w:spacing w:val="-7"/>
          </w:rPr>
          <w:t>used in</w:t>
        </w:r>
      </w:ins>
      <w:r w:rsidR="008F205F">
        <w:rPr>
          <w:spacing w:val="-7"/>
        </w:rPr>
        <w:t xml:space="preserve"> </w:t>
      </w:r>
      <w:r>
        <w:t>generating</w:t>
      </w:r>
      <w:r>
        <w:rPr>
          <w:spacing w:val="-7"/>
        </w:rPr>
        <w:t xml:space="preserve"> </w:t>
      </w:r>
      <w:r>
        <w:t>this</w:t>
      </w:r>
      <w:r>
        <w:rPr>
          <w:spacing w:val="-7"/>
        </w:rPr>
        <w:t xml:space="preserve"> </w:t>
      </w:r>
      <w:r>
        <w:t>study’s</w:t>
      </w:r>
      <w:r>
        <w:rPr>
          <w:spacing w:val="-7"/>
        </w:rPr>
        <w:t xml:space="preserve"> </w:t>
      </w:r>
      <w:r>
        <w:t>results</w:t>
      </w:r>
      <w:r>
        <w:rPr>
          <w:spacing w:val="-7"/>
        </w:rPr>
        <w:t xml:space="preserve"> </w:t>
      </w:r>
      <w:del w:id="1221" w:author="Saleh Kalantari" w:date="2026-04-28T12:46:00Z" w16du:dateUtc="2026-04-28T10:46:00Z">
        <w:r>
          <w:delText>are</w:delText>
        </w:r>
      </w:del>
      <w:ins w:id="1222" w:author="Saleh Kalantari" w:date="2026-04-28T12:46:00Z" w16du:dateUtc="2026-04-28T10:46:00Z">
        <w:r w:rsidR="008361F4">
          <w:t>is</w:t>
        </w:r>
      </w:ins>
      <w:r>
        <w:rPr>
          <w:spacing w:val="-7"/>
        </w:rPr>
        <w:t xml:space="preserve"> </w:t>
      </w:r>
      <w:r>
        <w:t>presented</w:t>
      </w:r>
      <w:r>
        <w:rPr>
          <w:spacing w:val="-7"/>
        </w:rPr>
        <w:t xml:space="preserve"> </w:t>
      </w:r>
      <w:r>
        <w:t>in</w:t>
      </w:r>
      <w:r>
        <w:rPr>
          <w:spacing w:val="-7"/>
        </w:rPr>
        <w:t xml:space="preserve"> </w:t>
      </w:r>
      <w:r>
        <w:t>the</w:t>
      </w:r>
      <w:r>
        <w:rPr>
          <w:spacing w:val="-7"/>
        </w:rPr>
        <w:t xml:space="preserve"> </w:t>
      </w:r>
      <w:r>
        <w:t>Supplementary</w:t>
      </w:r>
      <w:r>
        <w:rPr>
          <w:spacing w:val="-7"/>
        </w:rPr>
        <w:t xml:space="preserve"> </w:t>
      </w:r>
      <w:r>
        <w:rPr>
          <w:spacing w:val="-2"/>
        </w:rPr>
        <w:t>Data.</w:t>
      </w:r>
    </w:p>
    <w:p w14:paraId="2E37EA1C" w14:textId="77777777" w:rsidR="00A40DB8" w:rsidRDefault="00A40DB8">
      <w:pPr>
        <w:pStyle w:val="BodyText"/>
        <w:jc w:val="both"/>
        <w:sectPr w:rsidR="00A40DB8">
          <w:type w:val="continuous"/>
          <w:pgSz w:w="12240" w:h="15840"/>
          <w:pgMar w:top="1100" w:right="720" w:bottom="280" w:left="1080" w:header="0" w:footer="648" w:gutter="0"/>
          <w:cols w:space="720"/>
        </w:sectPr>
      </w:pPr>
    </w:p>
    <w:p w14:paraId="321CF5A9" w14:textId="77777777" w:rsidR="00A40DB8" w:rsidRDefault="00096600">
      <w:pPr>
        <w:pStyle w:val="Heading1"/>
        <w:numPr>
          <w:ilvl w:val="0"/>
          <w:numId w:val="6"/>
        </w:numPr>
        <w:tabs>
          <w:tab w:val="left" w:pos="305"/>
        </w:tabs>
        <w:spacing w:before="89"/>
        <w:ind w:left="305" w:hanging="252"/>
      </w:pPr>
      <w:r>
        <w:rPr>
          <w:spacing w:val="-2"/>
        </w:rPr>
        <w:lastRenderedPageBreak/>
        <w:t>Acknowledgements</w:t>
      </w:r>
    </w:p>
    <w:p w14:paraId="1C0924CC" w14:textId="77777777" w:rsidR="00A40DB8" w:rsidRDefault="00096600">
      <w:pPr>
        <w:pStyle w:val="BodyText"/>
        <w:spacing w:before="109" w:line="249" w:lineRule="auto"/>
        <w:ind w:left="53" w:right="398" w:hanging="7"/>
        <w:jc w:val="both"/>
      </w:pPr>
      <w:r>
        <w:t>This work was supported in part by an award from the Hasso Plattner Foundation, a National Science Foundation (NSF) CAREER</w:t>
      </w:r>
      <w:r>
        <w:rPr>
          <w:spacing w:val="-13"/>
        </w:rPr>
        <w:t xml:space="preserve"> </w:t>
      </w:r>
      <w:r>
        <w:t>Award</w:t>
      </w:r>
      <w:r>
        <w:rPr>
          <w:spacing w:val="-12"/>
        </w:rPr>
        <w:t xml:space="preserve"> </w:t>
      </w:r>
      <w:r>
        <w:t>(#2339381),</w:t>
      </w:r>
      <w:r>
        <w:rPr>
          <w:spacing w:val="-13"/>
        </w:rPr>
        <w:t xml:space="preserve"> </w:t>
      </w:r>
      <w:r>
        <w:t>and</w:t>
      </w:r>
      <w:r>
        <w:rPr>
          <w:spacing w:val="-12"/>
        </w:rPr>
        <w:t xml:space="preserve"> </w:t>
      </w:r>
      <w:r>
        <w:t>an</w:t>
      </w:r>
      <w:r>
        <w:rPr>
          <w:spacing w:val="-13"/>
        </w:rPr>
        <w:t xml:space="preserve"> </w:t>
      </w:r>
      <w:r>
        <w:t>AI2050</w:t>
      </w:r>
      <w:r>
        <w:rPr>
          <w:spacing w:val="-12"/>
        </w:rPr>
        <w:t xml:space="preserve"> </w:t>
      </w:r>
      <w:r>
        <w:t>Early</w:t>
      </w:r>
      <w:r>
        <w:rPr>
          <w:spacing w:val="-13"/>
        </w:rPr>
        <w:t xml:space="preserve"> </w:t>
      </w:r>
      <w:r>
        <w:t>Career</w:t>
      </w:r>
      <w:r>
        <w:rPr>
          <w:spacing w:val="-12"/>
        </w:rPr>
        <w:t xml:space="preserve"> </w:t>
      </w:r>
      <w:r>
        <w:t>Fellowship</w:t>
      </w:r>
      <w:r>
        <w:rPr>
          <w:spacing w:val="-13"/>
        </w:rPr>
        <w:t xml:space="preserve"> </w:t>
      </w:r>
      <w:r>
        <w:t>(G-25-68042).</w:t>
      </w:r>
      <w:r>
        <w:rPr>
          <w:spacing w:val="-6"/>
        </w:rPr>
        <w:t xml:space="preserve"> </w:t>
      </w:r>
      <w:r>
        <w:t>We</w:t>
      </w:r>
      <w:r>
        <w:rPr>
          <w:spacing w:val="-13"/>
        </w:rPr>
        <w:t xml:space="preserve"> </w:t>
      </w:r>
      <w:r>
        <w:t>also</w:t>
      </w:r>
      <w:r>
        <w:rPr>
          <w:spacing w:val="-12"/>
        </w:rPr>
        <w:t xml:space="preserve"> </w:t>
      </w:r>
      <w:r>
        <w:t>thank</w:t>
      </w:r>
      <w:r>
        <w:rPr>
          <w:spacing w:val="-13"/>
        </w:rPr>
        <w:t xml:space="preserve"> </w:t>
      </w:r>
      <w:r>
        <w:t>Morgan</w:t>
      </w:r>
      <w:r>
        <w:rPr>
          <w:spacing w:val="-12"/>
        </w:rPr>
        <w:t xml:space="preserve"> </w:t>
      </w:r>
      <w:r>
        <w:t>Bouie</w:t>
      </w:r>
      <w:r>
        <w:rPr>
          <w:spacing w:val="-13"/>
        </w:rPr>
        <w:t xml:space="preserve"> </w:t>
      </w:r>
      <w:r>
        <w:t>and</w:t>
      </w:r>
      <w:r>
        <w:rPr>
          <w:spacing w:val="-12"/>
        </w:rPr>
        <w:t xml:space="preserve"> </w:t>
      </w:r>
      <w:r>
        <w:t xml:space="preserve">Susan Campbell at Centaur Labs for their efforts in coordinating the physician trainees’ data annotations, and Walter Gerych and </w:t>
      </w:r>
      <w:bookmarkStart w:id="1223" w:name="Author_Contributions"/>
      <w:bookmarkEnd w:id="1223"/>
      <w:r>
        <w:t>Olawale Salaudeen for their valuable feedback that strengthened this manuscript.</w:t>
      </w:r>
    </w:p>
    <w:p w14:paraId="25D555C4" w14:textId="77777777" w:rsidR="00A40DB8" w:rsidRDefault="00A40DB8">
      <w:pPr>
        <w:pStyle w:val="BodyText"/>
        <w:spacing w:before="79"/>
      </w:pPr>
    </w:p>
    <w:p w14:paraId="044807C3" w14:textId="77777777" w:rsidR="00A40DB8" w:rsidRDefault="00096600">
      <w:pPr>
        <w:pStyle w:val="Heading1"/>
        <w:numPr>
          <w:ilvl w:val="0"/>
          <w:numId w:val="6"/>
        </w:numPr>
        <w:tabs>
          <w:tab w:val="left" w:pos="305"/>
        </w:tabs>
        <w:spacing w:before="1"/>
        <w:ind w:left="305" w:hanging="252"/>
      </w:pPr>
      <w:r>
        <w:rPr>
          <w:spacing w:val="-2"/>
        </w:rPr>
        <w:t>Author</w:t>
      </w:r>
      <w:r>
        <w:rPr>
          <w:spacing w:val="-5"/>
        </w:rPr>
        <w:t xml:space="preserve"> </w:t>
      </w:r>
      <w:r>
        <w:rPr>
          <w:spacing w:val="-2"/>
        </w:rPr>
        <w:t>Contributions</w:t>
      </w:r>
    </w:p>
    <w:p w14:paraId="5A5E8939" w14:textId="77777777" w:rsidR="00A40DB8" w:rsidRDefault="00096600">
      <w:pPr>
        <w:pStyle w:val="BodyText"/>
        <w:spacing w:before="109" w:line="249" w:lineRule="auto"/>
        <w:ind w:left="53" w:right="381" w:hanging="12"/>
        <w:jc w:val="both"/>
      </w:pPr>
      <w:r>
        <w:rPr>
          <w:spacing w:val="-2"/>
        </w:rPr>
        <w:t>Y.H.,</w:t>
      </w:r>
      <w:r>
        <w:rPr>
          <w:spacing w:val="-7"/>
        </w:rPr>
        <w:t xml:space="preserve"> </w:t>
      </w:r>
      <w:r>
        <w:rPr>
          <w:spacing w:val="-2"/>
        </w:rPr>
        <w:t>K.A.,</w:t>
      </w:r>
      <w:r>
        <w:rPr>
          <w:spacing w:val="-7"/>
        </w:rPr>
        <w:t xml:space="preserve"> </w:t>
      </w:r>
      <w:r>
        <w:rPr>
          <w:spacing w:val="-2"/>
        </w:rPr>
        <w:t>H.Z.,</w:t>
      </w:r>
      <w:r>
        <w:rPr>
          <w:spacing w:val="-7"/>
        </w:rPr>
        <w:t xml:space="preserve"> </w:t>
      </w:r>
      <w:r>
        <w:rPr>
          <w:spacing w:val="-2"/>
        </w:rPr>
        <w:t>and</w:t>
      </w:r>
      <w:r>
        <w:rPr>
          <w:spacing w:val="-7"/>
        </w:rPr>
        <w:t xml:space="preserve"> </w:t>
      </w:r>
      <w:r>
        <w:rPr>
          <w:spacing w:val="-2"/>
        </w:rPr>
        <w:t>M.G.</w:t>
      </w:r>
      <w:r>
        <w:rPr>
          <w:spacing w:val="-7"/>
        </w:rPr>
        <w:t xml:space="preserve"> </w:t>
      </w:r>
      <w:r>
        <w:rPr>
          <w:spacing w:val="-2"/>
        </w:rPr>
        <w:t>conceived</w:t>
      </w:r>
      <w:r>
        <w:rPr>
          <w:spacing w:val="-7"/>
        </w:rPr>
        <w:t xml:space="preserve"> </w:t>
      </w:r>
      <w:r>
        <w:rPr>
          <w:spacing w:val="-2"/>
        </w:rPr>
        <w:t>and</w:t>
      </w:r>
      <w:r>
        <w:rPr>
          <w:spacing w:val="-7"/>
        </w:rPr>
        <w:t xml:space="preserve"> </w:t>
      </w:r>
      <w:r>
        <w:rPr>
          <w:spacing w:val="-2"/>
        </w:rPr>
        <w:t>designed</w:t>
      </w:r>
      <w:r>
        <w:rPr>
          <w:spacing w:val="-7"/>
        </w:rPr>
        <w:t xml:space="preserve"> </w:t>
      </w:r>
      <w:r>
        <w:rPr>
          <w:spacing w:val="-2"/>
        </w:rPr>
        <w:t>the</w:t>
      </w:r>
      <w:r>
        <w:rPr>
          <w:spacing w:val="-7"/>
        </w:rPr>
        <w:t xml:space="preserve"> </w:t>
      </w:r>
      <w:r>
        <w:rPr>
          <w:spacing w:val="-2"/>
        </w:rPr>
        <w:t>study.</w:t>
      </w:r>
      <w:r>
        <w:t xml:space="preserve"> </w:t>
      </w:r>
      <w:r>
        <w:rPr>
          <w:spacing w:val="-2"/>
        </w:rPr>
        <w:t>Y.H.,</w:t>
      </w:r>
      <w:r>
        <w:rPr>
          <w:spacing w:val="-6"/>
        </w:rPr>
        <w:t xml:space="preserve"> </w:t>
      </w:r>
      <w:r>
        <w:rPr>
          <w:spacing w:val="-2"/>
        </w:rPr>
        <w:t>K.A.,</w:t>
      </w:r>
      <w:r>
        <w:rPr>
          <w:spacing w:val="-7"/>
        </w:rPr>
        <w:t xml:space="preserve"> </w:t>
      </w:r>
      <w:r>
        <w:rPr>
          <w:spacing w:val="-2"/>
        </w:rPr>
        <w:t>G.Y.,</w:t>
      </w:r>
      <w:r>
        <w:rPr>
          <w:spacing w:val="-6"/>
        </w:rPr>
        <w:t xml:space="preserve"> </w:t>
      </w:r>
      <w:r>
        <w:rPr>
          <w:spacing w:val="-2"/>
        </w:rPr>
        <w:t>and</w:t>
      </w:r>
      <w:r>
        <w:rPr>
          <w:spacing w:val="-7"/>
        </w:rPr>
        <w:t xml:space="preserve"> </w:t>
      </w:r>
      <w:r>
        <w:rPr>
          <w:spacing w:val="-2"/>
        </w:rPr>
        <w:t>H.J.</w:t>
      </w:r>
      <w:r>
        <w:rPr>
          <w:spacing w:val="-7"/>
        </w:rPr>
        <w:t xml:space="preserve"> </w:t>
      </w:r>
      <w:r>
        <w:rPr>
          <w:spacing w:val="-2"/>
        </w:rPr>
        <w:t>carried</w:t>
      </w:r>
      <w:r>
        <w:rPr>
          <w:spacing w:val="-7"/>
        </w:rPr>
        <w:t xml:space="preserve"> </w:t>
      </w:r>
      <w:r>
        <w:rPr>
          <w:spacing w:val="-2"/>
        </w:rPr>
        <w:t>out</w:t>
      </w:r>
      <w:r>
        <w:rPr>
          <w:spacing w:val="-7"/>
        </w:rPr>
        <w:t xml:space="preserve"> </w:t>
      </w:r>
      <w:r>
        <w:rPr>
          <w:spacing w:val="-2"/>
        </w:rPr>
        <w:t>data</w:t>
      </w:r>
      <w:r>
        <w:rPr>
          <w:spacing w:val="-7"/>
        </w:rPr>
        <w:t xml:space="preserve"> </w:t>
      </w:r>
      <w:r>
        <w:rPr>
          <w:spacing w:val="-2"/>
        </w:rPr>
        <w:t>collection,</w:t>
      </w:r>
      <w:r>
        <w:rPr>
          <w:spacing w:val="-7"/>
        </w:rPr>
        <w:t xml:space="preserve"> </w:t>
      </w:r>
      <w:r>
        <w:rPr>
          <w:spacing w:val="-2"/>
        </w:rPr>
        <w:t xml:space="preserve">processing, </w:t>
      </w:r>
      <w:r>
        <w:t>and</w:t>
      </w:r>
      <w:r>
        <w:rPr>
          <w:spacing w:val="-7"/>
        </w:rPr>
        <w:t xml:space="preserve"> </w:t>
      </w:r>
      <w:r>
        <w:t>experimental</w:t>
      </w:r>
      <w:r>
        <w:rPr>
          <w:spacing w:val="-7"/>
        </w:rPr>
        <w:t xml:space="preserve"> </w:t>
      </w:r>
      <w:r>
        <w:t>analysis. H.Z.,</w:t>
      </w:r>
      <w:r>
        <w:rPr>
          <w:spacing w:val="-7"/>
        </w:rPr>
        <w:t xml:space="preserve"> </w:t>
      </w:r>
      <w:r>
        <w:t>G.Y.,</w:t>
      </w:r>
      <w:r>
        <w:rPr>
          <w:spacing w:val="-7"/>
        </w:rPr>
        <w:t xml:space="preserve"> </w:t>
      </w:r>
      <w:r>
        <w:t>I.P.,</w:t>
      </w:r>
      <w:r>
        <w:rPr>
          <w:spacing w:val="-7"/>
        </w:rPr>
        <w:t xml:space="preserve"> </w:t>
      </w:r>
      <w:r>
        <w:t>P.T.,</w:t>
      </w:r>
      <w:r>
        <w:rPr>
          <w:spacing w:val="-7"/>
        </w:rPr>
        <w:t xml:space="preserve"> </w:t>
      </w:r>
      <w:r>
        <w:t>M.S.,</w:t>
      </w:r>
      <w:r>
        <w:rPr>
          <w:spacing w:val="-7"/>
        </w:rPr>
        <w:t xml:space="preserve"> </w:t>
      </w:r>
      <w:r>
        <w:t>S.K.,</w:t>
      </w:r>
      <w:r>
        <w:rPr>
          <w:spacing w:val="-7"/>
        </w:rPr>
        <w:t xml:space="preserve"> </w:t>
      </w:r>
      <w:r>
        <w:t>and</w:t>
      </w:r>
      <w:r>
        <w:rPr>
          <w:spacing w:val="-7"/>
        </w:rPr>
        <w:t xml:space="preserve"> </w:t>
      </w:r>
      <w:r>
        <w:t>A.D.S.</w:t>
      </w:r>
      <w:r>
        <w:rPr>
          <w:spacing w:val="-7"/>
        </w:rPr>
        <w:t xml:space="preserve"> </w:t>
      </w:r>
      <w:r>
        <w:t>offered</w:t>
      </w:r>
      <w:r>
        <w:rPr>
          <w:spacing w:val="-7"/>
        </w:rPr>
        <w:t xml:space="preserve"> </w:t>
      </w:r>
      <w:r>
        <w:t>critical</w:t>
      </w:r>
      <w:r>
        <w:rPr>
          <w:spacing w:val="-7"/>
        </w:rPr>
        <w:t xml:space="preserve"> </w:t>
      </w:r>
      <w:r>
        <w:t>intellectual</w:t>
      </w:r>
      <w:r>
        <w:rPr>
          <w:spacing w:val="-7"/>
        </w:rPr>
        <w:t xml:space="preserve"> </w:t>
      </w:r>
      <w:r>
        <w:t>input</w:t>
      </w:r>
      <w:r>
        <w:rPr>
          <w:spacing w:val="-7"/>
        </w:rPr>
        <w:t xml:space="preserve"> </w:t>
      </w:r>
      <w:r>
        <w:t>and</w:t>
      </w:r>
      <w:r>
        <w:rPr>
          <w:spacing w:val="-7"/>
        </w:rPr>
        <w:t xml:space="preserve"> </w:t>
      </w:r>
      <w:r>
        <w:t>guidance. Y.H., H.Z.,</w:t>
      </w:r>
      <w:r>
        <w:rPr>
          <w:spacing w:val="-7"/>
        </w:rPr>
        <w:t xml:space="preserve"> </w:t>
      </w:r>
      <w:r>
        <w:t>H.J.,</w:t>
      </w:r>
      <w:r>
        <w:rPr>
          <w:spacing w:val="-7"/>
        </w:rPr>
        <w:t xml:space="preserve"> </w:t>
      </w:r>
      <w:r>
        <w:t>and</w:t>
      </w:r>
      <w:r>
        <w:rPr>
          <w:spacing w:val="-7"/>
        </w:rPr>
        <w:t xml:space="preserve"> </w:t>
      </w:r>
      <w:r>
        <w:t>M.G.</w:t>
      </w:r>
      <w:r>
        <w:rPr>
          <w:spacing w:val="-7"/>
        </w:rPr>
        <w:t xml:space="preserve"> </w:t>
      </w:r>
      <w:r>
        <w:t>drafted</w:t>
      </w:r>
      <w:r>
        <w:rPr>
          <w:spacing w:val="-7"/>
        </w:rPr>
        <w:t xml:space="preserve"> </w:t>
      </w:r>
      <w:r>
        <w:t>the</w:t>
      </w:r>
      <w:r>
        <w:rPr>
          <w:spacing w:val="-7"/>
        </w:rPr>
        <w:t xml:space="preserve"> </w:t>
      </w:r>
      <w:r>
        <w:t>initial</w:t>
      </w:r>
      <w:r>
        <w:rPr>
          <w:spacing w:val="-7"/>
        </w:rPr>
        <w:t xml:space="preserve"> </w:t>
      </w:r>
      <w:r>
        <w:t>version</w:t>
      </w:r>
      <w:r>
        <w:rPr>
          <w:spacing w:val="-7"/>
        </w:rPr>
        <w:t xml:space="preserve"> </w:t>
      </w:r>
      <w:r>
        <w:t>of</w:t>
      </w:r>
      <w:r>
        <w:rPr>
          <w:spacing w:val="-7"/>
        </w:rPr>
        <w:t xml:space="preserve"> </w:t>
      </w:r>
      <w:r>
        <w:t>the</w:t>
      </w:r>
      <w:r>
        <w:rPr>
          <w:spacing w:val="-7"/>
        </w:rPr>
        <w:t xml:space="preserve"> </w:t>
      </w:r>
      <w:r>
        <w:t>manuscript. M.G.</w:t>
      </w:r>
      <w:r>
        <w:rPr>
          <w:spacing w:val="-7"/>
        </w:rPr>
        <w:t xml:space="preserve"> </w:t>
      </w:r>
      <w:r>
        <w:t>secured</w:t>
      </w:r>
      <w:r>
        <w:rPr>
          <w:spacing w:val="-7"/>
        </w:rPr>
        <w:t xml:space="preserve"> </w:t>
      </w:r>
      <w:r>
        <w:t>funding</w:t>
      </w:r>
      <w:r>
        <w:rPr>
          <w:spacing w:val="-7"/>
        </w:rPr>
        <w:t xml:space="preserve"> </w:t>
      </w:r>
      <w:r>
        <w:t>and</w:t>
      </w:r>
      <w:r>
        <w:rPr>
          <w:spacing w:val="-7"/>
        </w:rPr>
        <w:t xml:space="preserve"> </w:t>
      </w:r>
      <w:r>
        <w:t>provided</w:t>
      </w:r>
      <w:r>
        <w:rPr>
          <w:spacing w:val="-7"/>
        </w:rPr>
        <w:t xml:space="preserve"> </w:t>
      </w:r>
      <w:r>
        <w:t>overall</w:t>
      </w:r>
      <w:r>
        <w:rPr>
          <w:spacing w:val="-7"/>
        </w:rPr>
        <w:t xml:space="preserve"> </w:t>
      </w:r>
      <w:r>
        <w:t xml:space="preserve">supervision. All </w:t>
      </w:r>
      <w:bookmarkStart w:id="1224" w:name="Competing_Interests"/>
      <w:bookmarkStart w:id="1225" w:name="References"/>
      <w:bookmarkEnd w:id="1224"/>
      <w:bookmarkEnd w:id="1225"/>
      <w:r>
        <w:rPr>
          <w:spacing w:val="-2"/>
        </w:rPr>
        <w:t>authors contributed</w:t>
      </w:r>
      <w:r>
        <w:rPr>
          <w:spacing w:val="-1"/>
        </w:rPr>
        <w:t xml:space="preserve"> </w:t>
      </w:r>
      <w:r>
        <w:rPr>
          <w:spacing w:val="-2"/>
        </w:rPr>
        <w:t>to</w:t>
      </w:r>
      <w:r>
        <w:rPr>
          <w:spacing w:val="-1"/>
        </w:rPr>
        <w:t xml:space="preserve"> </w:t>
      </w:r>
      <w:r>
        <w:rPr>
          <w:spacing w:val="-2"/>
        </w:rPr>
        <w:t>administrative,</w:t>
      </w:r>
      <w:r>
        <w:rPr>
          <w:spacing w:val="-1"/>
        </w:rPr>
        <w:t xml:space="preserve"> </w:t>
      </w:r>
      <w:r>
        <w:rPr>
          <w:spacing w:val="-2"/>
        </w:rPr>
        <w:t>technical,</w:t>
      </w:r>
      <w:r>
        <w:rPr>
          <w:spacing w:val="-1"/>
        </w:rPr>
        <w:t xml:space="preserve"> </w:t>
      </w:r>
      <w:r>
        <w:rPr>
          <w:spacing w:val="-2"/>
        </w:rPr>
        <w:t>and</w:t>
      </w:r>
      <w:r>
        <w:rPr>
          <w:spacing w:val="-1"/>
        </w:rPr>
        <w:t xml:space="preserve"> </w:t>
      </w:r>
      <w:r>
        <w:rPr>
          <w:spacing w:val="-2"/>
        </w:rPr>
        <w:t>material</w:t>
      </w:r>
      <w:r>
        <w:rPr>
          <w:spacing w:val="-1"/>
        </w:rPr>
        <w:t xml:space="preserve"> </w:t>
      </w:r>
      <w:r>
        <w:rPr>
          <w:spacing w:val="-2"/>
        </w:rPr>
        <w:t>support,</w:t>
      </w:r>
      <w:r>
        <w:rPr>
          <w:spacing w:val="-1"/>
        </w:rPr>
        <w:t xml:space="preserve"> </w:t>
      </w:r>
      <w:r>
        <w:rPr>
          <w:spacing w:val="-2"/>
        </w:rPr>
        <w:t>reflecting a</w:t>
      </w:r>
      <w:r>
        <w:rPr>
          <w:spacing w:val="-1"/>
        </w:rPr>
        <w:t xml:space="preserve"> </w:t>
      </w:r>
      <w:r>
        <w:rPr>
          <w:spacing w:val="-2"/>
        </w:rPr>
        <w:t>comprehensive</w:t>
      </w:r>
      <w:r>
        <w:rPr>
          <w:spacing w:val="-1"/>
        </w:rPr>
        <w:t xml:space="preserve"> </w:t>
      </w:r>
      <w:r>
        <w:rPr>
          <w:spacing w:val="-2"/>
        </w:rPr>
        <w:t>and</w:t>
      </w:r>
      <w:r>
        <w:rPr>
          <w:spacing w:val="-1"/>
        </w:rPr>
        <w:t xml:space="preserve"> </w:t>
      </w:r>
      <w:r>
        <w:rPr>
          <w:spacing w:val="-2"/>
        </w:rPr>
        <w:t>collaborative</w:t>
      </w:r>
      <w:r>
        <w:rPr>
          <w:spacing w:val="-1"/>
        </w:rPr>
        <w:t xml:space="preserve"> </w:t>
      </w:r>
      <w:r>
        <w:rPr>
          <w:spacing w:val="-2"/>
        </w:rPr>
        <w:t>team</w:t>
      </w:r>
      <w:r>
        <w:rPr>
          <w:spacing w:val="-1"/>
        </w:rPr>
        <w:t xml:space="preserve"> </w:t>
      </w:r>
      <w:r>
        <w:rPr>
          <w:spacing w:val="-2"/>
        </w:rPr>
        <w:t>effort.</w:t>
      </w:r>
    </w:p>
    <w:p w14:paraId="77C33130" w14:textId="77777777" w:rsidR="00A40DB8" w:rsidRDefault="00A40DB8">
      <w:pPr>
        <w:pStyle w:val="BodyText"/>
        <w:spacing w:before="79"/>
      </w:pPr>
    </w:p>
    <w:p w14:paraId="1642E458" w14:textId="77777777" w:rsidR="00A40DB8" w:rsidRDefault="00096600">
      <w:pPr>
        <w:pStyle w:val="Heading1"/>
        <w:numPr>
          <w:ilvl w:val="0"/>
          <w:numId w:val="6"/>
        </w:numPr>
        <w:tabs>
          <w:tab w:val="left" w:pos="305"/>
        </w:tabs>
        <w:ind w:left="305" w:hanging="252"/>
      </w:pPr>
      <w:r>
        <w:t>Competing</w:t>
      </w:r>
      <w:r>
        <w:rPr>
          <w:spacing w:val="-14"/>
        </w:rPr>
        <w:t xml:space="preserve"> </w:t>
      </w:r>
      <w:r>
        <w:rPr>
          <w:spacing w:val="-2"/>
        </w:rPr>
        <w:t>Interests</w:t>
      </w:r>
    </w:p>
    <w:p w14:paraId="1F3EB8A5" w14:textId="77777777" w:rsidR="00A40DB8" w:rsidRDefault="00096600">
      <w:pPr>
        <w:pStyle w:val="BodyText"/>
        <w:spacing w:before="109"/>
        <w:ind w:left="47"/>
        <w:jc w:val="both"/>
      </w:pPr>
      <w:r>
        <w:t>The</w:t>
      </w:r>
      <w:r>
        <w:rPr>
          <w:spacing w:val="-7"/>
        </w:rPr>
        <w:t xml:space="preserve"> </w:t>
      </w:r>
      <w:r>
        <w:t>authors</w:t>
      </w:r>
      <w:r>
        <w:rPr>
          <w:spacing w:val="-7"/>
        </w:rPr>
        <w:t xml:space="preserve"> </w:t>
      </w:r>
      <w:r>
        <w:t>declare</w:t>
      </w:r>
      <w:r>
        <w:rPr>
          <w:spacing w:val="-7"/>
        </w:rPr>
        <w:t xml:space="preserve"> </w:t>
      </w:r>
      <w:r>
        <w:t>that</w:t>
      </w:r>
      <w:r>
        <w:rPr>
          <w:spacing w:val="-6"/>
        </w:rPr>
        <w:t xml:space="preserve"> </w:t>
      </w:r>
      <w:r>
        <w:t>they</w:t>
      </w:r>
      <w:r>
        <w:rPr>
          <w:spacing w:val="-7"/>
        </w:rPr>
        <w:t xml:space="preserve"> </w:t>
      </w:r>
      <w:r>
        <w:t>have</w:t>
      </w:r>
      <w:r>
        <w:rPr>
          <w:spacing w:val="-7"/>
        </w:rPr>
        <w:t xml:space="preserve"> </w:t>
      </w:r>
      <w:r>
        <w:t>no</w:t>
      </w:r>
      <w:r>
        <w:rPr>
          <w:spacing w:val="-6"/>
        </w:rPr>
        <w:t xml:space="preserve"> </w:t>
      </w:r>
      <w:r>
        <w:t>competing</w:t>
      </w:r>
      <w:r>
        <w:rPr>
          <w:spacing w:val="-7"/>
        </w:rPr>
        <w:t xml:space="preserve"> </w:t>
      </w:r>
      <w:r>
        <w:rPr>
          <w:spacing w:val="-2"/>
        </w:rPr>
        <w:t>interests.</w:t>
      </w:r>
    </w:p>
    <w:p w14:paraId="443E6004" w14:textId="77777777" w:rsidR="00A40DB8" w:rsidRDefault="00A40DB8">
      <w:pPr>
        <w:pStyle w:val="BodyText"/>
        <w:spacing w:before="88"/>
      </w:pPr>
    </w:p>
    <w:p w14:paraId="27F65DA2" w14:textId="77777777" w:rsidR="00A40DB8" w:rsidRDefault="00096600">
      <w:pPr>
        <w:pStyle w:val="Heading1"/>
        <w:ind w:left="53" w:firstLine="0"/>
      </w:pPr>
      <w:r>
        <w:rPr>
          <w:spacing w:val="-2"/>
        </w:rPr>
        <w:t>References</w:t>
      </w:r>
    </w:p>
    <w:p w14:paraId="3172E412" w14:textId="77777777" w:rsidR="00A40DB8" w:rsidRDefault="00096600">
      <w:pPr>
        <w:pStyle w:val="ListParagraph"/>
        <w:numPr>
          <w:ilvl w:val="0"/>
          <w:numId w:val="1"/>
        </w:numPr>
        <w:tabs>
          <w:tab w:val="left" w:pos="400"/>
          <w:tab w:val="left" w:pos="402"/>
        </w:tabs>
        <w:spacing w:before="109" w:line="249" w:lineRule="auto"/>
        <w:ind w:right="376"/>
        <w:jc w:val="left"/>
        <w:rPr>
          <w:sz w:val="20"/>
        </w:rPr>
      </w:pPr>
      <w:bookmarkStart w:id="1226" w:name="_bookmark4"/>
      <w:bookmarkEnd w:id="1226"/>
      <w:r>
        <w:rPr>
          <w:spacing w:val="-2"/>
          <w:sz w:val="20"/>
        </w:rPr>
        <w:t>de</w:t>
      </w:r>
      <w:r>
        <w:rPr>
          <w:spacing w:val="-5"/>
          <w:sz w:val="20"/>
        </w:rPr>
        <w:t xml:space="preserve"> </w:t>
      </w:r>
      <w:r>
        <w:rPr>
          <w:spacing w:val="-2"/>
          <w:sz w:val="20"/>
        </w:rPr>
        <w:t>Paula,</w:t>
      </w:r>
      <w:r>
        <w:rPr>
          <w:spacing w:val="-5"/>
          <w:sz w:val="20"/>
        </w:rPr>
        <w:t xml:space="preserve"> </w:t>
      </w:r>
      <w:r>
        <w:rPr>
          <w:spacing w:val="-2"/>
          <w:sz w:val="20"/>
        </w:rPr>
        <w:t>D.</w:t>
      </w:r>
      <w:r>
        <w:rPr>
          <w:spacing w:val="-5"/>
          <w:sz w:val="20"/>
        </w:rPr>
        <w:t xml:space="preserve"> </w:t>
      </w:r>
      <w:r>
        <w:rPr>
          <w:i/>
          <w:spacing w:val="-2"/>
          <w:sz w:val="20"/>
        </w:rPr>
        <w:t>et</w:t>
      </w:r>
      <w:r>
        <w:rPr>
          <w:i/>
          <w:spacing w:val="-5"/>
          <w:sz w:val="20"/>
        </w:rPr>
        <w:t xml:space="preserve"> </w:t>
      </w:r>
      <w:r>
        <w:rPr>
          <w:i/>
          <w:spacing w:val="-2"/>
          <w:sz w:val="20"/>
        </w:rPr>
        <w:t>al.</w:t>
      </w:r>
      <w:r>
        <w:rPr>
          <w:i/>
          <w:spacing w:val="14"/>
          <w:sz w:val="20"/>
        </w:rPr>
        <w:t xml:space="preserve"> </w:t>
      </w:r>
      <w:r>
        <w:rPr>
          <w:spacing w:val="-2"/>
          <w:sz w:val="20"/>
        </w:rPr>
        <w:t>Are</w:t>
      </w:r>
      <w:r>
        <w:rPr>
          <w:spacing w:val="-5"/>
          <w:sz w:val="20"/>
        </w:rPr>
        <w:t xml:space="preserve"> </w:t>
      </w:r>
      <w:r>
        <w:rPr>
          <w:spacing w:val="-2"/>
          <w:sz w:val="20"/>
        </w:rPr>
        <w:t>we</w:t>
      </w:r>
      <w:r>
        <w:rPr>
          <w:spacing w:val="-5"/>
          <w:sz w:val="20"/>
        </w:rPr>
        <w:t xml:space="preserve"> </w:t>
      </w:r>
      <w:r>
        <w:rPr>
          <w:spacing w:val="-2"/>
          <w:sz w:val="20"/>
        </w:rPr>
        <w:t>better</w:t>
      </w:r>
      <w:r>
        <w:rPr>
          <w:spacing w:val="-5"/>
          <w:sz w:val="20"/>
        </w:rPr>
        <w:t xml:space="preserve"> </w:t>
      </w:r>
      <w:r>
        <w:rPr>
          <w:spacing w:val="-2"/>
          <w:sz w:val="20"/>
        </w:rPr>
        <w:t>together?</w:t>
      </w:r>
      <w:r>
        <w:rPr>
          <w:sz w:val="20"/>
        </w:rPr>
        <w:t xml:space="preserve"> </w:t>
      </w:r>
      <w:r>
        <w:rPr>
          <w:spacing w:val="-2"/>
          <w:sz w:val="20"/>
        </w:rPr>
        <w:t>investigating</w:t>
      </w:r>
      <w:r>
        <w:rPr>
          <w:spacing w:val="-5"/>
          <w:sz w:val="20"/>
        </w:rPr>
        <w:t xml:space="preserve"> </w:t>
      </w:r>
      <w:r>
        <w:rPr>
          <w:spacing w:val="-2"/>
          <w:sz w:val="20"/>
        </w:rPr>
        <w:t>the</w:t>
      </w:r>
      <w:r>
        <w:rPr>
          <w:spacing w:val="-5"/>
          <w:sz w:val="20"/>
        </w:rPr>
        <w:t xml:space="preserve"> </w:t>
      </w:r>
      <w:r>
        <w:rPr>
          <w:spacing w:val="-2"/>
          <w:sz w:val="20"/>
        </w:rPr>
        <w:t>value</w:t>
      </w:r>
      <w:r>
        <w:rPr>
          <w:spacing w:val="-5"/>
          <w:sz w:val="20"/>
        </w:rPr>
        <w:t xml:space="preserve"> </w:t>
      </w:r>
      <w:r>
        <w:rPr>
          <w:spacing w:val="-2"/>
          <w:sz w:val="20"/>
        </w:rPr>
        <w:t>of</w:t>
      </w:r>
      <w:r>
        <w:rPr>
          <w:spacing w:val="-5"/>
          <w:sz w:val="20"/>
        </w:rPr>
        <w:t xml:space="preserve"> </w:t>
      </w:r>
      <w:r>
        <w:rPr>
          <w:spacing w:val="-2"/>
          <w:sz w:val="20"/>
        </w:rPr>
        <w:t>human–ai</w:t>
      </w:r>
      <w:r>
        <w:rPr>
          <w:spacing w:val="-5"/>
          <w:sz w:val="20"/>
        </w:rPr>
        <w:t xml:space="preserve"> </w:t>
      </w:r>
      <w:r>
        <w:rPr>
          <w:spacing w:val="-2"/>
          <w:sz w:val="20"/>
        </w:rPr>
        <w:t>collaboration</w:t>
      </w:r>
      <w:r>
        <w:rPr>
          <w:spacing w:val="-5"/>
          <w:sz w:val="20"/>
        </w:rPr>
        <w:t xml:space="preserve"> </w:t>
      </w:r>
      <w:r>
        <w:rPr>
          <w:spacing w:val="-2"/>
          <w:sz w:val="20"/>
        </w:rPr>
        <w:t>for</w:t>
      </w:r>
      <w:r>
        <w:rPr>
          <w:spacing w:val="-5"/>
          <w:sz w:val="20"/>
        </w:rPr>
        <w:t xml:space="preserve"> </w:t>
      </w:r>
      <w:r>
        <w:rPr>
          <w:spacing w:val="-2"/>
          <w:sz w:val="20"/>
        </w:rPr>
        <w:t>online</w:t>
      </w:r>
      <w:r>
        <w:rPr>
          <w:spacing w:val="-5"/>
          <w:sz w:val="20"/>
        </w:rPr>
        <w:t xml:space="preserve"> </w:t>
      </w:r>
      <w:r>
        <w:rPr>
          <w:spacing w:val="-2"/>
          <w:sz w:val="20"/>
        </w:rPr>
        <w:t>health</w:t>
      </w:r>
      <w:r>
        <w:rPr>
          <w:spacing w:val="-5"/>
          <w:sz w:val="20"/>
        </w:rPr>
        <w:t xml:space="preserve"> </w:t>
      </w:r>
      <w:r>
        <w:rPr>
          <w:spacing w:val="-2"/>
          <w:sz w:val="20"/>
        </w:rPr>
        <w:t xml:space="preserve">communities. </w:t>
      </w:r>
      <w:bookmarkStart w:id="1227" w:name="_bookmark5"/>
      <w:bookmarkEnd w:id="1227"/>
      <w:r>
        <w:rPr>
          <w:sz w:val="20"/>
        </w:rPr>
        <w:t xml:space="preserve">In </w:t>
      </w:r>
      <w:r>
        <w:rPr>
          <w:i/>
          <w:sz w:val="20"/>
        </w:rPr>
        <w:t xml:space="preserve">International Conference on Information Systems, ICIS 2025 </w:t>
      </w:r>
      <w:r>
        <w:rPr>
          <w:sz w:val="20"/>
        </w:rPr>
        <w:t>(2025).</w:t>
      </w:r>
    </w:p>
    <w:p w14:paraId="1FA466AD" w14:textId="77777777" w:rsidR="00A40DB8" w:rsidRDefault="00096600">
      <w:pPr>
        <w:pStyle w:val="ListParagraph"/>
        <w:numPr>
          <w:ilvl w:val="0"/>
          <w:numId w:val="1"/>
        </w:numPr>
        <w:tabs>
          <w:tab w:val="left" w:pos="401"/>
        </w:tabs>
        <w:spacing w:before="96"/>
        <w:ind w:left="401" w:hanging="248"/>
        <w:jc w:val="left"/>
        <w:rPr>
          <w:sz w:val="20"/>
        </w:rPr>
      </w:pPr>
      <w:bookmarkStart w:id="1228" w:name="_bookmark6"/>
      <w:bookmarkEnd w:id="1228"/>
      <w:r>
        <w:rPr>
          <w:sz w:val="20"/>
        </w:rPr>
        <w:t>OpenAI</w:t>
      </w:r>
      <w:r>
        <w:rPr>
          <w:spacing w:val="-12"/>
          <w:sz w:val="20"/>
        </w:rPr>
        <w:t xml:space="preserve"> </w:t>
      </w:r>
      <w:r>
        <w:rPr>
          <w:i/>
          <w:sz w:val="20"/>
        </w:rPr>
        <w:t>et</w:t>
      </w:r>
      <w:r>
        <w:rPr>
          <w:i/>
          <w:spacing w:val="-11"/>
          <w:sz w:val="20"/>
        </w:rPr>
        <w:t xml:space="preserve"> </w:t>
      </w:r>
      <w:r>
        <w:rPr>
          <w:i/>
          <w:sz w:val="20"/>
        </w:rPr>
        <w:t>al.</w:t>
      </w:r>
      <w:r>
        <w:rPr>
          <w:i/>
          <w:spacing w:val="5"/>
          <w:sz w:val="20"/>
        </w:rPr>
        <w:t xml:space="preserve"> </w:t>
      </w:r>
      <w:r>
        <w:rPr>
          <w:sz w:val="20"/>
        </w:rPr>
        <w:t>GPT-4</w:t>
      </w:r>
      <w:r>
        <w:rPr>
          <w:spacing w:val="-11"/>
          <w:sz w:val="20"/>
        </w:rPr>
        <w:t xml:space="preserve"> </w:t>
      </w:r>
      <w:r>
        <w:rPr>
          <w:sz w:val="20"/>
        </w:rPr>
        <w:t>Technical</w:t>
      </w:r>
      <w:r>
        <w:rPr>
          <w:spacing w:val="-11"/>
          <w:sz w:val="20"/>
        </w:rPr>
        <w:t xml:space="preserve"> </w:t>
      </w:r>
      <w:r>
        <w:rPr>
          <w:sz w:val="20"/>
        </w:rPr>
        <w:t>Report,</w:t>
      </w:r>
      <w:r>
        <w:rPr>
          <w:spacing w:val="-12"/>
          <w:sz w:val="20"/>
        </w:rPr>
        <w:t xml:space="preserve"> </w:t>
      </w:r>
      <w:r>
        <w:rPr>
          <w:sz w:val="20"/>
        </w:rPr>
        <w:t>DOI:</w:t>
      </w:r>
      <w:r>
        <w:rPr>
          <w:spacing w:val="-11"/>
          <w:sz w:val="20"/>
        </w:rPr>
        <w:t xml:space="preserve"> </w:t>
      </w:r>
      <w:hyperlink r:id="rId54">
        <w:r w:rsidR="00A40DB8">
          <w:rPr>
            <w:color w:val="0000FF"/>
            <w:sz w:val="20"/>
          </w:rPr>
          <w:t>10.48550/arXiv.2303.08774</w:t>
        </w:r>
      </w:hyperlink>
      <w:r>
        <w:rPr>
          <w:color w:val="0000FF"/>
          <w:spacing w:val="-12"/>
          <w:sz w:val="20"/>
        </w:rPr>
        <w:t xml:space="preserve"> </w:t>
      </w:r>
      <w:r>
        <w:rPr>
          <w:sz w:val="20"/>
        </w:rPr>
        <w:t>(2024).</w:t>
      </w:r>
      <w:r>
        <w:rPr>
          <w:spacing w:val="6"/>
          <w:sz w:val="20"/>
        </w:rPr>
        <w:t xml:space="preserve"> </w:t>
      </w:r>
      <w:r>
        <w:rPr>
          <w:sz w:val="20"/>
        </w:rPr>
        <w:t>ArXiv:2303.08774</w:t>
      </w:r>
      <w:r>
        <w:rPr>
          <w:spacing w:val="-11"/>
          <w:sz w:val="20"/>
        </w:rPr>
        <w:t xml:space="preserve"> </w:t>
      </w:r>
      <w:r>
        <w:rPr>
          <w:spacing w:val="-2"/>
          <w:sz w:val="20"/>
        </w:rPr>
        <w:t>[cs].</w:t>
      </w:r>
    </w:p>
    <w:p w14:paraId="0103B00D" w14:textId="77777777" w:rsidR="00A40DB8" w:rsidRDefault="00096600">
      <w:pPr>
        <w:pStyle w:val="ListParagraph"/>
        <w:numPr>
          <w:ilvl w:val="0"/>
          <w:numId w:val="1"/>
        </w:numPr>
        <w:tabs>
          <w:tab w:val="left" w:pos="401"/>
        </w:tabs>
        <w:spacing w:before="104"/>
        <w:ind w:left="401" w:hanging="248"/>
        <w:jc w:val="left"/>
        <w:rPr>
          <w:sz w:val="20"/>
        </w:rPr>
      </w:pPr>
      <w:bookmarkStart w:id="1229" w:name="_bookmark7"/>
      <w:bookmarkEnd w:id="1229"/>
      <w:r>
        <w:rPr>
          <w:sz w:val="20"/>
        </w:rPr>
        <w:t>Singhal,</w:t>
      </w:r>
      <w:r>
        <w:rPr>
          <w:spacing w:val="-8"/>
          <w:sz w:val="20"/>
        </w:rPr>
        <w:t xml:space="preserve"> </w:t>
      </w:r>
      <w:r>
        <w:rPr>
          <w:sz w:val="20"/>
        </w:rPr>
        <w:t>K.</w:t>
      </w:r>
      <w:r>
        <w:rPr>
          <w:spacing w:val="-7"/>
          <w:sz w:val="20"/>
        </w:rPr>
        <w:t xml:space="preserve"> </w:t>
      </w:r>
      <w:r>
        <w:rPr>
          <w:i/>
          <w:sz w:val="20"/>
        </w:rPr>
        <w:t>et</w:t>
      </w:r>
      <w:r>
        <w:rPr>
          <w:i/>
          <w:spacing w:val="-7"/>
          <w:sz w:val="20"/>
        </w:rPr>
        <w:t xml:space="preserve"> </w:t>
      </w:r>
      <w:r>
        <w:rPr>
          <w:i/>
          <w:sz w:val="20"/>
        </w:rPr>
        <w:t>al.</w:t>
      </w:r>
      <w:r>
        <w:rPr>
          <w:i/>
          <w:spacing w:val="13"/>
          <w:sz w:val="20"/>
        </w:rPr>
        <w:t xml:space="preserve"> </w:t>
      </w:r>
      <w:r>
        <w:rPr>
          <w:sz w:val="20"/>
        </w:rPr>
        <w:t>Large</w:t>
      </w:r>
      <w:r>
        <w:rPr>
          <w:spacing w:val="-7"/>
          <w:sz w:val="20"/>
        </w:rPr>
        <w:t xml:space="preserve"> </w:t>
      </w:r>
      <w:r>
        <w:rPr>
          <w:sz w:val="20"/>
        </w:rPr>
        <w:t>language</w:t>
      </w:r>
      <w:r>
        <w:rPr>
          <w:spacing w:val="-7"/>
          <w:sz w:val="20"/>
        </w:rPr>
        <w:t xml:space="preserve"> </w:t>
      </w:r>
      <w:r>
        <w:rPr>
          <w:sz w:val="20"/>
        </w:rPr>
        <w:t>models</w:t>
      </w:r>
      <w:r>
        <w:rPr>
          <w:spacing w:val="-7"/>
          <w:sz w:val="20"/>
        </w:rPr>
        <w:t xml:space="preserve"> </w:t>
      </w:r>
      <w:r>
        <w:rPr>
          <w:sz w:val="20"/>
        </w:rPr>
        <w:t>encode</w:t>
      </w:r>
      <w:r>
        <w:rPr>
          <w:spacing w:val="-7"/>
          <w:sz w:val="20"/>
        </w:rPr>
        <w:t xml:space="preserve"> </w:t>
      </w:r>
      <w:r>
        <w:rPr>
          <w:sz w:val="20"/>
        </w:rPr>
        <w:t>clinical</w:t>
      </w:r>
      <w:r>
        <w:rPr>
          <w:spacing w:val="-7"/>
          <w:sz w:val="20"/>
        </w:rPr>
        <w:t xml:space="preserve"> </w:t>
      </w:r>
      <w:r>
        <w:rPr>
          <w:sz w:val="20"/>
        </w:rPr>
        <w:t>knowledge.</w:t>
      </w:r>
      <w:r>
        <w:rPr>
          <w:spacing w:val="12"/>
          <w:sz w:val="20"/>
        </w:rPr>
        <w:t xml:space="preserve"> </w:t>
      </w:r>
      <w:r>
        <w:rPr>
          <w:i/>
          <w:sz w:val="20"/>
        </w:rPr>
        <w:t>Nature</w:t>
      </w:r>
      <w:r>
        <w:rPr>
          <w:i/>
          <w:spacing w:val="-7"/>
          <w:sz w:val="20"/>
        </w:rPr>
        <w:t xml:space="preserve"> </w:t>
      </w:r>
      <w:r>
        <w:rPr>
          <w:b/>
          <w:sz w:val="20"/>
        </w:rPr>
        <w:t>620</w:t>
      </w:r>
      <w:r>
        <w:rPr>
          <w:sz w:val="20"/>
        </w:rPr>
        <w:t>,</w:t>
      </w:r>
      <w:r>
        <w:rPr>
          <w:spacing w:val="-7"/>
          <w:sz w:val="20"/>
        </w:rPr>
        <w:t xml:space="preserve"> </w:t>
      </w:r>
      <w:r>
        <w:rPr>
          <w:sz w:val="20"/>
        </w:rPr>
        <w:t>172–180</w:t>
      </w:r>
      <w:r>
        <w:rPr>
          <w:spacing w:val="-7"/>
          <w:sz w:val="20"/>
        </w:rPr>
        <w:t xml:space="preserve"> </w:t>
      </w:r>
      <w:r>
        <w:rPr>
          <w:spacing w:val="-2"/>
          <w:sz w:val="20"/>
        </w:rPr>
        <w:t>(2023).</w:t>
      </w:r>
    </w:p>
    <w:p w14:paraId="058594DB" w14:textId="77777777" w:rsidR="00A40DB8" w:rsidRDefault="00096600">
      <w:pPr>
        <w:pStyle w:val="ListParagraph"/>
        <w:numPr>
          <w:ilvl w:val="0"/>
          <w:numId w:val="1"/>
        </w:numPr>
        <w:tabs>
          <w:tab w:val="left" w:pos="394"/>
          <w:tab w:val="left" w:pos="401"/>
        </w:tabs>
        <w:spacing w:before="104" w:line="249" w:lineRule="auto"/>
        <w:ind w:left="394" w:right="376" w:hanging="241"/>
        <w:jc w:val="left"/>
        <w:rPr>
          <w:sz w:val="20"/>
        </w:rPr>
      </w:pPr>
      <w:r>
        <w:rPr>
          <w:spacing w:val="-2"/>
          <w:sz w:val="20"/>
        </w:rPr>
        <w:t>Cabral, S.</w:t>
      </w:r>
      <w:r>
        <w:rPr>
          <w:spacing w:val="-6"/>
          <w:sz w:val="20"/>
        </w:rPr>
        <w:t xml:space="preserve"> </w:t>
      </w:r>
      <w:r>
        <w:rPr>
          <w:i/>
          <w:spacing w:val="-2"/>
          <w:sz w:val="20"/>
        </w:rPr>
        <w:t>et</w:t>
      </w:r>
      <w:r>
        <w:rPr>
          <w:i/>
          <w:spacing w:val="-6"/>
          <w:sz w:val="20"/>
        </w:rPr>
        <w:t xml:space="preserve"> </w:t>
      </w:r>
      <w:r>
        <w:rPr>
          <w:i/>
          <w:spacing w:val="-2"/>
          <w:sz w:val="20"/>
        </w:rPr>
        <w:t>al.</w:t>
      </w:r>
      <w:r>
        <w:rPr>
          <w:i/>
          <w:spacing w:val="13"/>
          <w:sz w:val="20"/>
        </w:rPr>
        <w:t xml:space="preserve"> </w:t>
      </w:r>
      <w:r>
        <w:rPr>
          <w:spacing w:val="-2"/>
          <w:sz w:val="20"/>
        </w:rPr>
        <w:t>Clinical</w:t>
      </w:r>
      <w:r>
        <w:rPr>
          <w:spacing w:val="-6"/>
          <w:sz w:val="20"/>
        </w:rPr>
        <w:t xml:space="preserve"> </w:t>
      </w:r>
      <w:r>
        <w:rPr>
          <w:spacing w:val="-2"/>
          <w:sz w:val="20"/>
        </w:rPr>
        <w:t>Reasoning</w:t>
      </w:r>
      <w:r>
        <w:rPr>
          <w:spacing w:val="-6"/>
          <w:sz w:val="20"/>
        </w:rPr>
        <w:t xml:space="preserve"> </w:t>
      </w:r>
      <w:r>
        <w:rPr>
          <w:spacing w:val="-2"/>
          <w:sz w:val="20"/>
        </w:rPr>
        <w:t>of</w:t>
      </w:r>
      <w:r>
        <w:rPr>
          <w:spacing w:val="-6"/>
          <w:sz w:val="20"/>
        </w:rPr>
        <w:t xml:space="preserve"> </w:t>
      </w:r>
      <w:r>
        <w:rPr>
          <w:spacing w:val="-2"/>
          <w:sz w:val="20"/>
        </w:rPr>
        <w:t>a</w:t>
      </w:r>
      <w:r>
        <w:rPr>
          <w:spacing w:val="-6"/>
          <w:sz w:val="20"/>
        </w:rPr>
        <w:t xml:space="preserve"> </w:t>
      </w:r>
      <w:r>
        <w:rPr>
          <w:spacing w:val="-2"/>
          <w:sz w:val="20"/>
        </w:rPr>
        <w:t>Generative</w:t>
      </w:r>
      <w:r>
        <w:rPr>
          <w:spacing w:val="-6"/>
          <w:sz w:val="20"/>
        </w:rPr>
        <w:t xml:space="preserve"> </w:t>
      </w:r>
      <w:r>
        <w:rPr>
          <w:spacing w:val="-2"/>
          <w:sz w:val="20"/>
        </w:rPr>
        <w:t>Artificial</w:t>
      </w:r>
      <w:r>
        <w:rPr>
          <w:spacing w:val="-6"/>
          <w:sz w:val="20"/>
        </w:rPr>
        <w:t xml:space="preserve"> </w:t>
      </w:r>
      <w:r>
        <w:rPr>
          <w:spacing w:val="-2"/>
          <w:sz w:val="20"/>
        </w:rPr>
        <w:t>Intelligence</w:t>
      </w:r>
      <w:r>
        <w:rPr>
          <w:spacing w:val="-6"/>
          <w:sz w:val="20"/>
        </w:rPr>
        <w:t xml:space="preserve"> </w:t>
      </w:r>
      <w:r>
        <w:rPr>
          <w:spacing w:val="-2"/>
          <w:sz w:val="20"/>
        </w:rPr>
        <w:t>Model</w:t>
      </w:r>
      <w:r>
        <w:rPr>
          <w:spacing w:val="-6"/>
          <w:sz w:val="20"/>
        </w:rPr>
        <w:t xml:space="preserve"> </w:t>
      </w:r>
      <w:r>
        <w:rPr>
          <w:spacing w:val="-2"/>
          <w:sz w:val="20"/>
        </w:rPr>
        <w:t>Compared</w:t>
      </w:r>
      <w:r>
        <w:rPr>
          <w:spacing w:val="-6"/>
          <w:sz w:val="20"/>
        </w:rPr>
        <w:t xml:space="preserve"> </w:t>
      </w:r>
      <w:r>
        <w:rPr>
          <w:spacing w:val="-2"/>
          <w:sz w:val="20"/>
        </w:rPr>
        <w:t>With</w:t>
      </w:r>
      <w:r>
        <w:rPr>
          <w:spacing w:val="-6"/>
          <w:sz w:val="20"/>
        </w:rPr>
        <w:t xml:space="preserve"> </w:t>
      </w:r>
      <w:r>
        <w:rPr>
          <w:spacing w:val="-2"/>
          <w:sz w:val="20"/>
        </w:rPr>
        <w:t>Physicians.</w:t>
      </w:r>
      <w:r>
        <w:rPr>
          <w:spacing w:val="13"/>
          <w:sz w:val="20"/>
        </w:rPr>
        <w:t xml:space="preserve"> </w:t>
      </w:r>
      <w:r>
        <w:rPr>
          <w:i/>
          <w:spacing w:val="-2"/>
          <w:sz w:val="20"/>
        </w:rPr>
        <w:t>JAMA</w:t>
      </w:r>
      <w:r>
        <w:rPr>
          <w:i/>
          <w:spacing w:val="-6"/>
          <w:sz w:val="20"/>
        </w:rPr>
        <w:t xml:space="preserve"> </w:t>
      </w:r>
      <w:r>
        <w:rPr>
          <w:i/>
          <w:spacing w:val="-2"/>
          <w:sz w:val="20"/>
        </w:rPr>
        <w:t xml:space="preserve">Intern. </w:t>
      </w:r>
      <w:r>
        <w:rPr>
          <w:i/>
          <w:sz w:val="20"/>
        </w:rPr>
        <w:t xml:space="preserve">Medicine </w:t>
      </w:r>
      <w:r>
        <w:rPr>
          <w:b/>
          <w:sz w:val="20"/>
        </w:rPr>
        <w:t>184</w:t>
      </w:r>
      <w:r>
        <w:rPr>
          <w:sz w:val="20"/>
        </w:rPr>
        <w:t xml:space="preserve">, 581–583, DOI: </w:t>
      </w:r>
      <w:hyperlink r:id="rId55">
        <w:r w:rsidR="00A40DB8">
          <w:rPr>
            <w:color w:val="0000FF"/>
            <w:sz w:val="20"/>
          </w:rPr>
          <w:t>10.1001/jamainternmed.2024.0295</w:t>
        </w:r>
      </w:hyperlink>
      <w:r>
        <w:rPr>
          <w:color w:val="0000FF"/>
          <w:sz w:val="20"/>
        </w:rPr>
        <w:t xml:space="preserve"> </w:t>
      </w:r>
      <w:r>
        <w:rPr>
          <w:sz w:val="20"/>
        </w:rPr>
        <w:t>(2024).</w:t>
      </w:r>
    </w:p>
    <w:p w14:paraId="70AC3687" w14:textId="77777777" w:rsidR="00A40DB8" w:rsidRDefault="00096600">
      <w:pPr>
        <w:pStyle w:val="ListParagraph"/>
        <w:numPr>
          <w:ilvl w:val="0"/>
          <w:numId w:val="1"/>
        </w:numPr>
        <w:tabs>
          <w:tab w:val="left" w:pos="400"/>
          <w:tab w:val="left" w:pos="402"/>
        </w:tabs>
        <w:spacing w:before="96" w:line="249" w:lineRule="auto"/>
        <w:ind w:right="400"/>
        <w:jc w:val="left"/>
        <w:rPr>
          <w:sz w:val="20"/>
        </w:rPr>
      </w:pPr>
      <w:r>
        <w:rPr>
          <w:sz w:val="20"/>
        </w:rPr>
        <w:t>McDuff,</w:t>
      </w:r>
      <w:r>
        <w:rPr>
          <w:spacing w:val="27"/>
          <w:sz w:val="20"/>
        </w:rPr>
        <w:t xml:space="preserve"> </w:t>
      </w:r>
      <w:r>
        <w:rPr>
          <w:sz w:val="20"/>
        </w:rPr>
        <w:t>D.</w:t>
      </w:r>
      <w:r>
        <w:rPr>
          <w:spacing w:val="21"/>
          <w:sz w:val="20"/>
        </w:rPr>
        <w:t xml:space="preserve"> </w:t>
      </w:r>
      <w:r>
        <w:rPr>
          <w:i/>
          <w:sz w:val="20"/>
        </w:rPr>
        <w:t>et</w:t>
      </w:r>
      <w:r>
        <w:rPr>
          <w:i/>
          <w:spacing w:val="21"/>
          <w:sz w:val="20"/>
        </w:rPr>
        <w:t xml:space="preserve"> </w:t>
      </w:r>
      <w:r>
        <w:rPr>
          <w:i/>
          <w:sz w:val="20"/>
        </w:rPr>
        <w:t>al.</w:t>
      </w:r>
      <w:r>
        <w:rPr>
          <w:i/>
          <w:spacing w:val="80"/>
          <w:sz w:val="20"/>
        </w:rPr>
        <w:t xml:space="preserve"> </w:t>
      </w:r>
      <w:r>
        <w:rPr>
          <w:sz w:val="20"/>
        </w:rPr>
        <w:t>Towards</w:t>
      </w:r>
      <w:r>
        <w:rPr>
          <w:spacing w:val="21"/>
          <w:sz w:val="20"/>
        </w:rPr>
        <w:t xml:space="preserve"> </w:t>
      </w:r>
      <w:r>
        <w:rPr>
          <w:sz w:val="20"/>
        </w:rPr>
        <w:t>accurate</w:t>
      </w:r>
      <w:r>
        <w:rPr>
          <w:spacing w:val="21"/>
          <w:sz w:val="20"/>
        </w:rPr>
        <w:t xml:space="preserve"> </w:t>
      </w:r>
      <w:r>
        <w:rPr>
          <w:sz w:val="20"/>
        </w:rPr>
        <w:t>differential</w:t>
      </w:r>
      <w:r>
        <w:rPr>
          <w:spacing w:val="21"/>
          <w:sz w:val="20"/>
        </w:rPr>
        <w:t xml:space="preserve"> </w:t>
      </w:r>
      <w:r>
        <w:rPr>
          <w:sz w:val="20"/>
        </w:rPr>
        <w:t>diagnosis</w:t>
      </w:r>
      <w:r>
        <w:rPr>
          <w:spacing w:val="21"/>
          <w:sz w:val="20"/>
        </w:rPr>
        <w:t xml:space="preserve"> </w:t>
      </w:r>
      <w:r>
        <w:rPr>
          <w:sz w:val="20"/>
        </w:rPr>
        <w:t>with</w:t>
      </w:r>
      <w:r>
        <w:rPr>
          <w:spacing w:val="21"/>
          <w:sz w:val="20"/>
        </w:rPr>
        <w:t xml:space="preserve"> </w:t>
      </w:r>
      <w:r>
        <w:rPr>
          <w:sz w:val="20"/>
        </w:rPr>
        <w:t>large</w:t>
      </w:r>
      <w:r>
        <w:rPr>
          <w:spacing w:val="21"/>
          <w:sz w:val="20"/>
        </w:rPr>
        <w:t xml:space="preserve"> </w:t>
      </w:r>
      <w:r>
        <w:rPr>
          <w:sz w:val="20"/>
        </w:rPr>
        <w:t>language</w:t>
      </w:r>
      <w:r>
        <w:rPr>
          <w:spacing w:val="21"/>
          <w:sz w:val="20"/>
        </w:rPr>
        <w:t xml:space="preserve"> </w:t>
      </w:r>
      <w:r>
        <w:rPr>
          <w:sz w:val="20"/>
        </w:rPr>
        <w:t>models.</w:t>
      </w:r>
      <w:r>
        <w:rPr>
          <w:spacing w:val="80"/>
          <w:sz w:val="20"/>
        </w:rPr>
        <w:t xml:space="preserve"> </w:t>
      </w:r>
      <w:r>
        <w:rPr>
          <w:i/>
          <w:sz w:val="20"/>
        </w:rPr>
        <w:t>Nature</w:t>
      </w:r>
      <w:r>
        <w:rPr>
          <w:i/>
          <w:spacing w:val="21"/>
          <w:sz w:val="20"/>
        </w:rPr>
        <w:t xml:space="preserve"> </w:t>
      </w:r>
      <w:r>
        <w:rPr>
          <w:sz w:val="20"/>
        </w:rPr>
        <w:t>1–7,</w:t>
      </w:r>
      <w:r>
        <w:rPr>
          <w:spacing w:val="27"/>
          <w:sz w:val="20"/>
        </w:rPr>
        <w:t xml:space="preserve"> </w:t>
      </w:r>
      <w:r>
        <w:rPr>
          <w:sz w:val="20"/>
        </w:rPr>
        <w:t>DOI:</w:t>
      </w:r>
      <w:r>
        <w:rPr>
          <w:spacing w:val="21"/>
          <w:sz w:val="20"/>
        </w:rPr>
        <w:t xml:space="preserve"> </w:t>
      </w:r>
      <w:hyperlink r:id="rId56">
        <w:r w:rsidR="00A40DB8">
          <w:rPr>
            <w:color w:val="0000FF"/>
            <w:sz w:val="20"/>
          </w:rPr>
          <w:t>10.1038/</w:t>
        </w:r>
      </w:hyperlink>
      <w:r>
        <w:rPr>
          <w:color w:val="0000FF"/>
          <w:sz w:val="20"/>
        </w:rPr>
        <w:t xml:space="preserve"> </w:t>
      </w:r>
      <w:hyperlink r:id="rId57">
        <w:r w:rsidR="00A40DB8">
          <w:rPr>
            <w:color w:val="0000FF"/>
            <w:sz w:val="20"/>
          </w:rPr>
          <w:t>s41586-025-08869-4</w:t>
        </w:r>
      </w:hyperlink>
      <w:r>
        <w:rPr>
          <w:color w:val="0000FF"/>
          <w:sz w:val="20"/>
        </w:rPr>
        <w:t xml:space="preserve"> </w:t>
      </w:r>
      <w:r>
        <w:rPr>
          <w:sz w:val="20"/>
        </w:rPr>
        <w:t>(2025).</w:t>
      </w:r>
      <w:r>
        <w:rPr>
          <w:spacing w:val="40"/>
          <w:sz w:val="20"/>
        </w:rPr>
        <w:t xml:space="preserve"> </w:t>
      </w:r>
      <w:r>
        <w:rPr>
          <w:sz w:val="20"/>
        </w:rPr>
        <w:t>Publisher: Nature Publishing Group.</w:t>
      </w:r>
    </w:p>
    <w:p w14:paraId="19B4BB64" w14:textId="77777777" w:rsidR="00A40DB8" w:rsidRDefault="00096600">
      <w:pPr>
        <w:pStyle w:val="ListParagraph"/>
        <w:numPr>
          <w:ilvl w:val="0"/>
          <w:numId w:val="1"/>
        </w:numPr>
        <w:tabs>
          <w:tab w:val="left" w:pos="401"/>
        </w:tabs>
        <w:ind w:left="401" w:hanging="248"/>
        <w:jc w:val="left"/>
        <w:rPr>
          <w:sz w:val="20"/>
        </w:rPr>
      </w:pPr>
      <w:r>
        <w:rPr>
          <w:sz w:val="20"/>
        </w:rPr>
        <w:t>Liu,</w:t>
      </w:r>
      <w:r>
        <w:rPr>
          <w:spacing w:val="-6"/>
          <w:sz w:val="20"/>
        </w:rPr>
        <w:t xml:space="preserve"> </w:t>
      </w:r>
      <w:r>
        <w:rPr>
          <w:sz w:val="20"/>
        </w:rPr>
        <w:t>X.</w:t>
      </w:r>
      <w:r>
        <w:rPr>
          <w:spacing w:val="-6"/>
          <w:sz w:val="20"/>
        </w:rPr>
        <w:t xml:space="preserve"> </w:t>
      </w:r>
      <w:r>
        <w:rPr>
          <w:i/>
          <w:sz w:val="20"/>
        </w:rPr>
        <w:t>et</w:t>
      </w:r>
      <w:r>
        <w:rPr>
          <w:i/>
          <w:spacing w:val="-5"/>
          <w:sz w:val="20"/>
        </w:rPr>
        <w:t xml:space="preserve"> </w:t>
      </w:r>
      <w:r>
        <w:rPr>
          <w:i/>
          <w:sz w:val="20"/>
        </w:rPr>
        <w:t>al.</w:t>
      </w:r>
      <w:r>
        <w:rPr>
          <w:i/>
          <w:spacing w:val="14"/>
          <w:sz w:val="20"/>
        </w:rPr>
        <w:t xml:space="preserve"> </w:t>
      </w:r>
      <w:r>
        <w:rPr>
          <w:sz w:val="20"/>
        </w:rPr>
        <w:t>A</w:t>
      </w:r>
      <w:r>
        <w:rPr>
          <w:spacing w:val="-5"/>
          <w:sz w:val="20"/>
        </w:rPr>
        <w:t xml:space="preserve"> </w:t>
      </w:r>
      <w:r>
        <w:rPr>
          <w:sz w:val="20"/>
        </w:rPr>
        <w:t>generalist</w:t>
      </w:r>
      <w:r>
        <w:rPr>
          <w:spacing w:val="-6"/>
          <w:sz w:val="20"/>
        </w:rPr>
        <w:t xml:space="preserve"> </w:t>
      </w:r>
      <w:r>
        <w:rPr>
          <w:sz w:val="20"/>
        </w:rPr>
        <w:t>medical</w:t>
      </w:r>
      <w:r>
        <w:rPr>
          <w:spacing w:val="-5"/>
          <w:sz w:val="20"/>
        </w:rPr>
        <w:t xml:space="preserve"> </w:t>
      </w:r>
      <w:r>
        <w:rPr>
          <w:sz w:val="20"/>
        </w:rPr>
        <w:t>language</w:t>
      </w:r>
      <w:r>
        <w:rPr>
          <w:spacing w:val="-6"/>
          <w:sz w:val="20"/>
        </w:rPr>
        <w:t xml:space="preserve"> </w:t>
      </w:r>
      <w:r>
        <w:rPr>
          <w:sz w:val="20"/>
        </w:rPr>
        <w:t>model</w:t>
      </w:r>
      <w:r>
        <w:rPr>
          <w:spacing w:val="-5"/>
          <w:sz w:val="20"/>
        </w:rPr>
        <w:t xml:space="preserve"> </w:t>
      </w:r>
      <w:r>
        <w:rPr>
          <w:sz w:val="20"/>
        </w:rPr>
        <w:t>for</w:t>
      </w:r>
      <w:r>
        <w:rPr>
          <w:spacing w:val="-6"/>
          <w:sz w:val="20"/>
        </w:rPr>
        <w:t xml:space="preserve"> </w:t>
      </w:r>
      <w:r>
        <w:rPr>
          <w:sz w:val="20"/>
        </w:rPr>
        <w:t>disease</w:t>
      </w:r>
      <w:r>
        <w:rPr>
          <w:spacing w:val="-5"/>
          <w:sz w:val="20"/>
        </w:rPr>
        <w:t xml:space="preserve"> </w:t>
      </w:r>
      <w:r>
        <w:rPr>
          <w:sz w:val="20"/>
        </w:rPr>
        <w:t>diagnosis</w:t>
      </w:r>
      <w:r>
        <w:rPr>
          <w:spacing w:val="-6"/>
          <w:sz w:val="20"/>
        </w:rPr>
        <w:t xml:space="preserve"> </w:t>
      </w:r>
      <w:r>
        <w:rPr>
          <w:sz w:val="20"/>
        </w:rPr>
        <w:t>assistance.</w:t>
      </w:r>
      <w:r>
        <w:rPr>
          <w:spacing w:val="15"/>
          <w:sz w:val="20"/>
        </w:rPr>
        <w:t xml:space="preserve"> </w:t>
      </w:r>
      <w:r>
        <w:rPr>
          <w:i/>
          <w:sz w:val="20"/>
        </w:rPr>
        <w:t>Nat.</w:t>
      </w:r>
      <w:r>
        <w:rPr>
          <w:i/>
          <w:spacing w:val="-6"/>
          <w:sz w:val="20"/>
        </w:rPr>
        <w:t xml:space="preserve"> </w:t>
      </w:r>
      <w:r>
        <w:rPr>
          <w:i/>
          <w:sz w:val="20"/>
        </w:rPr>
        <w:t>medicine</w:t>
      </w:r>
      <w:r>
        <w:rPr>
          <w:i/>
          <w:spacing w:val="-5"/>
          <w:sz w:val="20"/>
        </w:rPr>
        <w:t xml:space="preserve"> </w:t>
      </w:r>
      <w:r>
        <w:rPr>
          <w:b/>
          <w:sz w:val="20"/>
        </w:rPr>
        <w:t>31</w:t>
      </w:r>
      <w:r>
        <w:rPr>
          <w:sz w:val="20"/>
        </w:rPr>
        <w:t>,</w:t>
      </w:r>
      <w:r>
        <w:rPr>
          <w:spacing w:val="-6"/>
          <w:sz w:val="20"/>
        </w:rPr>
        <w:t xml:space="preserve"> </w:t>
      </w:r>
      <w:r>
        <w:rPr>
          <w:sz w:val="20"/>
        </w:rPr>
        <w:t>932–942</w:t>
      </w:r>
      <w:r>
        <w:rPr>
          <w:spacing w:val="-5"/>
          <w:sz w:val="20"/>
        </w:rPr>
        <w:t xml:space="preserve"> </w:t>
      </w:r>
      <w:r>
        <w:rPr>
          <w:spacing w:val="-2"/>
          <w:sz w:val="20"/>
        </w:rPr>
        <w:t>(2025).</w:t>
      </w:r>
    </w:p>
    <w:p w14:paraId="45859B0F" w14:textId="77777777" w:rsidR="00A40DB8" w:rsidRDefault="00096600">
      <w:pPr>
        <w:pStyle w:val="ListParagraph"/>
        <w:numPr>
          <w:ilvl w:val="0"/>
          <w:numId w:val="1"/>
        </w:numPr>
        <w:tabs>
          <w:tab w:val="left" w:pos="400"/>
          <w:tab w:val="left" w:pos="402"/>
        </w:tabs>
        <w:spacing w:before="104" w:line="249" w:lineRule="auto"/>
        <w:ind w:right="411"/>
        <w:jc w:val="both"/>
        <w:rPr>
          <w:sz w:val="20"/>
        </w:rPr>
      </w:pPr>
      <w:r>
        <w:rPr>
          <w:sz w:val="20"/>
        </w:rPr>
        <w:t xml:space="preserve">Holmes, J. </w:t>
      </w:r>
      <w:r>
        <w:rPr>
          <w:i/>
          <w:sz w:val="20"/>
        </w:rPr>
        <w:t>et al.</w:t>
      </w:r>
      <w:r>
        <w:rPr>
          <w:i/>
          <w:spacing w:val="23"/>
          <w:sz w:val="20"/>
        </w:rPr>
        <w:t xml:space="preserve"> </w:t>
      </w:r>
      <w:r>
        <w:rPr>
          <w:sz w:val="20"/>
        </w:rPr>
        <w:t>Radonc-gpt: An autonomous llm agent for real-time patient outcomes labeling at scale.</w:t>
      </w:r>
      <w:r>
        <w:rPr>
          <w:spacing w:val="23"/>
          <w:sz w:val="20"/>
        </w:rPr>
        <w:t xml:space="preserve"> </w:t>
      </w:r>
      <w:r>
        <w:rPr>
          <w:i/>
          <w:sz w:val="20"/>
        </w:rPr>
        <w:t xml:space="preserve">arXiv preprint </w:t>
      </w:r>
      <w:bookmarkStart w:id="1230" w:name="_bookmark8"/>
      <w:bookmarkEnd w:id="1230"/>
      <w:r>
        <w:rPr>
          <w:i/>
          <w:sz w:val="20"/>
        </w:rPr>
        <w:t xml:space="preserve">arXiv:2509.25540 </w:t>
      </w:r>
      <w:r>
        <w:rPr>
          <w:sz w:val="20"/>
        </w:rPr>
        <w:t>(2025).</w:t>
      </w:r>
    </w:p>
    <w:p w14:paraId="319A5CFA" w14:textId="77777777" w:rsidR="00A40DB8" w:rsidRDefault="00096600">
      <w:pPr>
        <w:pStyle w:val="ListParagraph"/>
        <w:numPr>
          <w:ilvl w:val="0"/>
          <w:numId w:val="1"/>
        </w:numPr>
        <w:tabs>
          <w:tab w:val="left" w:pos="400"/>
          <w:tab w:val="left" w:pos="402"/>
        </w:tabs>
        <w:spacing w:line="249" w:lineRule="auto"/>
        <w:ind w:right="377"/>
        <w:jc w:val="both"/>
        <w:rPr>
          <w:sz w:val="20"/>
        </w:rPr>
      </w:pPr>
      <w:r>
        <w:rPr>
          <w:sz w:val="20"/>
        </w:rPr>
        <w:t>Van</w:t>
      </w:r>
      <w:r>
        <w:rPr>
          <w:spacing w:val="-1"/>
          <w:sz w:val="20"/>
        </w:rPr>
        <w:t xml:space="preserve"> </w:t>
      </w:r>
      <w:r>
        <w:rPr>
          <w:sz w:val="20"/>
        </w:rPr>
        <w:t>Veen,</w:t>
      </w:r>
      <w:r>
        <w:rPr>
          <w:spacing w:val="-1"/>
          <w:sz w:val="20"/>
        </w:rPr>
        <w:t xml:space="preserve"> </w:t>
      </w:r>
      <w:r>
        <w:rPr>
          <w:sz w:val="20"/>
        </w:rPr>
        <w:t>D.</w:t>
      </w:r>
      <w:r>
        <w:rPr>
          <w:spacing w:val="-1"/>
          <w:sz w:val="20"/>
        </w:rPr>
        <w:t xml:space="preserve"> </w:t>
      </w:r>
      <w:r>
        <w:rPr>
          <w:i/>
          <w:sz w:val="20"/>
        </w:rPr>
        <w:t>et</w:t>
      </w:r>
      <w:r>
        <w:rPr>
          <w:i/>
          <w:spacing w:val="-1"/>
          <w:sz w:val="20"/>
        </w:rPr>
        <w:t xml:space="preserve"> </w:t>
      </w:r>
      <w:r>
        <w:rPr>
          <w:i/>
          <w:sz w:val="20"/>
        </w:rPr>
        <w:t>al.</w:t>
      </w:r>
      <w:r>
        <w:rPr>
          <w:i/>
          <w:spacing w:val="21"/>
          <w:sz w:val="20"/>
        </w:rPr>
        <w:t xml:space="preserve"> </w:t>
      </w:r>
      <w:r>
        <w:rPr>
          <w:sz w:val="20"/>
        </w:rPr>
        <w:t>Adapted</w:t>
      </w:r>
      <w:r>
        <w:rPr>
          <w:spacing w:val="-1"/>
          <w:sz w:val="20"/>
        </w:rPr>
        <w:t xml:space="preserve"> </w:t>
      </w:r>
      <w:r>
        <w:rPr>
          <w:sz w:val="20"/>
        </w:rPr>
        <w:t>large</w:t>
      </w:r>
      <w:r>
        <w:rPr>
          <w:spacing w:val="-1"/>
          <w:sz w:val="20"/>
        </w:rPr>
        <w:t xml:space="preserve"> </w:t>
      </w:r>
      <w:r>
        <w:rPr>
          <w:sz w:val="20"/>
        </w:rPr>
        <w:t>language</w:t>
      </w:r>
      <w:r>
        <w:rPr>
          <w:spacing w:val="-1"/>
          <w:sz w:val="20"/>
        </w:rPr>
        <w:t xml:space="preserve"> </w:t>
      </w:r>
      <w:r>
        <w:rPr>
          <w:sz w:val="20"/>
        </w:rPr>
        <w:t>models</w:t>
      </w:r>
      <w:r>
        <w:rPr>
          <w:spacing w:val="-1"/>
          <w:sz w:val="20"/>
        </w:rPr>
        <w:t xml:space="preserve"> </w:t>
      </w:r>
      <w:r>
        <w:rPr>
          <w:sz w:val="20"/>
        </w:rPr>
        <w:t>can</w:t>
      </w:r>
      <w:r>
        <w:rPr>
          <w:spacing w:val="-1"/>
          <w:sz w:val="20"/>
        </w:rPr>
        <w:t xml:space="preserve"> </w:t>
      </w:r>
      <w:r>
        <w:rPr>
          <w:sz w:val="20"/>
        </w:rPr>
        <w:t>outperform</w:t>
      </w:r>
      <w:r>
        <w:rPr>
          <w:spacing w:val="-1"/>
          <w:sz w:val="20"/>
        </w:rPr>
        <w:t xml:space="preserve"> </w:t>
      </w:r>
      <w:r>
        <w:rPr>
          <w:sz w:val="20"/>
        </w:rPr>
        <w:t>medical</w:t>
      </w:r>
      <w:r>
        <w:rPr>
          <w:spacing w:val="-1"/>
          <w:sz w:val="20"/>
        </w:rPr>
        <w:t xml:space="preserve"> </w:t>
      </w:r>
      <w:r>
        <w:rPr>
          <w:sz w:val="20"/>
        </w:rPr>
        <w:t>experts</w:t>
      </w:r>
      <w:r>
        <w:rPr>
          <w:spacing w:val="-1"/>
          <w:sz w:val="20"/>
        </w:rPr>
        <w:t xml:space="preserve"> </w:t>
      </w:r>
      <w:r>
        <w:rPr>
          <w:sz w:val="20"/>
        </w:rPr>
        <w:t>in</w:t>
      </w:r>
      <w:r>
        <w:rPr>
          <w:spacing w:val="-1"/>
          <w:sz w:val="20"/>
        </w:rPr>
        <w:t xml:space="preserve"> </w:t>
      </w:r>
      <w:r>
        <w:rPr>
          <w:sz w:val="20"/>
        </w:rPr>
        <w:t>clinical</w:t>
      </w:r>
      <w:r>
        <w:rPr>
          <w:spacing w:val="-1"/>
          <w:sz w:val="20"/>
        </w:rPr>
        <w:t xml:space="preserve"> </w:t>
      </w:r>
      <w:r>
        <w:rPr>
          <w:sz w:val="20"/>
        </w:rPr>
        <w:t>text</w:t>
      </w:r>
      <w:r>
        <w:rPr>
          <w:spacing w:val="-1"/>
          <w:sz w:val="20"/>
        </w:rPr>
        <w:t xml:space="preserve"> </w:t>
      </w:r>
      <w:r>
        <w:rPr>
          <w:sz w:val="20"/>
        </w:rPr>
        <w:t>summarization.</w:t>
      </w:r>
      <w:r>
        <w:rPr>
          <w:spacing w:val="21"/>
          <w:sz w:val="20"/>
        </w:rPr>
        <w:t xml:space="preserve"> </w:t>
      </w:r>
      <w:r>
        <w:rPr>
          <w:i/>
          <w:sz w:val="20"/>
        </w:rPr>
        <w:t xml:space="preserve">Nat. </w:t>
      </w:r>
      <w:bookmarkStart w:id="1231" w:name="_bookmark9"/>
      <w:bookmarkEnd w:id="1231"/>
      <w:r>
        <w:rPr>
          <w:i/>
          <w:sz w:val="20"/>
        </w:rPr>
        <w:t xml:space="preserve">medicine </w:t>
      </w:r>
      <w:r>
        <w:rPr>
          <w:b/>
          <w:sz w:val="20"/>
        </w:rPr>
        <w:t>30</w:t>
      </w:r>
      <w:r>
        <w:rPr>
          <w:sz w:val="20"/>
        </w:rPr>
        <w:t>, 1134–1142 (2024).</w:t>
      </w:r>
    </w:p>
    <w:p w14:paraId="09EDA416" w14:textId="77777777" w:rsidR="00A40DB8" w:rsidRDefault="00096600">
      <w:pPr>
        <w:pStyle w:val="ListParagraph"/>
        <w:numPr>
          <w:ilvl w:val="0"/>
          <w:numId w:val="1"/>
        </w:numPr>
        <w:tabs>
          <w:tab w:val="left" w:pos="399"/>
          <w:tab w:val="left" w:pos="401"/>
        </w:tabs>
        <w:spacing w:before="96" w:line="249" w:lineRule="auto"/>
        <w:ind w:left="399" w:right="411" w:hanging="246"/>
        <w:jc w:val="both"/>
        <w:rPr>
          <w:sz w:val="20"/>
        </w:rPr>
      </w:pPr>
      <w:r>
        <w:rPr>
          <w:sz w:val="20"/>
        </w:rPr>
        <w:t>Li,</w:t>
      </w:r>
      <w:r>
        <w:rPr>
          <w:spacing w:val="-10"/>
          <w:sz w:val="20"/>
        </w:rPr>
        <w:t xml:space="preserve"> </w:t>
      </w:r>
      <w:r>
        <w:rPr>
          <w:sz w:val="20"/>
        </w:rPr>
        <w:t>S.</w:t>
      </w:r>
      <w:r>
        <w:rPr>
          <w:spacing w:val="-11"/>
          <w:sz w:val="20"/>
        </w:rPr>
        <w:t xml:space="preserve"> </w:t>
      </w:r>
      <w:r>
        <w:rPr>
          <w:sz w:val="20"/>
        </w:rPr>
        <w:t>S.</w:t>
      </w:r>
      <w:r>
        <w:rPr>
          <w:spacing w:val="-12"/>
          <w:sz w:val="20"/>
        </w:rPr>
        <w:t xml:space="preserve"> </w:t>
      </w:r>
      <w:r>
        <w:rPr>
          <w:i/>
          <w:sz w:val="20"/>
        </w:rPr>
        <w:t>et</w:t>
      </w:r>
      <w:r>
        <w:rPr>
          <w:i/>
          <w:spacing w:val="-12"/>
          <w:sz w:val="20"/>
        </w:rPr>
        <w:t xml:space="preserve"> </w:t>
      </w:r>
      <w:r>
        <w:rPr>
          <w:i/>
          <w:sz w:val="20"/>
        </w:rPr>
        <w:t>al.</w:t>
      </w:r>
      <w:r>
        <w:rPr>
          <w:i/>
          <w:spacing w:val="7"/>
          <w:sz w:val="20"/>
        </w:rPr>
        <w:t xml:space="preserve"> </w:t>
      </w:r>
      <w:r>
        <w:rPr>
          <w:sz w:val="20"/>
        </w:rPr>
        <w:t>MediQ:</w:t>
      </w:r>
      <w:r>
        <w:rPr>
          <w:spacing w:val="-11"/>
          <w:sz w:val="20"/>
        </w:rPr>
        <w:t xml:space="preserve"> </w:t>
      </w:r>
      <w:r>
        <w:rPr>
          <w:sz w:val="20"/>
        </w:rPr>
        <w:t>Question-Asking</w:t>
      </w:r>
      <w:r>
        <w:rPr>
          <w:spacing w:val="-12"/>
          <w:sz w:val="20"/>
        </w:rPr>
        <w:t xml:space="preserve"> </w:t>
      </w:r>
      <w:r>
        <w:rPr>
          <w:sz w:val="20"/>
        </w:rPr>
        <w:t>LLMs</w:t>
      </w:r>
      <w:r>
        <w:rPr>
          <w:spacing w:val="-12"/>
          <w:sz w:val="20"/>
        </w:rPr>
        <w:t xml:space="preserve"> </w:t>
      </w:r>
      <w:r>
        <w:rPr>
          <w:sz w:val="20"/>
        </w:rPr>
        <w:t>and</w:t>
      </w:r>
      <w:r>
        <w:rPr>
          <w:spacing w:val="-12"/>
          <w:sz w:val="20"/>
        </w:rPr>
        <w:t xml:space="preserve"> </w:t>
      </w:r>
      <w:r>
        <w:rPr>
          <w:sz w:val="20"/>
        </w:rPr>
        <w:t>a</w:t>
      </w:r>
      <w:r>
        <w:rPr>
          <w:spacing w:val="-11"/>
          <w:sz w:val="20"/>
        </w:rPr>
        <w:t xml:space="preserve"> </w:t>
      </w:r>
      <w:r>
        <w:rPr>
          <w:sz w:val="20"/>
        </w:rPr>
        <w:t>Benchmark</w:t>
      </w:r>
      <w:r>
        <w:rPr>
          <w:spacing w:val="-12"/>
          <w:sz w:val="20"/>
        </w:rPr>
        <w:t xml:space="preserve"> </w:t>
      </w:r>
      <w:r>
        <w:rPr>
          <w:sz w:val="20"/>
        </w:rPr>
        <w:t>for</w:t>
      </w:r>
      <w:r>
        <w:rPr>
          <w:spacing w:val="-12"/>
          <w:sz w:val="20"/>
        </w:rPr>
        <w:t xml:space="preserve"> </w:t>
      </w:r>
      <w:r>
        <w:rPr>
          <w:sz w:val="20"/>
        </w:rPr>
        <w:t>Reliable</w:t>
      </w:r>
      <w:r>
        <w:rPr>
          <w:spacing w:val="-11"/>
          <w:sz w:val="20"/>
        </w:rPr>
        <w:t xml:space="preserve"> </w:t>
      </w:r>
      <w:r>
        <w:rPr>
          <w:sz w:val="20"/>
        </w:rPr>
        <w:t>Interactive</w:t>
      </w:r>
      <w:r>
        <w:rPr>
          <w:spacing w:val="-12"/>
          <w:sz w:val="20"/>
        </w:rPr>
        <w:t xml:space="preserve"> </w:t>
      </w:r>
      <w:r>
        <w:rPr>
          <w:sz w:val="20"/>
        </w:rPr>
        <w:t>Clinical</w:t>
      </w:r>
      <w:r>
        <w:rPr>
          <w:spacing w:val="-11"/>
          <w:sz w:val="20"/>
        </w:rPr>
        <w:t xml:space="preserve"> </w:t>
      </w:r>
      <w:r>
        <w:rPr>
          <w:sz w:val="20"/>
        </w:rPr>
        <w:t>Reasoning.</w:t>
      </w:r>
      <w:r>
        <w:rPr>
          <w:spacing w:val="7"/>
          <w:sz w:val="20"/>
        </w:rPr>
        <w:t xml:space="preserve"> </w:t>
      </w:r>
      <w:r>
        <w:rPr>
          <w:i/>
          <w:sz w:val="20"/>
        </w:rPr>
        <w:t>Adv.</w:t>
      </w:r>
      <w:r>
        <w:rPr>
          <w:i/>
          <w:spacing w:val="-12"/>
          <w:sz w:val="20"/>
        </w:rPr>
        <w:t xml:space="preserve"> </w:t>
      </w:r>
      <w:r>
        <w:rPr>
          <w:i/>
          <w:sz w:val="20"/>
        </w:rPr>
        <w:t xml:space="preserve">Neural Inf. Process. Syst. </w:t>
      </w:r>
      <w:r>
        <w:rPr>
          <w:b/>
          <w:sz w:val="20"/>
        </w:rPr>
        <w:t>37</w:t>
      </w:r>
      <w:r>
        <w:rPr>
          <w:sz w:val="20"/>
        </w:rPr>
        <w:t>, 28858–28888 (2024).</w:t>
      </w:r>
    </w:p>
    <w:p w14:paraId="7CBC9B7B" w14:textId="77777777" w:rsidR="00A40DB8" w:rsidRDefault="00096600">
      <w:pPr>
        <w:pStyle w:val="ListParagraph"/>
        <w:numPr>
          <w:ilvl w:val="0"/>
          <w:numId w:val="1"/>
        </w:numPr>
        <w:tabs>
          <w:tab w:val="left" w:pos="395"/>
          <w:tab w:val="left" w:pos="401"/>
        </w:tabs>
        <w:spacing w:line="249" w:lineRule="auto"/>
        <w:ind w:left="395" w:right="411" w:hanging="342"/>
        <w:jc w:val="both"/>
        <w:rPr>
          <w:sz w:val="20"/>
        </w:rPr>
      </w:pPr>
      <w:r>
        <w:rPr>
          <w:sz w:val="20"/>
        </w:rPr>
        <w:t>Hao, Y.</w:t>
      </w:r>
      <w:r>
        <w:rPr>
          <w:spacing w:val="-5"/>
          <w:sz w:val="20"/>
        </w:rPr>
        <w:t xml:space="preserve"> </w:t>
      </w:r>
      <w:r>
        <w:rPr>
          <w:i/>
          <w:sz w:val="20"/>
        </w:rPr>
        <w:t>et</w:t>
      </w:r>
      <w:r>
        <w:rPr>
          <w:i/>
          <w:spacing w:val="-4"/>
          <w:sz w:val="20"/>
        </w:rPr>
        <w:t xml:space="preserve"> </w:t>
      </w:r>
      <w:r>
        <w:rPr>
          <w:i/>
          <w:sz w:val="20"/>
        </w:rPr>
        <w:t>al.</w:t>
      </w:r>
      <w:r>
        <w:rPr>
          <w:i/>
          <w:spacing w:val="16"/>
          <w:sz w:val="20"/>
        </w:rPr>
        <w:t xml:space="preserve"> </w:t>
      </w:r>
      <w:r>
        <w:rPr>
          <w:sz w:val="20"/>
        </w:rPr>
        <w:t>Large</w:t>
      </w:r>
      <w:r>
        <w:rPr>
          <w:spacing w:val="-4"/>
          <w:sz w:val="20"/>
        </w:rPr>
        <w:t xml:space="preserve"> </w:t>
      </w:r>
      <w:r>
        <w:rPr>
          <w:sz w:val="20"/>
        </w:rPr>
        <w:t>language</w:t>
      </w:r>
      <w:r>
        <w:rPr>
          <w:spacing w:val="-5"/>
          <w:sz w:val="20"/>
        </w:rPr>
        <w:t xml:space="preserve"> </w:t>
      </w:r>
      <w:r>
        <w:rPr>
          <w:sz w:val="20"/>
        </w:rPr>
        <w:t>model</w:t>
      </w:r>
      <w:r>
        <w:rPr>
          <w:spacing w:val="-4"/>
          <w:sz w:val="20"/>
        </w:rPr>
        <w:t xml:space="preserve"> </w:t>
      </w:r>
      <w:r>
        <w:rPr>
          <w:sz w:val="20"/>
        </w:rPr>
        <w:t>integrations</w:t>
      </w:r>
      <w:r>
        <w:rPr>
          <w:spacing w:val="-4"/>
          <w:sz w:val="20"/>
        </w:rPr>
        <w:t xml:space="preserve"> </w:t>
      </w:r>
      <w:r>
        <w:rPr>
          <w:sz w:val="20"/>
        </w:rPr>
        <w:t>in</w:t>
      </w:r>
      <w:r>
        <w:rPr>
          <w:spacing w:val="-5"/>
          <w:sz w:val="20"/>
        </w:rPr>
        <w:t xml:space="preserve"> </w:t>
      </w:r>
      <w:r>
        <w:rPr>
          <w:sz w:val="20"/>
        </w:rPr>
        <w:t>cancer</w:t>
      </w:r>
      <w:r>
        <w:rPr>
          <w:spacing w:val="-4"/>
          <w:sz w:val="20"/>
        </w:rPr>
        <w:t xml:space="preserve"> </w:t>
      </w:r>
      <w:r>
        <w:rPr>
          <w:sz w:val="20"/>
        </w:rPr>
        <w:t>decision-making: a</w:t>
      </w:r>
      <w:r>
        <w:rPr>
          <w:spacing w:val="-4"/>
          <w:sz w:val="20"/>
        </w:rPr>
        <w:t xml:space="preserve"> </w:t>
      </w:r>
      <w:r>
        <w:rPr>
          <w:sz w:val="20"/>
        </w:rPr>
        <w:t>systematic</w:t>
      </w:r>
      <w:r>
        <w:rPr>
          <w:spacing w:val="-4"/>
          <w:sz w:val="20"/>
        </w:rPr>
        <w:t xml:space="preserve"> </w:t>
      </w:r>
      <w:r>
        <w:rPr>
          <w:sz w:val="20"/>
        </w:rPr>
        <w:t>review</w:t>
      </w:r>
      <w:r>
        <w:rPr>
          <w:spacing w:val="-5"/>
          <w:sz w:val="20"/>
        </w:rPr>
        <w:t xml:space="preserve"> </w:t>
      </w:r>
      <w:r>
        <w:rPr>
          <w:sz w:val="20"/>
        </w:rPr>
        <w:t>and</w:t>
      </w:r>
      <w:r>
        <w:rPr>
          <w:spacing w:val="-4"/>
          <w:sz w:val="20"/>
        </w:rPr>
        <w:t xml:space="preserve"> </w:t>
      </w:r>
      <w:r>
        <w:rPr>
          <w:sz w:val="20"/>
        </w:rPr>
        <w:t>meta-analysis.</w:t>
      </w:r>
      <w:r>
        <w:rPr>
          <w:spacing w:val="16"/>
          <w:sz w:val="20"/>
        </w:rPr>
        <w:t xml:space="preserve"> </w:t>
      </w:r>
      <w:r>
        <w:rPr>
          <w:i/>
          <w:sz w:val="20"/>
        </w:rPr>
        <w:t xml:space="preserve">npj </w:t>
      </w:r>
      <w:bookmarkStart w:id="1232" w:name="_bookmark10"/>
      <w:bookmarkEnd w:id="1232"/>
      <w:r>
        <w:rPr>
          <w:i/>
          <w:sz w:val="20"/>
        </w:rPr>
        <w:t xml:space="preserve">Digit. Medicine </w:t>
      </w:r>
      <w:r>
        <w:rPr>
          <w:b/>
          <w:sz w:val="20"/>
        </w:rPr>
        <w:t>8</w:t>
      </w:r>
      <w:r>
        <w:rPr>
          <w:sz w:val="20"/>
        </w:rPr>
        <w:t>, 450 (2025).</w:t>
      </w:r>
    </w:p>
    <w:p w14:paraId="6AA5C66D" w14:textId="77777777" w:rsidR="00A40DB8" w:rsidRDefault="00096600">
      <w:pPr>
        <w:pStyle w:val="ListParagraph"/>
        <w:numPr>
          <w:ilvl w:val="0"/>
          <w:numId w:val="1"/>
        </w:numPr>
        <w:tabs>
          <w:tab w:val="left" w:pos="390"/>
          <w:tab w:val="left" w:pos="401"/>
        </w:tabs>
        <w:spacing w:line="249" w:lineRule="auto"/>
        <w:ind w:left="390" w:right="387" w:hanging="337"/>
        <w:jc w:val="both"/>
        <w:rPr>
          <w:sz w:val="20"/>
        </w:rPr>
      </w:pPr>
      <w:r>
        <w:rPr>
          <w:sz w:val="20"/>
        </w:rPr>
        <w:t>Deng, C., Zhao, Y., Tang, X., Gerstein, M. &amp; Cohan, A.</w:t>
      </w:r>
      <w:r>
        <w:rPr>
          <w:spacing w:val="40"/>
          <w:sz w:val="20"/>
        </w:rPr>
        <w:t xml:space="preserve"> </w:t>
      </w:r>
      <w:r>
        <w:rPr>
          <w:sz w:val="20"/>
        </w:rPr>
        <w:t>Investigating data contamination in modern benchmarks for large language models.</w:t>
      </w:r>
      <w:r>
        <w:rPr>
          <w:spacing w:val="40"/>
          <w:sz w:val="20"/>
        </w:rPr>
        <w:t xml:space="preserve"> </w:t>
      </w:r>
      <w:r>
        <w:rPr>
          <w:sz w:val="20"/>
        </w:rPr>
        <w:t xml:space="preserve">In Duh, K., Gomez, H. &amp; Bethard, S. (eds.) </w:t>
      </w:r>
      <w:r>
        <w:rPr>
          <w:i/>
          <w:sz w:val="20"/>
        </w:rPr>
        <w:t>Proceedings of the 2024 Conference of the North American Chapter of the Association for Computational Linguistics: Human Language Technologies (Volume 1: Long Papers)</w:t>
      </w:r>
      <w:r>
        <w:rPr>
          <w:sz w:val="20"/>
        </w:rPr>
        <w:t xml:space="preserve">, 8706–8719, DOI: </w:t>
      </w:r>
      <w:hyperlink r:id="rId58">
        <w:r w:rsidR="00A40DB8">
          <w:rPr>
            <w:color w:val="0000FF"/>
            <w:sz w:val="20"/>
          </w:rPr>
          <w:t>10.18653/v1/2024.naacl-long.482</w:t>
        </w:r>
      </w:hyperlink>
      <w:r>
        <w:rPr>
          <w:color w:val="0000FF"/>
          <w:sz w:val="20"/>
        </w:rPr>
        <w:t xml:space="preserve"> </w:t>
      </w:r>
      <w:r>
        <w:rPr>
          <w:sz w:val="20"/>
        </w:rPr>
        <w:t xml:space="preserve">(Association for Computational Linguistics, Mexico City, </w:t>
      </w:r>
      <w:bookmarkStart w:id="1233" w:name="_bookmark11"/>
      <w:bookmarkEnd w:id="1233"/>
      <w:r>
        <w:rPr>
          <w:sz w:val="20"/>
        </w:rPr>
        <w:t>Mexico, 2024).</w:t>
      </w:r>
    </w:p>
    <w:p w14:paraId="74BA3077" w14:textId="77777777" w:rsidR="00A40DB8" w:rsidRDefault="00096600">
      <w:pPr>
        <w:pStyle w:val="ListParagraph"/>
        <w:numPr>
          <w:ilvl w:val="0"/>
          <w:numId w:val="1"/>
        </w:numPr>
        <w:tabs>
          <w:tab w:val="left" w:pos="399"/>
          <w:tab w:val="left" w:pos="401"/>
        </w:tabs>
        <w:spacing w:line="249" w:lineRule="auto"/>
        <w:ind w:left="399" w:right="411" w:hanging="346"/>
        <w:jc w:val="both"/>
        <w:rPr>
          <w:sz w:val="20"/>
        </w:rPr>
      </w:pPr>
      <w:r>
        <w:rPr>
          <w:spacing w:val="-2"/>
          <w:sz w:val="20"/>
        </w:rPr>
        <w:t>Xia,</w:t>
      </w:r>
      <w:r>
        <w:rPr>
          <w:spacing w:val="-4"/>
          <w:sz w:val="20"/>
        </w:rPr>
        <w:t xml:space="preserve"> </w:t>
      </w:r>
      <w:r>
        <w:rPr>
          <w:spacing w:val="-2"/>
          <w:sz w:val="20"/>
        </w:rPr>
        <w:t>P.</w:t>
      </w:r>
      <w:r>
        <w:rPr>
          <w:spacing w:val="-6"/>
          <w:sz w:val="20"/>
        </w:rPr>
        <w:t xml:space="preserve"> </w:t>
      </w:r>
      <w:r>
        <w:rPr>
          <w:i/>
          <w:spacing w:val="-2"/>
          <w:sz w:val="20"/>
        </w:rPr>
        <w:t>et</w:t>
      </w:r>
      <w:r>
        <w:rPr>
          <w:i/>
          <w:spacing w:val="-6"/>
          <w:sz w:val="20"/>
        </w:rPr>
        <w:t xml:space="preserve"> </w:t>
      </w:r>
      <w:r>
        <w:rPr>
          <w:i/>
          <w:spacing w:val="-2"/>
          <w:sz w:val="20"/>
        </w:rPr>
        <w:t>al.</w:t>
      </w:r>
      <w:r>
        <w:rPr>
          <w:i/>
          <w:spacing w:val="14"/>
          <w:sz w:val="20"/>
        </w:rPr>
        <w:t xml:space="preserve"> </w:t>
      </w:r>
      <w:r>
        <w:rPr>
          <w:spacing w:val="-2"/>
          <w:sz w:val="20"/>
        </w:rPr>
        <w:t>CARES:</w:t>
      </w:r>
      <w:r>
        <w:rPr>
          <w:spacing w:val="-6"/>
          <w:sz w:val="20"/>
        </w:rPr>
        <w:t xml:space="preserve"> </w:t>
      </w:r>
      <w:r>
        <w:rPr>
          <w:spacing w:val="-2"/>
          <w:sz w:val="20"/>
        </w:rPr>
        <w:t>A</w:t>
      </w:r>
      <w:r>
        <w:rPr>
          <w:spacing w:val="-6"/>
          <w:sz w:val="20"/>
        </w:rPr>
        <w:t xml:space="preserve"> </w:t>
      </w:r>
      <w:r>
        <w:rPr>
          <w:spacing w:val="-2"/>
          <w:sz w:val="20"/>
        </w:rPr>
        <w:t>Comprehensive</w:t>
      </w:r>
      <w:r>
        <w:rPr>
          <w:spacing w:val="-6"/>
          <w:sz w:val="20"/>
        </w:rPr>
        <w:t xml:space="preserve"> </w:t>
      </w:r>
      <w:r>
        <w:rPr>
          <w:spacing w:val="-2"/>
          <w:sz w:val="20"/>
        </w:rPr>
        <w:t>Benchmark</w:t>
      </w:r>
      <w:r>
        <w:rPr>
          <w:spacing w:val="-6"/>
          <w:sz w:val="20"/>
        </w:rPr>
        <w:t xml:space="preserve"> </w:t>
      </w:r>
      <w:r>
        <w:rPr>
          <w:spacing w:val="-2"/>
          <w:sz w:val="20"/>
        </w:rPr>
        <w:t>of</w:t>
      </w:r>
      <w:r>
        <w:rPr>
          <w:spacing w:val="-6"/>
          <w:sz w:val="20"/>
        </w:rPr>
        <w:t xml:space="preserve"> </w:t>
      </w:r>
      <w:r>
        <w:rPr>
          <w:spacing w:val="-2"/>
          <w:sz w:val="20"/>
        </w:rPr>
        <w:t>Trustworthiness</w:t>
      </w:r>
      <w:r>
        <w:rPr>
          <w:spacing w:val="-6"/>
          <w:sz w:val="20"/>
        </w:rPr>
        <w:t xml:space="preserve"> </w:t>
      </w:r>
      <w:r>
        <w:rPr>
          <w:spacing w:val="-2"/>
          <w:sz w:val="20"/>
        </w:rPr>
        <w:t>in</w:t>
      </w:r>
      <w:r>
        <w:rPr>
          <w:spacing w:val="-6"/>
          <w:sz w:val="20"/>
        </w:rPr>
        <w:t xml:space="preserve"> </w:t>
      </w:r>
      <w:r>
        <w:rPr>
          <w:spacing w:val="-2"/>
          <w:sz w:val="20"/>
        </w:rPr>
        <w:t>Medical</w:t>
      </w:r>
      <w:r>
        <w:rPr>
          <w:spacing w:val="-6"/>
          <w:sz w:val="20"/>
        </w:rPr>
        <w:t xml:space="preserve"> </w:t>
      </w:r>
      <w:r>
        <w:rPr>
          <w:spacing w:val="-2"/>
          <w:sz w:val="20"/>
        </w:rPr>
        <w:t>Vision</w:t>
      </w:r>
      <w:r>
        <w:rPr>
          <w:spacing w:val="-6"/>
          <w:sz w:val="20"/>
        </w:rPr>
        <w:t xml:space="preserve"> </w:t>
      </w:r>
      <w:r>
        <w:rPr>
          <w:spacing w:val="-2"/>
          <w:sz w:val="20"/>
        </w:rPr>
        <w:t>Language</w:t>
      </w:r>
      <w:r>
        <w:rPr>
          <w:spacing w:val="-6"/>
          <w:sz w:val="20"/>
        </w:rPr>
        <w:t xml:space="preserve"> </w:t>
      </w:r>
      <w:r>
        <w:rPr>
          <w:spacing w:val="-2"/>
          <w:sz w:val="20"/>
        </w:rPr>
        <w:t>Models.</w:t>
      </w:r>
      <w:r>
        <w:rPr>
          <w:spacing w:val="14"/>
          <w:sz w:val="20"/>
        </w:rPr>
        <w:t xml:space="preserve"> </w:t>
      </w:r>
      <w:r>
        <w:rPr>
          <w:i/>
          <w:spacing w:val="-2"/>
          <w:sz w:val="20"/>
        </w:rPr>
        <w:t>Adv.</w:t>
      </w:r>
      <w:r>
        <w:rPr>
          <w:i/>
          <w:spacing w:val="-6"/>
          <w:sz w:val="20"/>
        </w:rPr>
        <w:t xml:space="preserve"> </w:t>
      </w:r>
      <w:r>
        <w:rPr>
          <w:i/>
          <w:spacing w:val="-2"/>
          <w:sz w:val="20"/>
        </w:rPr>
        <w:t xml:space="preserve">Neural </w:t>
      </w:r>
      <w:bookmarkStart w:id="1234" w:name="_bookmark12"/>
      <w:bookmarkEnd w:id="1234"/>
      <w:r>
        <w:rPr>
          <w:i/>
          <w:sz w:val="20"/>
        </w:rPr>
        <w:t xml:space="preserve">Inf. Process. Syst. </w:t>
      </w:r>
      <w:r>
        <w:rPr>
          <w:b/>
          <w:sz w:val="20"/>
        </w:rPr>
        <w:t>37</w:t>
      </w:r>
      <w:r>
        <w:rPr>
          <w:sz w:val="20"/>
        </w:rPr>
        <w:t>, 140334–140365 (2024).</w:t>
      </w:r>
    </w:p>
    <w:p w14:paraId="25E24283" w14:textId="77777777" w:rsidR="00A40DB8" w:rsidRDefault="00096600">
      <w:pPr>
        <w:pStyle w:val="ListParagraph"/>
        <w:numPr>
          <w:ilvl w:val="0"/>
          <w:numId w:val="1"/>
        </w:numPr>
        <w:tabs>
          <w:tab w:val="left" w:pos="395"/>
          <w:tab w:val="left" w:pos="400"/>
        </w:tabs>
        <w:spacing w:line="249" w:lineRule="auto"/>
        <w:ind w:left="395" w:right="411" w:hanging="343"/>
        <w:jc w:val="both"/>
        <w:rPr>
          <w:sz w:val="20"/>
        </w:rPr>
      </w:pPr>
      <w:r>
        <w:rPr>
          <w:sz w:val="20"/>
        </w:rPr>
        <w:t>Park, W.</w:t>
      </w:r>
      <w:r>
        <w:rPr>
          <w:spacing w:val="-2"/>
          <w:sz w:val="20"/>
        </w:rPr>
        <w:t xml:space="preserve"> </w:t>
      </w:r>
      <w:r>
        <w:rPr>
          <w:sz w:val="20"/>
        </w:rPr>
        <w:t>B.,</w:t>
      </w:r>
      <w:r>
        <w:rPr>
          <w:spacing w:val="-2"/>
          <w:sz w:val="20"/>
        </w:rPr>
        <w:t xml:space="preserve"> </w:t>
      </w:r>
      <w:r>
        <w:rPr>
          <w:sz w:val="20"/>
        </w:rPr>
        <w:t>Kang,</w:t>
      </w:r>
      <w:r>
        <w:rPr>
          <w:spacing w:val="-2"/>
          <w:sz w:val="20"/>
        </w:rPr>
        <w:t xml:space="preserve"> </w:t>
      </w:r>
      <w:r>
        <w:rPr>
          <w:sz w:val="20"/>
        </w:rPr>
        <w:t>S.</w:t>
      </w:r>
      <w:r>
        <w:rPr>
          <w:spacing w:val="-2"/>
          <w:sz w:val="20"/>
        </w:rPr>
        <w:t xml:space="preserve"> </w:t>
      </w:r>
      <w:r>
        <w:rPr>
          <w:sz w:val="20"/>
        </w:rPr>
        <w:t>H.,</w:t>
      </w:r>
      <w:r>
        <w:rPr>
          <w:spacing w:val="-2"/>
          <w:sz w:val="20"/>
        </w:rPr>
        <w:t xml:space="preserve"> </w:t>
      </w:r>
      <w:r>
        <w:rPr>
          <w:sz w:val="20"/>
        </w:rPr>
        <w:t>Lee,</w:t>
      </w:r>
      <w:r>
        <w:rPr>
          <w:spacing w:val="-2"/>
          <w:sz w:val="20"/>
        </w:rPr>
        <w:t xml:space="preserve"> </w:t>
      </w:r>
      <w:r>
        <w:rPr>
          <w:sz w:val="20"/>
        </w:rPr>
        <w:t>Y.-S.</w:t>
      </w:r>
      <w:r>
        <w:rPr>
          <w:spacing w:val="-2"/>
          <w:sz w:val="20"/>
        </w:rPr>
        <w:t xml:space="preserve"> </w:t>
      </w:r>
      <w:r>
        <w:rPr>
          <w:sz w:val="20"/>
        </w:rPr>
        <w:t>&amp;</w:t>
      </w:r>
      <w:r>
        <w:rPr>
          <w:spacing w:val="-2"/>
          <w:sz w:val="20"/>
        </w:rPr>
        <w:t xml:space="preserve"> </w:t>
      </w:r>
      <w:r>
        <w:rPr>
          <w:sz w:val="20"/>
        </w:rPr>
        <w:t>Myung,</w:t>
      </w:r>
      <w:r>
        <w:rPr>
          <w:spacing w:val="-2"/>
          <w:sz w:val="20"/>
        </w:rPr>
        <w:t xml:space="preserve"> </w:t>
      </w:r>
      <w:r>
        <w:rPr>
          <w:sz w:val="20"/>
        </w:rPr>
        <w:t>S.</w:t>
      </w:r>
      <w:r>
        <w:rPr>
          <w:spacing w:val="-2"/>
          <w:sz w:val="20"/>
        </w:rPr>
        <w:t xml:space="preserve"> </w:t>
      </w:r>
      <w:r>
        <w:rPr>
          <w:sz w:val="20"/>
        </w:rPr>
        <w:t>J.</w:t>
      </w:r>
      <w:r>
        <w:rPr>
          <w:spacing w:val="19"/>
          <w:sz w:val="20"/>
        </w:rPr>
        <w:t xml:space="preserve"> </w:t>
      </w:r>
      <w:r>
        <w:rPr>
          <w:sz w:val="20"/>
        </w:rPr>
        <w:t>Does</w:t>
      </w:r>
      <w:r>
        <w:rPr>
          <w:spacing w:val="-2"/>
          <w:sz w:val="20"/>
        </w:rPr>
        <w:t xml:space="preserve"> </w:t>
      </w:r>
      <w:r>
        <w:rPr>
          <w:sz w:val="20"/>
        </w:rPr>
        <w:t>Objective</w:t>
      </w:r>
      <w:r>
        <w:rPr>
          <w:spacing w:val="-2"/>
          <w:sz w:val="20"/>
        </w:rPr>
        <w:t xml:space="preserve"> </w:t>
      </w:r>
      <w:r>
        <w:rPr>
          <w:sz w:val="20"/>
        </w:rPr>
        <w:t>Structured</w:t>
      </w:r>
      <w:r>
        <w:rPr>
          <w:spacing w:val="-2"/>
          <w:sz w:val="20"/>
        </w:rPr>
        <w:t xml:space="preserve"> </w:t>
      </w:r>
      <w:r>
        <w:rPr>
          <w:sz w:val="20"/>
        </w:rPr>
        <w:t>Clinical</w:t>
      </w:r>
      <w:r>
        <w:rPr>
          <w:spacing w:val="-2"/>
          <w:sz w:val="20"/>
        </w:rPr>
        <w:t xml:space="preserve"> </w:t>
      </w:r>
      <w:r>
        <w:rPr>
          <w:sz w:val="20"/>
        </w:rPr>
        <w:t>Examinations</w:t>
      </w:r>
      <w:r>
        <w:rPr>
          <w:spacing w:val="-2"/>
          <w:sz w:val="20"/>
        </w:rPr>
        <w:t xml:space="preserve"> </w:t>
      </w:r>
      <w:r>
        <w:rPr>
          <w:sz w:val="20"/>
        </w:rPr>
        <w:t>Score</w:t>
      </w:r>
      <w:r>
        <w:rPr>
          <w:spacing w:val="-2"/>
          <w:sz w:val="20"/>
        </w:rPr>
        <w:t xml:space="preserve"> </w:t>
      </w:r>
      <w:r>
        <w:rPr>
          <w:sz w:val="20"/>
        </w:rPr>
        <w:t>Reflect</w:t>
      </w:r>
      <w:r>
        <w:rPr>
          <w:spacing w:val="-2"/>
          <w:sz w:val="20"/>
        </w:rPr>
        <w:t xml:space="preserve"> </w:t>
      </w:r>
      <w:r>
        <w:rPr>
          <w:sz w:val="20"/>
        </w:rPr>
        <w:t xml:space="preserve">the </w:t>
      </w:r>
      <w:r>
        <w:rPr>
          <w:spacing w:val="-2"/>
          <w:sz w:val="20"/>
        </w:rPr>
        <w:t>Clinical</w:t>
      </w:r>
      <w:r>
        <w:rPr>
          <w:spacing w:val="-8"/>
          <w:sz w:val="20"/>
        </w:rPr>
        <w:t xml:space="preserve"> </w:t>
      </w:r>
      <w:r>
        <w:rPr>
          <w:spacing w:val="-2"/>
          <w:sz w:val="20"/>
        </w:rPr>
        <w:t>Reasoning</w:t>
      </w:r>
      <w:r>
        <w:rPr>
          <w:spacing w:val="-8"/>
          <w:sz w:val="20"/>
        </w:rPr>
        <w:t xml:space="preserve"> </w:t>
      </w:r>
      <w:r>
        <w:rPr>
          <w:spacing w:val="-2"/>
          <w:sz w:val="20"/>
        </w:rPr>
        <w:t>Ability</w:t>
      </w:r>
      <w:r>
        <w:rPr>
          <w:spacing w:val="-8"/>
          <w:sz w:val="20"/>
        </w:rPr>
        <w:t xml:space="preserve"> </w:t>
      </w:r>
      <w:r>
        <w:rPr>
          <w:spacing w:val="-2"/>
          <w:sz w:val="20"/>
        </w:rPr>
        <w:t>of</w:t>
      </w:r>
      <w:r>
        <w:rPr>
          <w:spacing w:val="-8"/>
          <w:sz w:val="20"/>
        </w:rPr>
        <w:t xml:space="preserve"> </w:t>
      </w:r>
      <w:r>
        <w:rPr>
          <w:spacing w:val="-2"/>
          <w:sz w:val="20"/>
        </w:rPr>
        <w:t>Medical</w:t>
      </w:r>
      <w:r>
        <w:rPr>
          <w:spacing w:val="-8"/>
          <w:sz w:val="20"/>
        </w:rPr>
        <w:t xml:space="preserve"> </w:t>
      </w:r>
      <w:r>
        <w:rPr>
          <w:spacing w:val="-2"/>
          <w:sz w:val="20"/>
        </w:rPr>
        <w:t>Students?</w:t>
      </w:r>
      <w:r>
        <w:rPr>
          <w:spacing w:val="22"/>
          <w:sz w:val="20"/>
        </w:rPr>
        <w:t xml:space="preserve"> </w:t>
      </w:r>
      <w:r>
        <w:rPr>
          <w:i/>
          <w:spacing w:val="-2"/>
          <w:sz w:val="20"/>
        </w:rPr>
        <w:t>The</w:t>
      </w:r>
      <w:r>
        <w:rPr>
          <w:i/>
          <w:spacing w:val="-8"/>
          <w:sz w:val="20"/>
        </w:rPr>
        <w:t xml:space="preserve"> </w:t>
      </w:r>
      <w:r>
        <w:rPr>
          <w:i/>
          <w:spacing w:val="-2"/>
          <w:sz w:val="20"/>
        </w:rPr>
        <w:t>Am.</w:t>
      </w:r>
      <w:r>
        <w:rPr>
          <w:i/>
          <w:spacing w:val="-8"/>
          <w:sz w:val="20"/>
        </w:rPr>
        <w:t xml:space="preserve"> </w:t>
      </w:r>
      <w:r>
        <w:rPr>
          <w:i/>
          <w:spacing w:val="-2"/>
          <w:sz w:val="20"/>
        </w:rPr>
        <w:t>J.</w:t>
      </w:r>
      <w:r>
        <w:rPr>
          <w:i/>
          <w:spacing w:val="-8"/>
          <w:sz w:val="20"/>
        </w:rPr>
        <w:t xml:space="preserve"> </w:t>
      </w:r>
      <w:r>
        <w:rPr>
          <w:i/>
          <w:spacing w:val="-2"/>
          <w:sz w:val="20"/>
        </w:rPr>
        <w:t>Med.</w:t>
      </w:r>
      <w:r>
        <w:rPr>
          <w:i/>
          <w:spacing w:val="-8"/>
          <w:sz w:val="20"/>
        </w:rPr>
        <w:t xml:space="preserve"> </w:t>
      </w:r>
      <w:r>
        <w:rPr>
          <w:i/>
          <w:spacing w:val="-2"/>
          <w:sz w:val="20"/>
        </w:rPr>
        <w:t>Sci.</w:t>
      </w:r>
      <w:r>
        <w:rPr>
          <w:i/>
          <w:spacing w:val="-8"/>
          <w:sz w:val="20"/>
        </w:rPr>
        <w:t xml:space="preserve"> </w:t>
      </w:r>
      <w:r>
        <w:rPr>
          <w:b/>
          <w:spacing w:val="-2"/>
          <w:sz w:val="20"/>
        </w:rPr>
        <w:t>350</w:t>
      </w:r>
      <w:r>
        <w:rPr>
          <w:spacing w:val="-2"/>
          <w:sz w:val="20"/>
        </w:rPr>
        <w:t>,</w:t>
      </w:r>
      <w:r>
        <w:rPr>
          <w:spacing w:val="-7"/>
          <w:sz w:val="20"/>
        </w:rPr>
        <w:t xml:space="preserve"> </w:t>
      </w:r>
      <w:r>
        <w:rPr>
          <w:spacing w:val="-2"/>
          <w:sz w:val="20"/>
        </w:rPr>
        <w:t>64–67,</w:t>
      </w:r>
      <w:r>
        <w:rPr>
          <w:spacing w:val="-7"/>
          <w:sz w:val="20"/>
        </w:rPr>
        <w:t xml:space="preserve"> </w:t>
      </w:r>
      <w:r>
        <w:rPr>
          <w:spacing w:val="-2"/>
          <w:sz w:val="20"/>
        </w:rPr>
        <w:t>DOI:</w:t>
      </w:r>
      <w:r>
        <w:rPr>
          <w:spacing w:val="-8"/>
          <w:sz w:val="20"/>
        </w:rPr>
        <w:t xml:space="preserve"> </w:t>
      </w:r>
      <w:hyperlink r:id="rId59">
        <w:r w:rsidR="00A40DB8">
          <w:rPr>
            <w:color w:val="0000FF"/>
            <w:spacing w:val="-2"/>
            <w:sz w:val="20"/>
          </w:rPr>
          <w:t>10.1097/MAJ.0000000000000420</w:t>
        </w:r>
      </w:hyperlink>
      <w:r>
        <w:rPr>
          <w:color w:val="0000FF"/>
          <w:spacing w:val="-2"/>
          <w:sz w:val="20"/>
        </w:rPr>
        <w:t xml:space="preserve"> </w:t>
      </w:r>
      <w:bookmarkStart w:id="1235" w:name="_bookmark13"/>
      <w:bookmarkEnd w:id="1235"/>
      <w:r>
        <w:rPr>
          <w:spacing w:val="-2"/>
          <w:sz w:val="20"/>
        </w:rPr>
        <w:t>(2015).</w:t>
      </w:r>
    </w:p>
    <w:p w14:paraId="741E6A09" w14:textId="77777777" w:rsidR="00A40DB8" w:rsidRDefault="00096600">
      <w:pPr>
        <w:pStyle w:val="ListParagraph"/>
        <w:numPr>
          <w:ilvl w:val="0"/>
          <w:numId w:val="1"/>
        </w:numPr>
        <w:tabs>
          <w:tab w:val="left" w:pos="402"/>
        </w:tabs>
        <w:spacing w:line="249" w:lineRule="auto"/>
        <w:ind w:right="386" w:hanging="349"/>
        <w:jc w:val="both"/>
        <w:rPr>
          <w:sz w:val="20"/>
        </w:rPr>
      </w:pPr>
      <w:r>
        <w:rPr>
          <w:sz w:val="20"/>
        </w:rPr>
        <w:t>Konopasky,</w:t>
      </w:r>
      <w:r>
        <w:rPr>
          <w:spacing w:val="-13"/>
          <w:sz w:val="20"/>
        </w:rPr>
        <w:t xml:space="preserve"> </w:t>
      </w:r>
      <w:r>
        <w:rPr>
          <w:sz w:val="20"/>
        </w:rPr>
        <w:t>A.</w:t>
      </w:r>
      <w:r>
        <w:rPr>
          <w:spacing w:val="-12"/>
          <w:sz w:val="20"/>
        </w:rPr>
        <w:t xml:space="preserve"> </w:t>
      </w:r>
      <w:r>
        <w:rPr>
          <w:i/>
          <w:sz w:val="20"/>
        </w:rPr>
        <w:t>et</w:t>
      </w:r>
      <w:r>
        <w:rPr>
          <w:i/>
          <w:spacing w:val="-13"/>
          <w:sz w:val="20"/>
        </w:rPr>
        <w:t xml:space="preserve"> </w:t>
      </w:r>
      <w:r>
        <w:rPr>
          <w:i/>
          <w:sz w:val="20"/>
        </w:rPr>
        <w:t>al.</w:t>
      </w:r>
      <w:r>
        <w:rPr>
          <w:i/>
          <w:spacing w:val="-5"/>
          <w:sz w:val="20"/>
        </w:rPr>
        <w:t xml:space="preserve"> </w:t>
      </w:r>
      <w:r>
        <w:rPr>
          <w:sz w:val="20"/>
        </w:rPr>
        <w:t>Understanding</w:t>
      </w:r>
      <w:r>
        <w:rPr>
          <w:spacing w:val="-13"/>
          <w:sz w:val="20"/>
        </w:rPr>
        <w:t xml:space="preserve"> </w:t>
      </w:r>
      <w:r>
        <w:rPr>
          <w:sz w:val="20"/>
        </w:rPr>
        <w:t>context</w:t>
      </w:r>
      <w:r>
        <w:rPr>
          <w:spacing w:val="-12"/>
          <w:sz w:val="20"/>
        </w:rPr>
        <w:t xml:space="preserve"> </w:t>
      </w:r>
      <w:r>
        <w:rPr>
          <w:sz w:val="20"/>
        </w:rPr>
        <w:t>specificity:</w:t>
      </w:r>
      <w:r>
        <w:rPr>
          <w:spacing w:val="-5"/>
          <w:sz w:val="20"/>
        </w:rPr>
        <w:t xml:space="preserve"> </w:t>
      </w:r>
      <w:r>
        <w:rPr>
          <w:sz w:val="20"/>
        </w:rPr>
        <w:t>the</w:t>
      </w:r>
      <w:r>
        <w:rPr>
          <w:spacing w:val="-13"/>
          <w:sz w:val="20"/>
        </w:rPr>
        <w:t xml:space="preserve"> </w:t>
      </w:r>
      <w:r>
        <w:rPr>
          <w:sz w:val="20"/>
        </w:rPr>
        <w:t>effect</w:t>
      </w:r>
      <w:r>
        <w:rPr>
          <w:spacing w:val="-12"/>
          <w:sz w:val="20"/>
        </w:rPr>
        <w:t xml:space="preserve"> </w:t>
      </w:r>
      <w:r>
        <w:rPr>
          <w:sz w:val="20"/>
        </w:rPr>
        <w:t>of</w:t>
      </w:r>
      <w:r>
        <w:rPr>
          <w:spacing w:val="-13"/>
          <w:sz w:val="20"/>
        </w:rPr>
        <w:t xml:space="preserve"> </w:t>
      </w:r>
      <w:r>
        <w:rPr>
          <w:sz w:val="20"/>
        </w:rPr>
        <w:t>contextual</w:t>
      </w:r>
      <w:r>
        <w:rPr>
          <w:spacing w:val="-12"/>
          <w:sz w:val="20"/>
        </w:rPr>
        <w:t xml:space="preserve"> </w:t>
      </w:r>
      <w:r>
        <w:rPr>
          <w:sz w:val="20"/>
        </w:rPr>
        <w:t>factors</w:t>
      </w:r>
      <w:r>
        <w:rPr>
          <w:spacing w:val="-13"/>
          <w:sz w:val="20"/>
        </w:rPr>
        <w:t xml:space="preserve"> </w:t>
      </w:r>
      <w:r>
        <w:rPr>
          <w:sz w:val="20"/>
        </w:rPr>
        <w:t>on</w:t>
      </w:r>
      <w:r>
        <w:rPr>
          <w:spacing w:val="-12"/>
          <w:sz w:val="20"/>
        </w:rPr>
        <w:t xml:space="preserve"> </w:t>
      </w:r>
      <w:r>
        <w:rPr>
          <w:sz w:val="20"/>
        </w:rPr>
        <w:t>clinical</w:t>
      </w:r>
      <w:r>
        <w:rPr>
          <w:spacing w:val="-13"/>
          <w:sz w:val="20"/>
        </w:rPr>
        <w:t xml:space="preserve"> </w:t>
      </w:r>
      <w:r>
        <w:rPr>
          <w:sz w:val="20"/>
        </w:rPr>
        <w:t>reasoning.</w:t>
      </w:r>
      <w:r>
        <w:rPr>
          <w:spacing w:val="3"/>
          <w:sz w:val="20"/>
        </w:rPr>
        <w:t xml:space="preserve"> </w:t>
      </w:r>
      <w:r>
        <w:rPr>
          <w:i/>
          <w:sz w:val="20"/>
        </w:rPr>
        <w:t>Diagnosis</w:t>
      </w:r>
      <w:r>
        <w:rPr>
          <w:i/>
          <w:spacing w:val="-13"/>
          <w:sz w:val="20"/>
        </w:rPr>
        <w:t xml:space="preserve"> </w:t>
      </w:r>
      <w:r>
        <w:rPr>
          <w:b/>
          <w:sz w:val="20"/>
        </w:rPr>
        <w:t>7</w:t>
      </w:r>
      <w:r>
        <w:rPr>
          <w:sz w:val="20"/>
        </w:rPr>
        <w:t xml:space="preserve">, 257–264, DOI: </w:t>
      </w:r>
      <w:r>
        <w:rPr>
          <w:color w:val="0000FF"/>
          <w:sz w:val="20"/>
        </w:rPr>
        <w:t xml:space="preserve">doi:10.1515/dx-2020-0016 </w:t>
      </w:r>
      <w:r>
        <w:rPr>
          <w:sz w:val="20"/>
        </w:rPr>
        <w:t>(2020).</w:t>
      </w:r>
    </w:p>
    <w:p w14:paraId="4DD6E24A" w14:textId="77777777" w:rsidR="00A40DB8" w:rsidRDefault="00096600">
      <w:pPr>
        <w:pStyle w:val="ListParagraph"/>
        <w:numPr>
          <w:ilvl w:val="0"/>
          <w:numId w:val="1"/>
        </w:numPr>
        <w:tabs>
          <w:tab w:val="left" w:pos="401"/>
        </w:tabs>
        <w:ind w:left="401" w:hanging="348"/>
        <w:jc w:val="both"/>
        <w:rPr>
          <w:i/>
          <w:sz w:val="20"/>
        </w:rPr>
      </w:pPr>
      <w:r>
        <w:rPr>
          <w:sz w:val="20"/>
        </w:rPr>
        <w:t>Sayres,</w:t>
      </w:r>
      <w:r>
        <w:rPr>
          <w:spacing w:val="-5"/>
          <w:sz w:val="20"/>
        </w:rPr>
        <w:t xml:space="preserve"> </w:t>
      </w:r>
      <w:r>
        <w:rPr>
          <w:sz w:val="20"/>
        </w:rPr>
        <w:t>R.</w:t>
      </w:r>
      <w:r>
        <w:rPr>
          <w:spacing w:val="-5"/>
          <w:sz w:val="20"/>
        </w:rPr>
        <w:t xml:space="preserve"> </w:t>
      </w:r>
      <w:r>
        <w:rPr>
          <w:i/>
          <w:sz w:val="20"/>
        </w:rPr>
        <w:t>et</w:t>
      </w:r>
      <w:r>
        <w:rPr>
          <w:i/>
          <w:spacing w:val="-5"/>
          <w:sz w:val="20"/>
        </w:rPr>
        <w:t xml:space="preserve"> </w:t>
      </w:r>
      <w:r>
        <w:rPr>
          <w:i/>
          <w:sz w:val="20"/>
        </w:rPr>
        <w:t>al.</w:t>
      </w:r>
      <w:r>
        <w:rPr>
          <w:i/>
          <w:spacing w:val="15"/>
          <w:sz w:val="20"/>
        </w:rPr>
        <w:t xml:space="preserve"> </w:t>
      </w:r>
      <w:r>
        <w:rPr>
          <w:sz w:val="20"/>
        </w:rPr>
        <w:t>Towards</w:t>
      </w:r>
      <w:r>
        <w:rPr>
          <w:spacing w:val="-5"/>
          <w:sz w:val="20"/>
        </w:rPr>
        <w:t xml:space="preserve"> </w:t>
      </w:r>
      <w:r>
        <w:rPr>
          <w:sz w:val="20"/>
        </w:rPr>
        <w:t>better</w:t>
      </w:r>
      <w:r>
        <w:rPr>
          <w:spacing w:val="-5"/>
          <w:sz w:val="20"/>
        </w:rPr>
        <w:t xml:space="preserve"> </w:t>
      </w:r>
      <w:r>
        <w:rPr>
          <w:sz w:val="20"/>
        </w:rPr>
        <w:t>health</w:t>
      </w:r>
      <w:r>
        <w:rPr>
          <w:spacing w:val="-5"/>
          <w:sz w:val="20"/>
        </w:rPr>
        <w:t xml:space="preserve"> </w:t>
      </w:r>
      <w:r>
        <w:rPr>
          <w:sz w:val="20"/>
        </w:rPr>
        <w:t>conversations:</w:t>
      </w:r>
      <w:r>
        <w:rPr>
          <w:spacing w:val="6"/>
          <w:sz w:val="20"/>
        </w:rPr>
        <w:t xml:space="preserve"> </w:t>
      </w:r>
      <w:r>
        <w:rPr>
          <w:sz w:val="20"/>
        </w:rPr>
        <w:t>The</w:t>
      </w:r>
      <w:r>
        <w:rPr>
          <w:spacing w:val="-5"/>
          <w:sz w:val="20"/>
        </w:rPr>
        <w:t xml:space="preserve"> </w:t>
      </w:r>
      <w:r>
        <w:rPr>
          <w:sz w:val="20"/>
        </w:rPr>
        <w:t>benefits</w:t>
      </w:r>
      <w:r>
        <w:rPr>
          <w:spacing w:val="-5"/>
          <w:sz w:val="20"/>
        </w:rPr>
        <w:t xml:space="preserve"> </w:t>
      </w:r>
      <w:r>
        <w:rPr>
          <w:sz w:val="20"/>
        </w:rPr>
        <w:t>of</w:t>
      </w:r>
      <w:r>
        <w:rPr>
          <w:spacing w:val="-5"/>
          <w:sz w:val="20"/>
        </w:rPr>
        <w:t xml:space="preserve"> </w:t>
      </w:r>
      <w:r>
        <w:rPr>
          <w:sz w:val="20"/>
        </w:rPr>
        <w:t>context-seeking.</w:t>
      </w:r>
      <w:r>
        <w:rPr>
          <w:spacing w:val="16"/>
          <w:sz w:val="20"/>
        </w:rPr>
        <w:t xml:space="preserve"> </w:t>
      </w:r>
      <w:r>
        <w:rPr>
          <w:i/>
          <w:sz w:val="20"/>
        </w:rPr>
        <w:t>arXiv</w:t>
      </w:r>
      <w:r>
        <w:rPr>
          <w:i/>
          <w:spacing w:val="-5"/>
          <w:sz w:val="20"/>
        </w:rPr>
        <w:t xml:space="preserve"> </w:t>
      </w:r>
      <w:r>
        <w:rPr>
          <w:i/>
          <w:sz w:val="20"/>
        </w:rPr>
        <w:t>preprint</w:t>
      </w:r>
      <w:r>
        <w:rPr>
          <w:i/>
          <w:spacing w:val="-5"/>
          <w:sz w:val="20"/>
        </w:rPr>
        <w:t xml:space="preserve"> </w:t>
      </w:r>
      <w:r>
        <w:rPr>
          <w:i/>
          <w:spacing w:val="-2"/>
          <w:sz w:val="20"/>
        </w:rPr>
        <w:t>arXiv:2510.18880</w:t>
      </w:r>
    </w:p>
    <w:p w14:paraId="47B416DC" w14:textId="77777777" w:rsidR="00A40DB8" w:rsidRDefault="00096600">
      <w:pPr>
        <w:pStyle w:val="BodyText"/>
        <w:spacing w:before="10"/>
        <w:ind w:left="395"/>
      </w:pPr>
      <w:r>
        <w:rPr>
          <w:spacing w:val="-2"/>
        </w:rPr>
        <w:t>(2025).</w:t>
      </w:r>
    </w:p>
    <w:p w14:paraId="62DDD7ED" w14:textId="77777777" w:rsidR="00A40DB8" w:rsidRDefault="00A40DB8">
      <w:pPr>
        <w:pStyle w:val="BodyText"/>
        <w:sectPr w:rsidR="00A40DB8">
          <w:pgSz w:w="12240" w:h="15840"/>
          <w:pgMar w:top="1160" w:right="720" w:bottom="840" w:left="1080" w:header="0" w:footer="648" w:gutter="0"/>
          <w:cols w:space="720"/>
        </w:sectPr>
      </w:pPr>
    </w:p>
    <w:p w14:paraId="73B18F6A" w14:textId="77777777" w:rsidR="00A40DB8" w:rsidRDefault="00096600">
      <w:pPr>
        <w:pStyle w:val="ListParagraph"/>
        <w:numPr>
          <w:ilvl w:val="0"/>
          <w:numId w:val="1"/>
        </w:numPr>
        <w:tabs>
          <w:tab w:val="left" w:pos="402"/>
        </w:tabs>
        <w:spacing w:before="88" w:line="249" w:lineRule="auto"/>
        <w:ind w:right="411" w:hanging="349"/>
        <w:jc w:val="both"/>
        <w:rPr>
          <w:sz w:val="20"/>
        </w:rPr>
      </w:pPr>
      <w:bookmarkStart w:id="1236" w:name="_bookmark14"/>
      <w:bookmarkEnd w:id="1236"/>
      <w:r>
        <w:rPr>
          <w:sz w:val="20"/>
        </w:rPr>
        <w:lastRenderedPageBreak/>
        <w:t>Hao,</w:t>
      </w:r>
      <w:r>
        <w:rPr>
          <w:spacing w:val="-8"/>
          <w:sz w:val="20"/>
        </w:rPr>
        <w:t xml:space="preserve"> </w:t>
      </w:r>
      <w:r>
        <w:rPr>
          <w:sz w:val="20"/>
        </w:rPr>
        <w:t>Y.</w:t>
      </w:r>
      <w:r>
        <w:rPr>
          <w:spacing w:val="11"/>
          <w:sz w:val="20"/>
        </w:rPr>
        <w:t xml:space="preserve"> </w:t>
      </w:r>
      <w:r>
        <w:rPr>
          <w:sz w:val="20"/>
        </w:rPr>
        <w:t>Outcome</w:t>
      </w:r>
      <w:r>
        <w:rPr>
          <w:spacing w:val="-9"/>
          <w:sz w:val="20"/>
        </w:rPr>
        <w:t xml:space="preserve"> </w:t>
      </w:r>
      <w:r>
        <w:rPr>
          <w:sz w:val="20"/>
        </w:rPr>
        <w:t>first</w:t>
      </w:r>
      <w:r>
        <w:rPr>
          <w:spacing w:val="-8"/>
          <w:sz w:val="20"/>
        </w:rPr>
        <w:t xml:space="preserve"> </w:t>
      </w:r>
      <w:r>
        <w:rPr>
          <w:sz w:val="20"/>
        </w:rPr>
        <w:t>or</w:t>
      </w:r>
      <w:r>
        <w:rPr>
          <w:spacing w:val="-9"/>
          <w:sz w:val="20"/>
        </w:rPr>
        <w:t xml:space="preserve"> </w:t>
      </w:r>
      <w:r>
        <w:rPr>
          <w:sz w:val="20"/>
        </w:rPr>
        <w:t>overview</w:t>
      </w:r>
      <w:r>
        <w:rPr>
          <w:spacing w:val="-9"/>
          <w:sz w:val="20"/>
        </w:rPr>
        <w:t xml:space="preserve"> </w:t>
      </w:r>
      <w:r>
        <w:rPr>
          <w:sz w:val="20"/>
        </w:rPr>
        <w:t>first? optimizing</w:t>
      </w:r>
      <w:r>
        <w:rPr>
          <w:spacing w:val="-9"/>
          <w:sz w:val="20"/>
        </w:rPr>
        <w:t xml:space="preserve"> </w:t>
      </w:r>
      <w:r>
        <w:rPr>
          <w:sz w:val="20"/>
        </w:rPr>
        <w:t>patient-oriented</w:t>
      </w:r>
      <w:r>
        <w:rPr>
          <w:spacing w:val="-8"/>
          <w:sz w:val="20"/>
        </w:rPr>
        <w:t xml:space="preserve"> </w:t>
      </w:r>
      <w:r>
        <w:rPr>
          <w:sz w:val="20"/>
        </w:rPr>
        <w:t>framework</w:t>
      </w:r>
      <w:r>
        <w:rPr>
          <w:spacing w:val="-9"/>
          <w:sz w:val="20"/>
        </w:rPr>
        <w:t xml:space="preserve"> </w:t>
      </w:r>
      <w:r>
        <w:rPr>
          <w:sz w:val="20"/>
        </w:rPr>
        <w:t>for</w:t>
      </w:r>
      <w:r>
        <w:rPr>
          <w:spacing w:val="-8"/>
          <w:sz w:val="20"/>
        </w:rPr>
        <w:t xml:space="preserve"> </w:t>
      </w:r>
      <w:r>
        <w:rPr>
          <w:sz w:val="20"/>
        </w:rPr>
        <w:t>evidence-based</w:t>
      </w:r>
      <w:r>
        <w:rPr>
          <w:spacing w:val="-8"/>
          <w:sz w:val="20"/>
        </w:rPr>
        <w:t xml:space="preserve"> </w:t>
      </w:r>
      <w:r>
        <w:rPr>
          <w:sz w:val="20"/>
        </w:rPr>
        <w:t>healthcare</w:t>
      </w:r>
      <w:r>
        <w:rPr>
          <w:spacing w:val="-9"/>
          <w:sz w:val="20"/>
        </w:rPr>
        <w:t xml:space="preserve"> </w:t>
      </w:r>
      <w:r>
        <w:rPr>
          <w:sz w:val="20"/>
        </w:rPr>
        <w:t>treatment selections</w:t>
      </w:r>
      <w:r>
        <w:rPr>
          <w:spacing w:val="-2"/>
          <w:sz w:val="20"/>
        </w:rPr>
        <w:t xml:space="preserve"> </w:t>
      </w:r>
      <w:r>
        <w:rPr>
          <w:sz w:val="20"/>
        </w:rPr>
        <w:t>with</w:t>
      </w:r>
      <w:r>
        <w:rPr>
          <w:spacing w:val="-2"/>
          <w:sz w:val="20"/>
        </w:rPr>
        <w:t xml:space="preserve"> </w:t>
      </w:r>
      <w:r>
        <w:rPr>
          <w:sz w:val="20"/>
        </w:rPr>
        <w:t>xai</w:t>
      </w:r>
      <w:r>
        <w:rPr>
          <w:spacing w:val="-2"/>
          <w:sz w:val="20"/>
        </w:rPr>
        <w:t xml:space="preserve"> </w:t>
      </w:r>
      <w:r>
        <w:rPr>
          <w:sz w:val="20"/>
        </w:rPr>
        <w:t>tools.</w:t>
      </w:r>
      <w:r>
        <w:rPr>
          <w:spacing w:val="19"/>
          <w:sz w:val="20"/>
        </w:rPr>
        <w:t xml:space="preserve"> </w:t>
      </w:r>
      <w:r>
        <w:rPr>
          <w:sz w:val="20"/>
        </w:rPr>
        <w:t>In</w:t>
      </w:r>
      <w:r>
        <w:rPr>
          <w:spacing w:val="-2"/>
          <w:sz w:val="20"/>
        </w:rPr>
        <w:t xml:space="preserve"> </w:t>
      </w:r>
      <w:r>
        <w:rPr>
          <w:i/>
          <w:sz w:val="20"/>
        </w:rPr>
        <w:t>Companion</w:t>
      </w:r>
      <w:r>
        <w:rPr>
          <w:i/>
          <w:spacing w:val="-2"/>
          <w:sz w:val="20"/>
        </w:rPr>
        <w:t xml:space="preserve"> </w:t>
      </w:r>
      <w:r>
        <w:rPr>
          <w:i/>
          <w:sz w:val="20"/>
        </w:rPr>
        <w:t>Publication</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2024</w:t>
      </w:r>
      <w:r>
        <w:rPr>
          <w:i/>
          <w:spacing w:val="-2"/>
          <w:sz w:val="20"/>
        </w:rPr>
        <w:t xml:space="preserve"> </w:t>
      </w:r>
      <w:r>
        <w:rPr>
          <w:i/>
          <w:sz w:val="20"/>
        </w:rPr>
        <w:t>Conference</w:t>
      </w:r>
      <w:r>
        <w:rPr>
          <w:i/>
          <w:spacing w:val="-2"/>
          <w:sz w:val="20"/>
        </w:rPr>
        <w:t xml:space="preserve"> </w:t>
      </w:r>
      <w:r>
        <w:rPr>
          <w:i/>
          <w:sz w:val="20"/>
        </w:rPr>
        <w:t>on</w:t>
      </w:r>
      <w:r>
        <w:rPr>
          <w:i/>
          <w:spacing w:val="-2"/>
          <w:sz w:val="20"/>
        </w:rPr>
        <w:t xml:space="preserve"> </w:t>
      </w:r>
      <w:r>
        <w:rPr>
          <w:i/>
          <w:sz w:val="20"/>
        </w:rPr>
        <w:t>Computer-Supported</w:t>
      </w:r>
      <w:r>
        <w:rPr>
          <w:i/>
          <w:spacing w:val="-2"/>
          <w:sz w:val="20"/>
        </w:rPr>
        <w:t xml:space="preserve"> </w:t>
      </w:r>
      <w:r>
        <w:rPr>
          <w:i/>
          <w:sz w:val="20"/>
        </w:rPr>
        <w:t>Cooperative</w:t>
      </w:r>
      <w:r>
        <w:rPr>
          <w:i/>
          <w:spacing w:val="-2"/>
          <w:sz w:val="20"/>
        </w:rPr>
        <w:t xml:space="preserve"> </w:t>
      </w:r>
      <w:r>
        <w:rPr>
          <w:i/>
          <w:sz w:val="20"/>
        </w:rPr>
        <w:t xml:space="preserve">Work </w:t>
      </w:r>
      <w:bookmarkStart w:id="1237" w:name="_bookmark15"/>
      <w:bookmarkEnd w:id="1237"/>
      <w:r>
        <w:rPr>
          <w:i/>
          <w:sz w:val="20"/>
        </w:rPr>
        <w:t>and Social Computing</w:t>
      </w:r>
      <w:r>
        <w:rPr>
          <w:sz w:val="20"/>
        </w:rPr>
        <w:t>, 248–254 (2024).</w:t>
      </w:r>
    </w:p>
    <w:p w14:paraId="7DD7BA0F" w14:textId="77777777" w:rsidR="00A40DB8" w:rsidRDefault="00096600">
      <w:pPr>
        <w:pStyle w:val="ListParagraph"/>
        <w:numPr>
          <w:ilvl w:val="0"/>
          <w:numId w:val="1"/>
        </w:numPr>
        <w:tabs>
          <w:tab w:val="left" w:pos="401"/>
        </w:tabs>
        <w:spacing w:before="84"/>
        <w:ind w:left="401" w:hanging="348"/>
        <w:jc w:val="both"/>
        <w:rPr>
          <w:sz w:val="20"/>
        </w:rPr>
      </w:pPr>
      <w:r>
        <w:rPr>
          <w:sz w:val="20"/>
        </w:rPr>
        <w:t>Farquhar, S.,</w:t>
      </w:r>
      <w:r>
        <w:rPr>
          <w:spacing w:val="1"/>
          <w:sz w:val="20"/>
        </w:rPr>
        <w:t xml:space="preserve"> </w:t>
      </w:r>
      <w:r>
        <w:rPr>
          <w:sz w:val="20"/>
        </w:rPr>
        <w:t>Kossen, J.,</w:t>
      </w:r>
      <w:r>
        <w:rPr>
          <w:spacing w:val="1"/>
          <w:sz w:val="20"/>
        </w:rPr>
        <w:t xml:space="preserve"> </w:t>
      </w:r>
      <w:r>
        <w:rPr>
          <w:sz w:val="20"/>
        </w:rPr>
        <w:t>Kuhn,</w:t>
      </w:r>
      <w:r>
        <w:rPr>
          <w:spacing w:val="1"/>
          <w:sz w:val="20"/>
        </w:rPr>
        <w:t xml:space="preserve"> </w:t>
      </w:r>
      <w:r>
        <w:rPr>
          <w:sz w:val="20"/>
        </w:rPr>
        <w:t>L. &amp;</w:t>
      </w:r>
      <w:r>
        <w:rPr>
          <w:spacing w:val="1"/>
          <w:sz w:val="20"/>
        </w:rPr>
        <w:t xml:space="preserve"> </w:t>
      </w:r>
      <w:r>
        <w:rPr>
          <w:sz w:val="20"/>
        </w:rPr>
        <w:t>Gal,</w:t>
      </w:r>
      <w:r>
        <w:rPr>
          <w:spacing w:val="1"/>
          <w:sz w:val="20"/>
        </w:rPr>
        <w:t xml:space="preserve"> </w:t>
      </w:r>
      <w:r>
        <w:rPr>
          <w:sz w:val="20"/>
        </w:rPr>
        <w:t>Y.</w:t>
      </w:r>
      <w:r>
        <w:rPr>
          <w:spacing w:val="23"/>
          <w:sz w:val="20"/>
        </w:rPr>
        <w:t xml:space="preserve"> </w:t>
      </w:r>
      <w:r>
        <w:rPr>
          <w:sz w:val="20"/>
        </w:rPr>
        <w:t>Detecting</w:t>
      </w:r>
      <w:r>
        <w:rPr>
          <w:spacing w:val="1"/>
          <w:sz w:val="20"/>
        </w:rPr>
        <w:t xml:space="preserve"> </w:t>
      </w:r>
      <w:r>
        <w:rPr>
          <w:sz w:val="20"/>
        </w:rPr>
        <w:t>hallucinations in</w:t>
      </w:r>
      <w:r>
        <w:rPr>
          <w:spacing w:val="1"/>
          <w:sz w:val="20"/>
        </w:rPr>
        <w:t xml:space="preserve"> </w:t>
      </w:r>
      <w:r>
        <w:rPr>
          <w:sz w:val="20"/>
        </w:rPr>
        <w:t>large</w:t>
      </w:r>
      <w:r>
        <w:rPr>
          <w:spacing w:val="1"/>
          <w:sz w:val="20"/>
        </w:rPr>
        <w:t xml:space="preserve"> </w:t>
      </w:r>
      <w:r>
        <w:rPr>
          <w:sz w:val="20"/>
        </w:rPr>
        <w:t>language models</w:t>
      </w:r>
      <w:r>
        <w:rPr>
          <w:spacing w:val="1"/>
          <w:sz w:val="20"/>
        </w:rPr>
        <w:t xml:space="preserve"> </w:t>
      </w:r>
      <w:r>
        <w:rPr>
          <w:sz w:val="20"/>
        </w:rPr>
        <w:t>using semantic</w:t>
      </w:r>
      <w:r>
        <w:rPr>
          <w:spacing w:val="1"/>
          <w:sz w:val="20"/>
        </w:rPr>
        <w:t xml:space="preserve"> </w:t>
      </w:r>
      <w:r>
        <w:rPr>
          <w:spacing w:val="-2"/>
          <w:sz w:val="20"/>
        </w:rPr>
        <w:t>entropy.</w:t>
      </w:r>
    </w:p>
    <w:p w14:paraId="5809C882" w14:textId="77777777" w:rsidR="00A40DB8" w:rsidRDefault="00096600">
      <w:pPr>
        <w:pStyle w:val="BodyText"/>
        <w:spacing w:before="10"/>
        <w:ind w:left="395"/>
        <w:jc w:val="both"/>
      </w:pPr>
      <w:bookmarkStart w:id="1238" w:name="_bookmark16"/>
      <w:bookmarkEnd w:id="1238"/>
      <w:r>
        <w:rPr>
          <w:i/>
        </w:rPr>
        <w:t>Nature</w:t>
      </w:r>
      <w:r>
        <w:rPr>
          <w:i/>
          <w:spacing w:val="-7"/>
        </w:rPr>
        <w:t xml:space="preserve"> </w:t>
      </w:r>
      <w:r>
        <w:rPr>
          <w:b/>
        </w:rPr>
        <w:t>630</w:t>
      </w:r>
      <w:r>
        <w:t>,</w:t>
      </w:r>
      <w:r>
        <w:rPr>
          <w:spacing w:val="-7"/>
        </w:rPr>
        <w:t xml:space="preserve"> </w:t>
      </w:r>
      <w:r>
        <w:t>625–630,</w:t>
      </w:r>
      <w:r>
        <w:rPr>
          <w:spacing w:val="-6"/>
        </w:rPr>
        <w:t xml:space="preserve"> </w:t>
      </w:r>
      <w:r>
        <w:t>DOI:</w:t>
      </w:r>
      <w:r>
        <w:rPr>
          <w:spacing w:val="-7"/>
        </w:rPr>
        <w:t xml:space="preserve"> </w:t>
      </w:r>
      <w:hyperlink r:id="rId60">
        <w:r w:rsidR="00A40DB8">
          <w:rPr>
            <w:color w:val="0000FF"/>
          </w:rPr>
          <w:t>10.1038/s41586-024-07421-0</w:t>
        </w:r>
      </w:hyperlink>
      <w:r>
        <w:rPr>
          <w:color w:val="0000FF"/>
          <w:spacing w:val="-6"/>
        </w:rPr>
        <w:t xml:space="preserve"> </w:t>
      </w:r>
      <w:r>
        <w:t>(2024).</w:t>
      </w:r>
      <w:r>
        <w:rPr>
          <w:spacing w:val="13"/>
        </w:rPr>
        <w:t xml:space="preserve"> </w:t>
      </w:r>
      <w:r>
        <w:t>Publisher:</w:t>
      </w:r>
      <w:r>
        <w:rPr>
          <w:spacing w:val="4"/>
        </w:rPr>
        <w:t xml:space="preserve"> </w:t>
      </w:r>
      <w:r>
        <w:t>Nature</w:t>
      </w:r>
      <w:r>
        <w:rPr>
          <w:spacing w:val="-6"/>
        </w:rPr>
        <w:t xml:space="preserve"> </w:t>
      </w:r>
      <w:r>
        <w:t>Publishing</w:t>
      </w:r>
      <w:r>
        <w:rPr>
          <w:spacing w:val="-7"/>
        </w:rPr>
        <w:t xml:space="preserve"> </w:t>
      </w:r>
      <w:r>
        <w:rPr>
          <w:spacing w:val="-2"/>
        </w:rPr>
        <w:t>Group.</w:t>
      </w:r>
    </w:p>
    <w:p w14:paraId="0A5E1532" w14:textId="77777777" w:rsidR="00A40DB8" w:rsidRDefault="00096600">
      <w:pPr>
        <w:pStyle w:val="ListParagraph"/>
        <w:numPr>
          <w:ilvl w:val="0"/>
          <w:numId w:val="1"/>
        </w:numPr>
        <w:tabs>
          <w:tab w:val="left" w:pos="387"/>
          <w:tab w:val="left" w:pos="401"/>
        </w:tabs>
        <w:spacing w:before="94" w:line="249" w:lineRule="auto"/>
        <w:ind w:left="387" w:right="384" w:hanging="334"/>
        <w:jc w:val="both"/>
        <w:rPr>
          <w:sz w:val="20"/>
        </w:rPr>
      </w:pPr>
      <w:r>
        <w:rPr>
          <w:sz w:val="20"/>
        </w:rPr>
        <w:t xml:space="preserve">Choe, S. K. </w:t>
      </w:r>
      <w:r>
        <w:rPr>
          <w:i/>
          <w:sz w:val="20"/>
        </w:rPr>
        <w:t>et al.</w:t>
      </w:r>
      <w:r>
        <w:rPr>
          <w:i/>
          <w:spacing w:val="40"/>
          <w:sz w:val="20"/>
        </w:rPr>
        <w:t xml:space="preserve"> </w:t>
      </w:r>
      <w:r>
        <w:rPr>
          <w:sz w:val="20"/>
        </w:rPr>
        <w:t xml:space="preserve">What is Your Data Worth to GPT? LLM-Scale Data Valuation with Influence Functions, DOI: </w:t>
      </w:r>
      <w:bookmarkStart w:id="1239" w:name="_bookmark17"/>
      <w:bookmarkEnd w:id="1239"/>
      <w:r>
        <w:fldChar w:fldCharType="begin"/>
      </w:r>
      <w:r>
        <w:instrText>HYPERLINK "10.48550/arXiv.2405.13954" \h</w:instrText>
      </w:r>
      <w:r>
        <w:fldChar w:fldCharType="separate"/>
      </w:r>
      <w:r>
        <w:rPr>
          <w:color w:val="0000FF"/>
          <w:sz w:val="20"/>
        </w:rPr>
        <w:t>10.48550/arXiv.2405.13954</w:t>
      </w:r>
      <w:r>
        <w:fldChar w:fldCharType="end"/>
      </w:r>
      <w:r>
        <w:rPr>
          <w:color w:val="0000FF"/>
          <w:sz w:val="20"/>
        </w:rPr>
        <w:t xml:space="preserve"> </w:t>
      </w:r>
      <w:r>
        <w:rPr>
          <w:sz w:val="20"/>
        </w:rPr>
        <w:t>(2024).</w:t>
      </w:r>
      <w:r>
        <w:rPr>
          <w:spacing w:val="40"/>
          <w:sz w:val="20"/>
        </w:rPr>
        <w:t xml:space="preserve"> </w:t>
      </w:r>
      <w:r>
        <w:rPr>
          <w:sz w:val="20"/>
        </w:rPr>
        <w:t>ArXiv:2405.13954 [cs].</w:t>
      </w:r>
    </w:p>
    <w:p w14:paraId="565FDD34" w14:textId="77777777" w:rsidR="00A40DB8" w:rsidRDefault="00096600">
      <w:pPr>
        <w:pStyle w:val="ListParagraph"/>
        <w:numPr>
          <w:ilvl w:val="0"/>
          <w:numId w:val="1"/>
        </w:numPr>
        <w:tabs>
          <w:tab w:val="left" w:pos="395"/>
          <w:tab w:val="left" w:pos="400"/>
        </w:tabs>
        <w:spacing w:before="84" w:line="249" w:lineRule="auto"/>
        <w:ind w:left="395" w:right="411" w:hanging="343"/>
        <w:jc w:val="both"/>
        <w:rPr>
          <w:sz w:val="20"/>
        </w:rPr>
      </w:pPr>
      <w:r>
        <w:rPr>
          <w:b/>
          <w:spacing w:val="-13"/>
          <w:sz w:val="20"/>
        </w:rPr>
        <w:t xml:space="preserve"> </w:t>
      </w:r>
      <w:r>
        <w:rPr>
          <w:sz w:val="20"/>
        </w:rPr>
        <w:t>Cohen-Wang,</w:t>
      </w:r>
      <w:r>
        <w:rPr>
          <w:spacing w:val="-12"/>
          <w:sz w:val="20"/>
        </w:rPr>
        <w:t xml:space="preserve"> </w:t>
      </w:r>
      <w:r>
        <w:rPr>
          <w:sz w:val="20"/>
        </w:rPr>
        <w:t>B.,</w:t>
      </w:r>
      <w:r>
        <w:rPr>
          <w:spacing w:val="-4"/>
          <w:sz w:val="20"/>
        </w:rPr>
        <w:t xml:space="preserve"> </w:t>
      </w:r>
      <w:r>
        <w:rPr>
          <w:sz w:val="20"/>
        </w:rPr>
        <w:t>Chuang, Y.-S. &amp; Madry, A.</w:t>
      </w:r>
      <w:r>
        <w:rPr>
          <w:spacing w:val="40"/>
          <w:sz w:val="20"/>
        </w:rPr>
        <w:t xml:space="preserve"> </w:t>
      </w:r>
      <w:r>
        <w:rPr>
          <w:sz w:val="20"/>
        </w:rPr>
        <w:t xml:space="preserve">Learning to Attribute with Attention, DOI: </w:t>
      </w:r>
      <w:hyperlink r:id="rId61">
        <w:r w:rsidR="00A40DB8">
          <w:rPr>
            <w:color w:val="0000FF"/>
            <w:sz w:val="20"/>
          </w:rPr>
          <w:t>10.48550/arXiv.2504.13752</w:t>
        </w:r>
      </w:hyperlink>
      <w:r>
        <w:rPr>
          <w:color w:val="0000FF"/>
          <w:sz w:val="20"/>
        </w:rPr>
        <w:t xml:space="preserve"> </w:t>
      </w:r>
      <w:bookmarkStart w:id="1240" w:name="_bookmark18"/>
      <w:bookmarkEnd w:id="1240"/>
      <w:r>
        <w:rPr>
          <w:sz w:val="20"/>
        </w:rPr>
        <w:t>(2025). ArXiv:2504.13752 [cs].</w:t>
      </w:r>
    </w:p>
    <w:p w14:paraId="36B5FD04" w14:textId="77777777" w:rsidR="00A40DB8" w:rsidRDefault="00096600">
      <w:pPr>
        <w:pStyle w:val="ListParagraph"/>
        <w:numPr>
          <w:ilvl w:val="0"/>
          <w:numId w:val="1"/>
        </w:numPr>
        <w:tabs>
          <w:tab w:val="left" w:pos="402"/>
        </w:tabs>
        <w:spacing w:before="85" w:line="249" w:lineRule="auto"/>
        <w:ind w:right="376" w:hanging="349"/>
        <w:jc w:val="both"/>
        <w:rPr>
          <w:sz w:val="20"/>
        </w:rPr>
      </w:pPr>
      <w:r>
        <w:rPr>
          <w:sz w:val="20"/>
        </w:rPr>
        <w:t>Liu,</w:t>
      </w:r>
      <w:r>
        <w:rPr>
          <w:spacing w:val="-9"/>
          <w:sz w:val="20"/>
        </w:rPr>
        <w:t xml:space="preserve"> </w:t>
      </w:r>
      <w:r>
        <w:rPr>
          <w:sz w:val="20"/>
        </w:rPr>
        <w:t>F.,</w:t>
      </w:r>
      <w:r>
        <w:rPr>
          <w:spacing w:val="-9"/>
          <w:sz w:val="20"/>
        </w:rPr>
        <w:t xml:space="preserve"> </w:t>
      </w:r>
      <w:r>
        <w:rPr>
          <w:sz w:val="20"/>
        </w:rPr>
        <w:t>Kandpal,</w:t>
      </w:r>
      <w:r>
        <w:rPr>
          <w:spacing w:val="-8"/>
          <w:sz w:val="20"/>
        </w:rPr>
        <w:t xml:space="preserve"> </w:t>
      </w:r>
      <w:r>
        <w:rPr>
          <w:sz w:val="20"/>
        </w:rPr>
        <w:t>N.</w:t>
      </w:r>
      <w:r>
        <w:rPr>
          <w:spacing w:val="-9"/>
          <w:sz w:val="20"/>
        </w:rPr>
        <w:t xml:space="preserve"> </w:t>
      </w:r>
      <w:r>
        <w:rPr>
          <w:sz w:val="20"/>
        </w:rPr>
        <w:t>&amp;</w:t>
      </w:r>
      <w:r>
        <w:rPr>
          <w:spacing w:val="-9"/>
          <w:sz w:val="20"/>
        </w:rPr>
        <w:t xml:space="preserve"> </w:t>
      </w:r>
      <w:r>
        <w:rPr>
          <w:sz w:val="20"/>
        </w:rPr>
        <w:t>Raffel,</w:t>
      </w:r>
      <w:r>
        <w:rPr>
          <w:spacing w:val="-9"/>
          <w:sz w:val="20"/>
        </w:rPr>
        <w:t xml:space="preserve"> </w:t>
      </w:r>
      <w:r>
        <w:rPr>
          <w:sz w:val="20"/>
        </w:rPr>
        <w:t>C.</w:t>
      </w:r>
      <w:r>
        <w:rPr>
          <w:spacing w:val="11"/>
          <w:sz w:val="20"/>
        </w:rPr>
        <w:t xml:space="preserve"> </w:t>
      </w:r>
      <w:r>
        <w:rPr>
          <w:sz w:val="20"/>
        </w:rPr>
        <w:t>Attribot: A</w:t>
      </w:r>
      <w:r>
        <w:rPr>
          <w:spacing w:val="-9"/>
          <w:sz w:val="20"/>
        </w:rPr>
        <w:t xml:space="preserve"> </w:t>
      </w:r>
      <w:r>
        <w:rPr>
          <w:sz w:val="20"/>
        </w:rPr>
        <w:t>bag</w:t>
      </w:r>
      <w:r>
        <w:rPr>
          <w:spacing w:val="-8"/>
          <w:sz w:val="20"/>
        </w:rPr>
        <w:t xml:space="preserve"> </w:t>
      </w:r>
      <w:r>
        <w:rPr>
          <w:sz w:val="20"/>
        </w:rPr>
        <w:t>of</w:t>
      </w:r>
      <w:r>
        <w:rPr>
          <w:spacing w:val="-9"/>
          <w:sz w:val="20"/>
        </w:rPr>
        <w:t xml:space="preserve"> </w:t>
      </w:r>
      <w:r>
        <w:rPr>
          <w:sz w:val="20"/>
        </w:rPr>
        <w:t>tricks</w:t>
      </w:r>
      <w:r>
        <w:rPr>
          <w:spacing w:val="-9"/>
          <w:sz w:val="20"/>
        </w:rPr>
        <w:t xml:space="preserve"> </w:t>
      </w:r>
      <w:r>
        <w:rPr>
          <w:sz w:val="20"/>
        </w:rPr>
        <w:t>for</w:t>
      </w:r>
      <w:r>
        <w:rPr>
          <w:spacing w:val="-9"/>
          <w:sz w:val="20"/>
        </w:rPr>
        <w:t xml:space="preserve"> </w:t>
      </w:r>
      <w:r>
        <w:rPr>
          <w:sz w:val="20"/>
        </w:rPr>
        <w:t>efficiently</w:t>
      </w:r>
      <w:r>
        <w:rPr>
          <w:spacing w:val="-9"/>
          <w:sz w:val="20"/>
        </w:rPr>
        <w:t xml:space="preserve"> </w:t>
      </w:r>
      <w:r>
        <w:rPr>
          <w:sz w:val="20"/>
        </w:rPr>
        <w:t>approximating</w:t>
      </w:r>
      <w:r>
        <w:rPr>
          <w:spacing w:val="-9"/>
          <w:sz w:val="20"/>
        </w:rPr>
        <w:t xml:space="preserve"> </w:t>
      </w:r>
      <w:r>
        <w:rPr>
          <w:sz w:val="20"/>
        </w:rPr>
        <w:t>leave-one-out</w:t>
      </w:r>
      <w:r>
        <w:rPr>
          <w:spacing w:val="-8"/>
          <w:sz w:val="20"/>
        </w:rPr>
        <w:t xml:space="preserve"> </w:t>
      </w:r>
      <w:r>
        <w:rPr>
          <w:sz w:val="20"/>
        </w:rPr>
        <w:t>context</w:t>
      </w:r>
      <w:r>
        <w:rPr>
          <w:spacing w:val="-9"/>
          <w:sz w:val="20"/>
        </w:rPr>
        <w:t xml:space="preserve"> </w:t>
      </w:r>
      <w:r>
        <w:rPr>
          <w:sz w:val="20"/>
        </w:rPr>
        <w:t xml:space="preserve">attribution. </w:t>
      </w:r>
      <w:bookmarkStart w:id="1241" w:name="_bookmark19"/>
      <w:bookmarkEnd w:id="1241"/>
      <w:r>
        <w:rPr>
          <w:sz w:val="20"/>
        </w:rPr>
        <w:t xml:space="preserve">In </w:t>
      </w:r>
      <w:r>
        <w:rPr>
          <w:i/>
          <w:sz w:val="20"/>
        </w:rPr>
        <w:t>The Thirteenth International Conference on Learning Representations</w:t>
      </w:r>
      <w:r>
        <w:rPr>
          <w:sz w:val="20"/>
        </w:rPr>
        <w:t>.</w:t>
      </w:r>
    </w:p>
    <w:p w14:paraId="7EB85638" w14:textId="77777777" w:rsidR="00A40DB8" w:rsidRDefault="00096600">
      <w:pPr>
        <w:pStyle w:val="ListParagraph"/>
        <w:numPr>
          <w:ilvl w:val="0"/>
          <w:numId w:val="1"/>
        </w:numPr>
        <w:tabs>
          <w:tab w:val="left" w:pos="396"/>
          <w:tab w:val="left" w:pos="401"/>
        </w:tabs>
        <w:spacing w:before="85" w:line="249" w:lineRule="auto"/>
        <w:ind w:left="396" w:right="386" w:hanging="343"/>
        <w:jc w:val="both"/>
        <w:rPr>
          <w:sz w:val="20"/>
        </w:rPr>
      </w:pPr>
      <w:r>
        <w:rPr>
          <w:sz w:val="20"/>
        </w:rPr>
        <w:t>DeYoung,</w:t>
      </w:r>
      <w:r>
        <w:rPr>
          <w:spacing w:val="-13"/>
          <w:sz w:val="20"/>
        </w:rPr>
        <w:t xml:space="preserve"> </w:t>
      </w:r>
      <w:r>
        <w:rPr>
          <w:sz w:val="20"/>
        </w:rPr>
        <w:t>J.</w:t>
      </w:r>
      <w:r>
        <w:rPr>
          <w:spacing w:val="-12"/>
          <w:sz w:val="20"/>
        </w:rPr>
        <w:t xml:space="preserve"> </w:t>
      </w:r>
      <w:r>
        <w:rPr>
          <w:i/>
          <w:sz w:val="20"/>
        </w:rPr>
        <w:t>et</w:t>
      </w:r>
      <w:r>
        <w:rPr>
          <w:i/>
          <w:spacing w:val="-13"/>
          <w:sz w:val="20"/>
        </w:rPr>
        <w:t xml:space="preserve"> </w:t>
      </w:r>
      <w:r>
        <w:rPr>
          <w:i/>
          <w:sz w:val="20"/>
        </w:rPr>
        <w:t>al.</w:t>
      </w:r>
      <w:r>
        <w:rPr>
          <w:i/>
          <w:spacing w:val="-12"/>
          <w:sz w:val="20"/>
        </w:rPr>
        <w:t xml:space="preserve"> </w:t>
      </w:r>
      <w:r>
        <w:rPr>
          <w:sz w:val="20"/>
        </w:rPr>
        <w:t>ERASER:</w:t>
      </w:r>
      <w:r>
        <w:rPr>
          <w:spacing w:val="-13"/>
          <w:sz w:val="20"/>
        </w:rPr>
        <w:t xml:space="preserve"> </w:t>
      </w:r>
      <w:r>
        <w:rPr>
          <w:sz w:val="20"/>
        </w:rPr>
        <w:t>A</w:t>
      </w:r>
      <w:r>
        <w:rPr>
          <w:spacing w:val="-12"/>
          <w:sz w:val="20"/>
        </w:rPr>
        <w:t xml:space="preserve"> </w:t>
      </w:r>
      <w:r>
        <w:rPr>
          <w:sz w:val="20"/>
        </w:rPr>
        <w:t>Benchmark</w:t>
      </w:r>
      <w:r>
        <w:rPr>
          <w:spacing w:val="-13"/>
          <w:sz w:val="20"/>
        </w:rPr>
        <w:t xml:space="preserve"> </w:t>
      </w:r>
      <w:r>
        <w:rPr>
          <w:sz w:val="20"/>
        </w:rPr>
        <w:t>to</w:t>
      </w:r>
      <w:r>
        <w:rPr>
          <w:spacing w:val="-12"/>
          <w:sz w:val="20"/>
        </w:rPr>
        <w:t xml:space="preserve"> </w:t>
      </w:r>
      <w:r>
        <w:rPr>
          <w:sz w:val="20"/>
        </w:rPr>
        <w:t>Evaluate</w:t>
      </w:r>
      <w:r>
        <w:rPr>
          <w:spacing w:val="-13"/>
          <w:sz w:val="20"/>
        </w:rPr>
        <w:t xml:space="preserve"> </w:t>
      </w:r>
      <w:r>
        <w:rPr>
          <w:sz w:val="20"/>
        </w:rPr>
        <w:t>Rationalized</w:t>
      </w:r>
      <w:r>
        <w:rPr>
          <w:spacing w:val="-12"/>
          <w:sz w:val="20"/>
        </w:rPr>
        <w:t xml:space="preserve"> </w:t>
      </w:r>
      <w:r>
        <w:rPr>
          <w:sz w:val="20"/>
        </w:rPr>
        <w:t>NLP</w:t>
      </w:r>
      <w:r>
        <w:rPr>
          <w:spacing w:val="-13"/>
          <w:sz w:val="20"/>
        </w:rPr>
        <w:t xml:space="preserve"> </w:t>
      </w:r>
      <w:r>
        <w:rPr>
          <w:sz w:val="20"/>
        </w:rPr>
        <w:t>Models.</w:t>
      </w:r>
      <w:r>
        <w:rPr>
          <w:spacing w:val="-6"/>
          <w:sz w:val="20"/>
        </w:rPr>
        <w:t xml:space="preserve"> </w:t>
      </w:r>
      <w:r>
        <w:rPr>
          <w:sz w:val="20"/>
        </w:rPr>
        <w:t>In</w:t>
      </w:r>
      <w:r>
        <w:rPr>
          <w:spacing w:val="-12"/>
          <w:sz w:val="20"/>
        </w:rPr>
        <w:t xml:space="preserve"> </w:t>
      </w:r>
      <w:r>
        <w:rPr>
          <w:sz w:val="20"/>
        </w:rPr>
        <w:t>Jurafsky,</w:t>
      </w:r>
      <w:r>
        <w:rPr>
          <w:spacing w:val="-13"/>
          <w:sz w:val="20"/>
        </w:rPr>
        <w:t xml:space="preserve"> </w:t>
      </w:r>
      <w:r>
        <w:rPr>
          <w:sz w:val="20"/>
        </w:rPr>
        <w:t>D.,</w:t>
      </w:r>
      <w:r>
        <w:rPr>
          <w:spacing w:val="-12"/>
          <w:sz w:val="20"/>
        </w:rPr>
        <w:t xml:space="preserve"> </w:t>
      </w:r>
      <w:r>
        <w:rPr>
          <w:sz w:val="20"/>
        </w:rPr>
        <w:t>Chai,</w:t>
      </w:r>
      <w:r>
        <w:rPr>
          <w:spacing w:val="-13"/>
          <w:sz w:val="20"/>
        </w:rPr>
        <w:t xml:space="preserve"> </w:t>
      </w:r>
      <w:r>
        <w:rPr>
          <w:sz w:val="20"/>
        </w:rPr>
        <w:t>J.,</w:t>
      </w:r>
      <w:r>
        <w:rPr>
          <w:spacing w:val="-12"/>
          <w:sz w:val="20"/>
        </w:rPr>
        <w:t xml:space="preserve"> </w:t>
      </w:r>
      <w:r>
        <w:rPr>
          <w:sz w:val="20"/>
        </w:rPr>
        <w:t>Schluter,</w:t>
      </w:r>
      <w:r>
        <w:rPr>
          <w:spacing w:val="-13"/>
          <w:sz w:val="20"/>
        </w:rPr>
        <w:t xml:space="preserve"> </w:t>
      </w:r>
      <w:r>
        <w:rPr>
          <w:sz w:val="20"/>
        </w:rPr>
        <w:t>N.</w:t>
      </w:r>
      <w:r>
        <w:rPr>
          <w:spacing w:val="-12"/>
          <w:sz w:val="20"/>
        </w:rPr>
        <w:t xml:space="preserve"> </w:t>
      </w:r>
      <w:r>
        <w:rPr>
          <w:sz w:val="20"/>
        </w:rPr>
        <w:t>&amp; Tetreault,</w:t>
      </w:r>
      <w:r>
        <w:rPr>
          <w:spacing w:val="-8"/>
          <w:sz w:val="20"/>
        </w:rPr>
        <w:t xml:space="preserve"> </w:t>
      </w:r>
      <w:r>
        <w:rPr>
          <w:sz w:val="20"/>
        </w:rPr>
        <w:t>J.</w:t>
      </w:r>
      <w:r>
        <w:rPr>
          <w:spacing w:val="-8"/>
          <w:sz w:val="20"/>
        </w:rPr>
        <w:t xml:space="preserve"> </w:t>
      </w:r>
      <w:r>
        <w:rPr>
          <w:sz w:val="20"/>
        </w:rPr>
        <w:t>(eds.)</w:t>
      </w:r>
      <w:r>
        <w:rPr>
          <w:spacing w:val="-8"/>
          <w:sz w:val="20"/>
        </w:rPr>
        <w:t xml:space="preserve"> </w:t>
      </w:r>
      <w:r>
        <w:rPr>
          <w:i/>
          <w:sz w:val="20"/>
        </w:rPr>
        <w:t>Proceedings</w:t>
      </w:r>
      <w:r>
        <w:rPr>
          <w:i/>
          <w:spacing w:val="-8"/>
          <w:sz w:val="20"/>
        </w:rPr>
        <w:t xml:space="preserve"> </w:t>
      </w:r>
      <w:r>
        <w:rPr>
          <w:i/>
          <w:sz w:val="20"/>
        </w:rPr>
        <w:t>of</w:t>
      </w:r>
      <w:r>
        <w:rPr>
          <w:i/>
          <w:spacing w:val="-8"/>
          <w:sz w:val="20"/>
        </w:rPr>
        <w:t xml:space="preserve"> </w:t>
      </w:r>
      <w:r>
        <w:rPr>
          <w:i/>
          <w:sz w:val="20"/>
        </w:rPr>
        <w:t>the</w:t>
      </w:r>
      <w:r>
        <w:rPr>
          <w:i/>
          <w:spacing w:val="-8"/>
          <w:sz w:val="20"/>
        </w:rPr>
        <w:t xml:space="preserve"> </w:t>
      </w:r>
      <w:r>
        <w:rPr>
          <w:i/>
          <w:sz w:val="20"/>
        </w:rPr>
        <w:t>58th</w:t>
      </w:r>
      <w:r>
        <w:rPr>
          <w:i/>
          <w:spacing w:val="-8"/>
          <w:sz w:val="20"/>
        </w:rPr>
        <w:t xml:space="preserve"> </w:t>
      </w:r>
      <w:r>
        <w:rPr>
          <w:i/>
          <w:sz w:val="20"/>
        </w:rPr>
        <w:t>Annual</w:t>
      </w:r>
      <w:r>
        <w:rPr>
          <w:i/>
          <w:spacing w:val="-8"/>
          <w:sz w:val="20"/>
        </w:rPr>
        <w:t xml:space="preserve"> </w:t>
      </w:r>
      <w:r>
        <w:rPr>
          <w:i/>
          <w:sz w:val="20"/>
        </w:rPr>
        <w:t>Meeting</w:t>
      </w:r>
      <w:r>
        <w:rPr>
          <w:i/>
          <w:spacing w:val="-8"/>
          <w:sz w:val="20"/>
        </w:rPr>
        <w:t xml:space="preserve"> </w:t>
      </w:r>
      <w:r>
        <w:rPr>
          <w:i/>
          <w:sz w:val="20"/>
        </w:rPr>
        <w:t>of</w:t>
      </w:r>
      <w:r>
        <w:rPr>
          <w:i/>
          <w:spacing w:val="-8"/>
          <w:sz w:val="20"/>
        </w:rPr>
        <w:t xml:space="preserve"> </w:t>
      </w:r>
      <w:r>
        <w:rPr>
          <w:i/>
          <w:sz w:val="20"/>
        </w:rPr>
        <w:t>the</w:t>
      </w:r>
      <w:r>
        <w:rPr>
          <w:i/>
          <w:spacing w:val="-8"/>
          <w:sz w:val="20"/>
        </w:rPr>
        <w:t xml:space="preserve"> </w:t>
      </w:r>
      <w:r>
        <w:rPr>
          <w:i/>
          <w:sz w:val="20"/>
        </w:rPr>
        <w:t>Association</w:t>
      </w:r>
      <w:r>
        <w:rPr>
          <w:i/>
          <w:spacing w:val="-8"/>
          <w:sz w:val="20"/>
        </w:rPr>
        <w:t xml:space="preserve"> </w:t>
      </w:r>
      <w:r>
        <w:rPr>
          <w:i/>
          <w:sz w:val="20"/>
        </w:rPr>
        <w:t>for</w:t>
      </w:r>
      <w:r>
        <w:rPr>
          <w:i/>
          <w:spacing w:val="-8"/>
          <w:sz w:val="20"/>
        </w:rPr>
        <w:t xml:space="preserve"> </w:t>
      </w:r>
      <w:r>
        <w:rPr>
          <w:i/>
          <w:sz w:val="20"/>
        </w:rPr>
        <w:t>Computational</w:t>
      </w:r>
      <w:r>
        <w:rPr>
          <w:i/>
          <w:spacing w:val="-8"/>
          <w:sz w:val="20"/>
        </w:rPr>
        <w:t xml:space="preserve"> </w:t>
      </w:r>
      <w:r>
        <w:rPr>
          <w:i/>
          <w:sz w:val="20"/>
        </w:rPr>
        <w:t>Linguistics</w:t>
      </w:r>
      <w:r>
        <w:rPr>
          <w:sz w:val="20"/>
        </w:rPr>
        <w:t>,</w:t>
      </w:r>
      <w:r>
        <w:rPr>
          <w:spacing w:val="-8"/>
          <w:sz w:val="20"/>
        </w:rPr>
        <w:t xml:space="preserve"> </w:t>
      </w:r>
      <w:r>
        <w:rPr>
          <w:sz w:val="20"/>
        </w:rPr>
        <w:t xml:space="preserve">4443–4458, </w:t>
      </w:r>
      <w:bookmarkStart w:id="1242" w:name="_bookmark20"/>
      <w:bookmarkEnd w:id="1242"/>
      <w:r>
        <w:rPr>
          <w:sz w:val="20"/>
        </w:rPr>
        <w:t xml:space="preserve">DOI: </w:t>
      </w:r>
      <w:hyperlink r:id="rId62">
        <w:r w:rsidR="00A40DB8">
          <w:rPr>
            <w:color w:val="0000FF"/>
            <w:sz w:val="20"/>
          </w:rPr>
          <w:t>10.18653/v1/2020.acl-main.408</w:t>
        </w:r>
      </w:hyperlink>
      <w:r>
        <w:rPr>
          <w:color w:val="0000FF"/>
          <w:sz w:val="20"/>
        </w:rPr>
        <w:t xml:space="preserve"> </w:t>
      </w:r>
      <w:r>
        <w:rPr>
          <w:sz w:val="20"/>
        </w:rPr>
        <w:t>(Association for Computational Linguistics, Online, 2020).</w:t>
      </w:r>
    </w:p>
    <w:p w14:paraId="00D0A566" w14:textId="77777777" w:rsidR="00A40DB8" w:rsidRDefault="00096600">
      <w:pPr>
        <w:pStyle w:val="ListParagraph"/>
        <w:numPr>
          <w:ilvl w:val="0"/>
          <w:numId w:val="1"/>
        </w:numPr>
        <w:tabs>
          <w:tab w:val="left" w:pos="395"/>
          <w:tab w:val="left" w:pos="400"/>
        </w:tabs>
        <w:spacing w:before="84" w:line="249" w:lineRule="auto"/>
        <w:ind w:left="395" w:right="376" w:hanging="343"/>
        <w:jc w:val="both"/>
        <w:rPr>
          <w:sz w:val="20"/>
        </w:rPr>
      </w:pPr>
      <w:r>
        <w:rPr>
          <w:sz w:val="20"/>
        </w:rPr>
        <w:t>Es,</w:t>
      </w:r>
      <w:r>
        <w:rPr>
          <w:spacing w:val="-13"/>
          <w:sz w:val="20"/>
        </w:rPr>
        <w:t xml:space="preserve"> </w:t>
      </w:r>
      <w:r>
        <w:rPr>
          <w:sz w:val="20"/>
        </w:rPr>
        <w:t>S.,</w:t>
      </w:r>
      <w:r>
        <w:rPr>
          <w:spacing w:val="-12"/>
          <w:sz w:val="20"/>
        </w:rPr>
        <w:t xml:space="preserve"> </w:t>
      </w:r>
      <w:r>
        <w:rPr>
          <w:sz w:val="20"/>
        </w:rPr>
        <w:t>James,</w:t>
      </w:r>
      <w:r>
        <w:rPr>
          <w:spacing w:val="-13"/>
          <w:sz w:val="20"/>
        </w:rPr>
        <w:t xml:space="preserve"> </w:t>
      </w:r>
      <w:r>
        <w:rPr>
          <w:sz w:val="20"/>
        </w:rPr>
        <w:t>J.,</w:t>
      </w:r>
      <w:r>
        <w:rPr>
          <w:spacing w:val="-12"/>
          <w:sz w:val="20"/>
        </w:rPr>
        <w:t xml:space="preserve"> </w:t>
      </w:r>
      <w:r>
        <w:rPr>
          <w:sz w:val="20"/>
        </w:rPr>
        <w:t>Espinosa</w:t>
      </w:r>
      <w:r>
        <w:rPr>
          <w:spacing w:val="-13"/>
          <w:sz w:val="20"/>
        </w:rPr>
        <w:t xml:space="preserve"> </w:t>
      </w:r>
      <w:r>
        <w:rPr>
          <w:sz w:val="20"/>
        </w:rPr>
        <w:t>Anke,</w:t>
      </w:r>
      <w:r>
        <w:rPr>
          <w:spacing w:val="-12"/>
          <w:sz w:val="20"/>
        </w:rPr>
        <w:t xml:space="preserve"> </w:t>
      </w:r>
      <w:r>
        <w:rPr>
          <w:sz w:val="20"/>
        </w:rPr>
        <w:t>L.</w:t>
      </w:r>
      <w:r>
        <w:rPr>
          <w:spacing w:val="-13"/>
          <w:sz w:val="20"/>
        </w:rPr>
        <w:t xml:space="preserve"> </w:t>
      </w:r>
      <w:r>
        <w:rPr>
          <w:sz w:val="20"/>
        </w:rPr>
        <w:t>&amp;</w:t>
      </w:r>
      <w:r>
        <w:rPr>
          <w:spacing w:val="-12"/>
          <w:sz w:val="20"/>
        </w:rPr>
        <w:t xml:space="preserve"> </w:t>
      </w:r>
      <w:r>
        <w:rPr>
          <w:sz w:val="20"/>
        </w:rPr>
        <w:t>Schockaert,</w:t>
      </w:r>
      <w:r>
        <w:rPr>
          <w:spacing w:val="-13"/>
          <w:sz w:val="20"/>
        </w:rPr>
        <w:t xml:space="preserve"> </w:t>
      </w:r>
      <w:r>
        <w:rPr>
          <w:sz w:val="20"/>
        </w:rPr>
        <w:t>S.</w:t>
      </w:r>
      <w:r>
        <w:rPr>
          <w:spacing w:val="-12"/>
          <w:sz w:val="20"/>
        </w:rPr>
        <w:t xml:space="preserve"> </w:t>
      </w:r>
      <w:r>
        <w:rPr>
          <w:sz w:val="20"/>
        </w:rPr>
        <w:t>RAGAs:</w:t>
      </w:r>
      <w:r>
        <w:rPr>
          <w:spacing w:val="-13"/>
          <w:sz w:val="20"/>
        </w:rPr>
        <w:t xml:space="preserve"> </w:t>
      </w:r>
      <w:r>
        <w:rPr>
          <w:sz w:val="20"/>
        </w:rPr>
        <w:t>Automated</w:t>
      </w:r>
      <w:r>
        <w:rPr>
          <w:spacing w:val="-12"/>
          <w:sz w:val="20"/>
        </w:rPr>
        <w:t xml:space="preserve"> </w:t>
      </w:r>
      <w:r>
        <w:rPr>
          <w:sz w:val="20"/>
        </w:rPr>
        <w:t>Evaluation</w:t>
      </w:r>
      <w:r>
        <w:rPr>
          <w:spacing w:val="-13"/>
          <w:sz w:val="20"/>
        </w:rPr>
        <w:t xml:space="preserve"> </w:t>
      </w:r>
      <w:r>
        <w:rPr>
          <w:sz w:val="20"/>
        </w:rPr>
        <w:t>of</w:t>
      </w:r>
      <w:r>
        <w:rPr>
          <w:spacing w:val="-12"/>
          <w:sz w:val="20"/>
        </w:rPr>
        <w:t xml:space="preserve"> </w:t>
      </w:r>
      <w:r>
        <w:rPr>
          <w:sz w:val="20"/>
        </w:rPr>
        <w:t>Retrieval</w:t>
      </w:r>
      <w:r>
        <w:rPr>
          <w:spacing w:val="-13"/>
          <w:sz w:val="20"/>
        </w:rPr>
        <w:t xml:space="preserve"> </w:t>
      </w:r>
      <w:r>
        <w:rPr>
          <w:sz w:val="20"/>
        </w:rPr>
        <w:t>Augmented</w:t>
      </w:r>
      <w:r>
        <w:rPr>
          <w:spacing w:val="-12"/>
          <w:sz w:val="20"/>
        </w:rPr>
        <w:t xml:space="preserve"> </w:t>
      </w:r>
      <w:r>
        <w:rPr>
          <w:sz w:val="20"/>
        </w:rPr>
        <w:t>Generation. In</w:t>
      </w:r>
      <w:r>
        <w:rPr>
          <w:spacing w:val="-4"/>
          <w:sz w:val="20"/>
        </w:rPr>
        <w:t xml:space="preserve"> </w:t>
      </w:r>
      <w:r>
        <w:rPr>
          <w:sz w:val="20"/>
        </w:rPr>
        <w:t>Aletras,</w:t>
      </w:r>
      <w:r>
        <w:rPr>
          <w:spacing w:val="-4"/>
          <w:sz w:val="20"/>
        </w:rPr>
        <w:t xml:space="preserve"> </w:t>
      </w:r>
      <w:r>
        <w:rPr>
          <w:sz w:val="20"/>
        </w:rPr>
        <w:t>N.</w:t>
      </w:r>
      <w:r>
        <w:rPr>
          <w:spacing w:val="-4"/>
          <w:sz w:val="20"/>
        </w:rPr>
        <w:t xml:space="preserve"> </w:t>
      </w:r>
      <w:r>
        <w:rPr>
          <w:sz w:val="20"/>
        </w:rPr>
        <w:t>&amp;</w:t>
      </w:r>
      <w:r>
        <w:rPr>
          <w:spacing w:val="-4"/>
          <w:sz w:val="20"/>
        </w:rPr>
        <w:t xml:space="preserve"> </w:t>
      </w:r>
      <w:r>
        <w:rPr>
          <w:sz w:val="20"/>
        </w:rPr>
        <w:t>De</w:t>
      </w:r>
      <w:r>
        <w:rPr>
          <w:spacing w:val="-4"/>
          <w:sz w:val="20"/>
        </w:rPr>
        <w:t xml:space="preserve"> </w:t>
      </w:r>
      <w:r>
        <w:rPr>
          <w:sz w:val="20"/>
        </w:rPr>
        <w:t>Clercq,</w:t>
      </w:r>
      <w:r>
        <w:rPr>
          <w:spacing w:val="-4"/>
          <w:sz w:val="20"/>
        </w:rPr>
        <w:t xml:space="preserve"> </w:t>
      </w:r>
      <w:r>
        <w:rPr>
          <w:sz w:val="20"/>
        </w:rPr>
        <w:t>O.</w:t>
      </w:r>
      <w:r>
        <w:rPr>
          <w:spacing w:val="-4"/>
          <w:sz w:val="20"/>
        </w:rPr>
        <w:t xml:space="preserve"> </w:t>
      </w:r>
      <w:r>
        <w:rPr>
          <w:sz w:val="20"/>
        </w:rPr>
        <w:t>(eds.)</w:t>
      </w:r>
      <w:r>
        <w:rPr>
          <w:spacing w:val="-4"/>
          <w:sz w:val="20"/>
        </w:rPr>
        <w:t xml:space="preserve"> </w:t>
      </w:r>
      <w:r>
        <w:rPr>
          <w:i/>
          <w:sz w:val="20"/>
        </w:rPr>
        <w:t>Proceedings</w:t>
      </w:r>
      <w:r>
        <w:rPr>
          <w:i/>
          <w:spacing w:val="-4"/>
          <w:sz w:val="20"/>
        </w:rPr>
        <w:t xml:space="preserve"> </w:t>
      </w:r>
      <w:r>
        <w:rPr>
          <w:i/>
          <w:sz w:val="20"/>
        </w:rPr>
        <w:t>of</w:t>
      </w:r>
      <w:r>
        <w:rPr>
          <w:i/>
          <w:spacing w:val="-4"/>
          <w:sz w:val="20"/>
        </w:rPr>
        <w:t xml:space="preserve"> </w:t>
      </w:r>
      <w:r>
        <w:rPr>
          <w:i/>
          <w:sz w:val="20"/>
        </w:rPr>
        <w:t>the</w:t>
      </w:r>
      <w:r>
        <w:rPr>
          <w:i/>
          <w:spacing w:val="-4"/>
          <w:sz w:val="20"/>
        </w:rPr>
        <w:t xml:space="preserve"> </w:t>
      </w:r>
      <w:r>
        <w:rPr>
          <w:i/>
          <w:sz w:val="20"/>
        </w:rPr>
        <w:t>18th</w:t>
      </w:r>
      <w:r>
        <w:rPr>
          <w:i/>
          <w:spacing w:val="-4"/>
          <w:sz w:val="20"/>
        </w:rPr>
        <w:t xml:space="preserve"> </w:t>
      </w:r>
      <w:r>
        <w:rPr>
          <w:i/>
          <w:sz w:val="20"/>
        </w:rPr>
        <w:t>Conference</w:t>
      </w:r>
      <w:r>
        <w:rPr>
          <w:i/>
          <w:spacing w:val="-4"/>
          <w:sz w:val="20"/>
        </w:rPr>
        <w:t xml:space="preserve"> </w:t>
      </w:r>
      <w:r>
        <w:rPr>
          <w:i/>
          <w:sz w:val="20"/>
        </w:rPr>
        <w:t>of</w:t>
      </w:r>
      <w:r>
        <w:rPr>
          <w:i/>
          <w:spacing w:val="-4"/>
          <w:sz w:val="20"/>
        </w:rPr>
        <w:t xml:space="preserve"> </w:t>
      </w:r>
      <w:r>
        <w:rPr>
          <w:i/>
          <w:sz w:val="20"/>
        </w:rPr>
        <w:t>the</w:t>
      </w:r>
      <w:r>
        <w:rPr>
          <w:i/>
          <w:spacing w:val="-4"/>
          <w:sz w:val="20"/>
        </w:rPr>
        <w:t xml:space="preserve"> </w:t>
      </w:r>
      <w:r>
        <w:rPr>
          <w:i/>
          <w:sz w:val="20"/>
        </w:rPr>
        <w:t>European</w:t>
      </w:r>
      <w:r>
        <w:rPr>
          <w:i/>
          <w:spacing w:val="-4"/>
          <w:sz w:val="20"/>
        </w:rPr>
        <w:t xml:space="preserve"> </w:t>
      </w:r>
      <w:r>
        <w:rPr>
          <w:i/>
          <w:sz w:val="20"/>
        </w:rPr>
        <w:t>Chapter</w:t>
      </w:r>
      <w:r>
        <w:rPr>
          <w:i/>
          <w:spacing w:val="-4"/>
          <w:sz w:val="20"/>
        </w:rPr>
        <w:t xml:space="preserve"> </w:t>
      </w:r>
      <w:r>
        <w:rPr>
          <w:i/>
          <w:sz w:val="20"/>
        </w:rPr>
        <w:t>of</w:t>
      </w:r>
      <w:r>
        <w:rPr>
          <w:i/>
          <w:spacing w:val="-4"/>
          <w:sz w:val="20"/>
        </w:rPr>
        <w:t xml:space="preserve"> </w:t>
      </w:r>
      <w:r>
        <w:rPr>
          <w:i/>
          <w:sz w:val="20"/>
        </w:rPr>
        <w:t>the</w:t>
      </w:r>
      <w:r>
        <w:rPr>
          <w:i/>
          <w:spacing w:val="-4"/>
          <w:sz w:val="20"/>
        </w:rPr>
        <w:t xml:space="preserve"> </w:t>
      </w:r>
      <w:r>
        <w:rPr>
          <w:i/>
          <w:sz w:val="20"/>
        </w:rPr>
        <w:t>Association</w:t>
      </w:r>
      <w:r>
        <w:rPr>
          <w:i/>
          <w:spacing w:val="-4"/>
          <w:sz w:val="20"/>
        </w:rPr>
        <w:t xml:space="preserve"> </w:t>
      </w:r>
      <w:r>
        <w:rPr>
          <w:i/>
          <w:sz w:val="20"/>
        </w:rPr>
        <w:t>for Computational Linguistics: System Demonstrations</w:t>
      </w:r>
      <w:r>
        <w:rPr>
          <w:sz w:val="20"/>
        </w:rPr>
        <w:t xml:space="preserve">, 150–158 (Association for Computational Linguistics, St. Julians, </w:t>
      </w:r>
      <w:bookmarkStart w:id="1243" w:name="_bookmark21"/>
      <w:bookmarkEnd w:id="1243"/>
      <w:r>
        <w:rPr>
          <w:sz w:val="20"/>
        </w:rPr>
        <w:t>Malta, 2024).</w:t>
      </w:r>
    </w:p>
    <w:p w14:paraId="5F65E1B1" w14:textId="77777777" w:rsidR="00A40DB8" w:rsidRDefault="00096600">
      <w:pPr>
        <w:pStyle w:val="ListParagraph"/>
        <w:numPr>
          <w:ilvl w:val="0"/>
          <w:numId w:val="1"/>
        </w:numPr>
        <w:tabs>
          <w:tab w:val="left" w:pos="387"/>
          <w:tab w:val="left" w:pos="401"/>
        </w:tabs>
        <w:spacing w:before="85" w:line="249" w:lineRule="auto"/>
        <w:ind w:left="387" w:right="384" w:hanging="334"/>
        <w:jc w:val="both"/>
        <w:rPr>
          <w:sz w:val="20"/>
        </w:rPr>
      </w:pPr>
      <w:r>
        <w:rPr>
          <w:sz w:val="20"/>
        </w:rPr>
        <w:t>Zhao, W.</w:t>
      </w:r>
      <w:r>
        <w:rPr>
          <w:spacing w:val="-9"/>
          <w:sz w:val="20"/>
        </w:rPr>
        <w:t xml:space="preserve"> </w:t>
      </w:r>
      <w:r>
        <w:rPr>
          <w:i/>
          <w:sz w:val="20"/>
        </w:rPr>
        <w:t>et</w:t>
      </w:r>
      <w:r>
        <w:rPr>
          <w:i/>
          <w:spacing w:val="-9"/>
          <w:sz w:val="20"/>
        </w:rPr>
        <w:t xml:space="preserve"> </w:t>
      </w:r>
      <w:r>
        <w:rPr>
          <w:i/>
          <w:sz w:val="20"/>
        </w:rPr>
        <w:t xml:space="preserve">al. </w:t>
      </w:r>
      <w:r>
        <w:rPr>
          <w:sz w:val="20"/>
        </w:rPr>
        <w:t>MoverScore: Text</w:t>
      </w:r>
      <w:r>
        <w:rPr>
          <w:spacing w:val="-9"/>
          <w:sz w:val="20"/>
        </w:rPr>
        <w:t xml:space="preserve"> </w:t>
      </w:r>
      <w:r>
        <w:rPr>
          <w:sz w:val="20"/>
        </w:rPr>
        <w:t>Generation</w:t>
      </w:r>
      <w:r>
        <w:rPr>
          <w:spacing w:val="-9"/>
          <w:sz w:val="20"/>
        </w:rPr>
        <w:t xml:space="preserve"> </w:t>
      </w:r>
      <w:r>
        <w:rPr>
          <w:sz w:val="20"/>
        </w:rPr>
        <w:t>Evaluating</w:t>
      </w:r>
      <w:r>
        <w:rPr>
          <w:spacing w:val="-9"/>
          <w:sz w:val="20"/>
        </w:rPr>
        <w:t xml:space="preserve"> </w:t>
      </w:r>
      <w:r>
        <w:rPr>
          <w:sz w:val="20"/>
        </w:rPr>
        <w:t>with</w:t>
      </w:r>
      <w:r>
        <w:rPr>
          <w:spacing w:val="-9"/>
          <w:sz w:val="20"/>
        </w:rPr>
        <w:t xml:space="preserve"> </w:t>
      </w:r>
      <w:r>
        <w:rPr>
          <w:sz w:val="20"/>
        </w:rPr>
        <w:t>Contextualized</w:t>
      </w:r>
      <w:r>
        <w:rPr>
          <w:spacing w:val="-9"/>
          <w:sz w:val="20"/>
        </w:rPr>
        <w:t xml:space="preserve"> </w:t>
      </w:r>
      <w:r>
        <w:rPr>
          <w:sz w:val="20"/>
        </w:rPr>
        <w:t>Embeddings</w:t>
      </w:r>
      <w:r>
        <w:rPr>
          <w:spacing w:val="-9"/>
          <w:sz w:val="20"/>
        </w:rPr>
        <w:t xml:space="preserve"> </w:t>
      </w:r>
      <w:r>
        <w:rPr>
          <w:sz w:val="20"/>
        </w:rPr>
        <w:t>and</w:t>
      </w:r>
      <w:r>
        <w:rPr>
          <w:spacing w:val="-9"/>
          <w:sz w:val="20"/>
        </w:rPr>
        <w:t xml:space="preserve"> </w:t>
      </w:r>
      <w:r>
        <w:rPr>
          <w:sz w:val="20"/>
        </w:rPr>
        <w:t>Earth</w:t>
      </w:r>
      <w:r>
        <w:rPr>
          <w:spacing w:val="-9"/>
          <w:sz w:val="20"/>
        </w:rPr>
        <w:t xml:space="preserve"> </w:t>
      </w:r>
      <w:r>
        <w:rPr>
          <w:sz w:val="20"/>
        </w:rPr>
        <w:t>Mover</w:t>
      </w:r>
      <w:r>
        <w:rPr>
          <w:spacing w:val="-9"/>
          <w:sz w:val="20"/>
        </w:rPr>
        <w:t xml:space="preserve"> </w:t>
      </w:r>
      <w:r>
        <w:rPr>
          <w:sz w:val="20"/>
        </w:rPr>
        <w:t xml:space="preserve">Distance. In </w:t>
      </w:r>
      <w:r>
        <w:rPr>
          <w:spacing w:val="-2"/>
          <w:sz w:val="20"/>
        </w:rPr>
        <w:t>Inui,</w:t>
      </w:r>
      <w:r>
        <w:rPr>
          <w:spacing w:val="-8"/>
          <w:sz w:val="20"/>
        </w:rPr>
        <w:t xml:space="preserve"> </w:t>
      </w:r>
      <w:r>
        <w:rPr>
          <w:spacing w:val="-2"/>
          <w:sz w:val="20"/>
        </w:rPr>
        <w:t>K.,</w:t>
      </w:r>
      <w:r>
        <w:rPr>
          <w:spacing w:val="-7"/>
          <w:sz w:val="20"/>
        </w:rPr>
        <w:t xml:space="preserve"> </w:t>
      </w:r>
      <w:r>
        <w:rPr>
          <w:spacing w:val="-2"/>
          <w:sz w:val="20"/>
        </w:rPr>
        <w:t>Jiang,</w:t>
      </w:r>
      <w:r>
        <w:rPr>
          <w:spacing w:val="-7"/>
          <w:sz w:val="20"/>
        </w:rPr>
        <w:t xml:space="preserve"> </w:t>
      </w:r>
      <w:r>
        <w:rPr>
          <w:spacing w:val="-2"/>
          <w:sz w:val="20"/>
        </w:rPr>
        <w:t>J.,</w:t>
      </w:r>
      <w:r>
        <w:rPr>
          <w:spacing w:val="-8"/>
          <w:sz w:val="20"/>
        </w:rPr>
        <w:t xml:space="preserve"> </w:t>
      </w:r>
      <w:r>
        <w:rPr>
          <w:spacing w:val="-2"/>
          <w:sz w:val="20"/>
        </w:rPr>
        <w:t>Ng,</w:t>
      </w:r>
      <w:r>
        <w:rPr>
          <w:spacing w:val="-7"/>
          <w:sz w:val="20"/>
        </w:rPr>
        <w:t xml:space="preserve"> </w:t>
      </w:r>
      <w:r>
        <w:rPr>
          <w:spacing w:val="-2"/>
          <w:sz w:val="20"/>
        </w:rPr>
        <w:t>V.</w:t>
      </w:r>
      <w:r>
        <w:rPr>
          <w:spacing w:val="-8"/>
          <w:sz w:val="20"/>
        </w:rPr>
        <w:t xml:space="preserve"> </w:t>
      </w:r>
      <w:r>
        <w:rPr>
          <w:spacing w:val="-2"/>
          <w:sz w:val="20"/>
        </w:rPr>
        <w:t>&amp;</w:t>
      </w:r>
      <w:r>
        <w:rPr>
          <w:spacing w:val="-8"/>
          <w:sz w:val="20"/>
        </w:rPr>
        <w:t xml:space="preserve"> </w:t>
      </w:r>
      <w:r>
        <w:rPr>
          <w:spacing w:val="-2"/>
          <w:sz w:val="20"/>
        </w:rPr>
        <w:t>Wan,</w:t>
      </w:r>
      <w:r>
        <w:rPr>
          <w:spacing w:val="-7"/>
          <w:sz w:val="20"/>
        </w:rPr>
        <w:t xml:space="preserve"> </w:t>
      </w:r>
      <w:r>
        <w:rPr>
          <w:spacing w:val="-2"/>
          <w:sz w:val="20"/>
        </w:rPr>
        <w:t>X.</w:t>
      </w:r>
      <w:r>
        <w:rPr>
          <w:spacing w:val="-8"/>
          <w:sz w:val="20"/>
        </w:rPr>
        <w:t xml:space="preserve"> </w:t>
      </w:r>
      <w:r>
        <w:rPr>
          <w:spacing w:val="-2"/>
          <w:sz w:val="20"/>
        </w:rPr>
        <w:t>(eds.)</w:t>
      </w:r>
      <w:r>
        <w:rPr>
          <w:spacing w:val="-8"/>
          <w:sz w:val="20"/>
        </w:rPr>
        <w:t xml:space="preserve"> </w:t>
      </w:r>
      <w:r>
        <w:rPr>
          <w:i/>
          <w:spacing w:val="-2"/>
          <w:sz w:val="20"/>
        </w:rPr>
        <w:t>Proceedings</w:t>
      </w:r>
      <w:r>
        <w:rPr>
          <w:i/>
          <w:spacing w:val="-8"/>
          <w:sz w:val="20"/>
        </w:rPr>
        <w:t xml:space="preserve"> </w:t>
      </w:r>
      <w:r>
        <w:rPr>
          <w:i/>
          <w:spacing w:val="-2"/>
          <w:sz w:val="20"/>
        </w:rPr>
        <w:t>of</w:t>
      </w:r>
      <w:r>
        <w:rPr>
          <w:i/>
          <w:spacing w:val="-8"/>
          <w:sz w:val="20"/>
        </w:rPr>
        <w:t xml:space="preserve"> </w:t>
      </w:r>
      <w:r>
        <w:rPr>
          <w:i/>
          <w:spacing w:val="-2"/>
          <w:sz w:val="20"/>
        </w:rPr>
        <w:t>the</w:t>
      </w:r>
      <w:r>
        <w:rPr>
          <w:i/>
          <w:spacing w:val="-8"/>
          <w:sz w:val="20"/>
        </w:rPr>
        <w:t xml:space="preserve"> </w:t>
      </w:r>
      <w:r>
        <w:rPr>
          <w:i/>
          <w:spacing w:val="-2"/>
          <w:sz w:val="20"/>
        </w:rPr>
        <w:t>2019</w:t>
      </w:r>
      <w:r>
        <w:rPr>
          <w:i/>
          <w:spacing w:val="-8"/>
          <w:sz w:val="20"/>
        </w:rPr>
        <w:t xml:space="preserve"> </w:t>
      </w:r>
      <w:r>
        <w:rPr>
          <w:i/>
          <w:spacing w:val="-2"/>
          <w:sz w:val="20"/>
        </w:rPr>
        <w:t>Conference</w:t>
      </w:r>
      <w:r>
        <w:rPr>
          <w:i/>
          <w:spacing w:val="-8"/>
          <w:sz w:val="20"/>
        </w:rPr>
        <w:t xml:space="preserve"> </w:t>
      </w:r>
      <w:r>
        <w:rPr>
          <w:i/>
          <w:spacing w:val="-2"/>
          <w:sz w:val="20"/>
        </w:rPr>
        <w:t>on</w:t>
      </w:r>
      <w:r>
        <w:rPr>
          <w:i/>
          <w:spacing w:val="-8"/>
          <w:sz w:val="20"/>
        </w:rPr>
        <w:t xml:space="preserve"> </w:t>
      </w:r>
      <w:r>
        <w:rPr>
          <w:i/>
          <w:spacing w:val="-2"/>
          <w:sz w:val="20"/>
        </w:rPr>
        <w:t>Empirical</w:t>
      </w:r>
      <w:r>
        <w:rPr>
          <w:i/>
          <w:spacing w:val="-8"/>
          <w:sz w:val="20"/>
        </w:rPr>
        <w:t xml:space="preserve"> </w:t>
      </w:r>
      <w:r>
        <w:rPr>
          <w:i/>
          <w:spacing w:val="-2"/>
          <w:sz w:val="20"/>
        </w:rPr>
        <w:t>Methods</w:t>
      </w:r>
      <w:r>
        <w:rPr>
          <w:i/>
          <w:spacing w:val="-8"/>
          <w:sz w:val="20"/>
        </w:rPr>
        <w:t xml:space="preserve"> </w:t>
      </w:r>
      <w:r>
        <w:rPr>
          <w:i/>
          <w:spacing w:val="-2"/>
          <w:sz w:val="20"/>
        </w:rPr>
        <w:t>in</w:t>
      </w:r>
      <w:r>
        <w:rPr>
          <w:i/>
          <w:spacing w:val="-8"/>
          <w:sz w:val="20"/>
        </w:rPr>
        <w:t xml:space="preserve"> </w:t>
      </w:r>
      <w:r>
        <w:rPr>
          <w:i/>
          <w:spacing w:val="-2"/>
          <w:sz w:val="20"/>
        </w:rPr>
        <w:t>Natural</w:t>
      </w:r>
      <w:r>
        <w:rPr>
          <w:i/>
          <w:spacing w:val="-8"/>
          <w:sz w:val="20"/>
        </w:rPr>
        <w:t xml:space="preserve"> </w:t>
      </w:r>
      <w:r>
        <w:rPr>
          <w:i/>
          <w:spacing w:val="-2"/>
          <w:sz w:val="20"/>
        </w:rPr>
        <w:t>Language Processing</w:t>
      </w:r>
      <w:r>
        <w:rPr>
          <w:i/>
          <w:spacing w:val="-10"/>
          <w:sz w:val="20"/>
        </w:rPr>
        <w:t xml:space="preserve"> </w:t>
      </w:r>
      <w:r>
        <w:rPr>
          <w:i/>
          <w:spacing w:val="-2"/>
          <w:sz w:val="20"/>
        </w:rPr>
        <w:t>and</w:t>
      </w:r>
      <w:r>
        <w:rPr>
          <w:i/>
          <w:spacing w:val="-10"/>
          <w:sz w:val="20"/>
        </w:rPr>
        <w:t xml:space="preserve"> </w:t>
      </w:r>
      <w:r>
        <w:rPr>
          <w:i/>
          <w:spacing w:val="-2"/>
          <w:sz w:val="20"/>
        </w:rPr>
        <w:t>the</w:t>
      </w:r>
      <w:r>
        <w:rPr>
          <w:i/>
          <w:spacing w:val="-10"/>
          <w:sz w:val="20"/>
        </w:rPr>
        <w:t xml:space="preserve"> </w:t>
      </w:r>
      <w:r>
        <w:rPr>
          <w:i/>
          <w:spacing w:val="-2"/>
          <w:sz w:val="20"/>
        </w:rPr>
        <w:t>9th</w:t>
      </w:r>
      <w:r>
        <w:rPr>
          <w:i/>
          <w:spacing w:val="-10"/>
          <w:sz w:val="20"/>
        </w:rPr>
        <w:t xml:space="preserve"> </w:t>
      </w:r>
      <w:r>
        <w:rPr>
          <w:i/>
          <w:spacing w:val="-2"/>
          <w:sz w:val="20"/>
        </w:rPr>
        <w:t>International</w:t>
      </w:r>
      <w:r>
        <w:rPr>
          <w:i/>
          <w:spacing w:val="-10"/>
          <w:sz w:val="20"/>
        </w:rPr>
        <w:t xml:space="preserve"> </w:t>
      </w:r>
      <w:r>
        <w:rPr>
          <w:i/>
          <w:spacing w:val="-2"/>
          <w:sz w:val="20"/>
        </w:rPr>
        <w:t>Joint</w:t>
      </w:r>
      <w:r>
        <w:rPr>
          <w:i/>
          <w:spacing w:val="-10"/>
          <w:sz w:val="20"/>
        </w:rPr>
        <w:t xml:space="preserve"> </w:t>
      </w:r>
      <w:r>
        <w:rPr>
          <w:i/>
          <w:spacing w:val="-2"/>
          <w:sz w:val="20"/>
        </w:rPr>
        <w:t>Conference</w:t>
      </w:r>
      <w:r>
        <w:rPr>
          <w:i/>
          <w:spacing w:val="-10"/>
          <w:sz w:val="20"/>
        </w:rPr>
        <w:t xml:space="preserve"> </w:t>
      </w:r>
      <w:r>
        <w:rPr>
          <w:i/>
          <w:spacing w:val="-2"/>
          <w:sz w:val="20"/>
        </w:rPr>
        <w:t>on</w:t>
      </w:r>
      <w:r>
        <w:rPr>
          <w:i/>
          <w:spacing w:val="-10"/>
          <w:sz w:val="20"/>
        </w:rPr>
        <w:t xml:space="preserve"> </w:t>
      </w:r>
      <w:r>
        <w:rPr>
          <w:i/>
          <w:spacing w:val="-2"/>
          <w:sz w:val="20"/>
        </w:rPr>
        <w:t>Natural</w:t>
      </w:r>
      <w:r>
        <w:rPr>
          <w:i/>
          <w:spacing w:val="-10"/>
          <w:sz w:val="20"/>
        </w:rPr>
        <w:t xml:space="preserve"> </w:t>
      </w:r>
      <w:r>
        <w:rPr>
          <w:i/>
          <w:spacing w:val="-2"/>
          <w:sz w:val="20"/>
        </w:rPr>
        <w:t>Language</w:t>
      </w:r>
      <w:r>
        <w:rPr>
          <w:i/>
          <w:spacing w:val="-10"/>
          <w:sz w:val="20"/>
        </w:rPr>
        <w:t xml:space="preserve"> </w:t>
      </w:r>
      <w:r>
        <w:rPr>
          <w:i/>
          <w:spacing w:val="-2"/>
          <w:sz w:val="20"/>
        </w:rPr>
        <w:t>Processing</w:t>
      </w:r>
      <w:r>
        <w:rPr>
          <w:i/>
          <w:spacing w:val="-10"/>
          <w:sz w:val="20"/>
        </w:rPr>
        <w:t xml:space="preserve"> </w:t>
      </w:r>
      <w:r>
        <w:rPr>
          <w:i/>
          <w:spacing w:val="-2"/>
          <w:sz w:val="20"/>
        </w:rPr>
        <w:t>(EMNLP-IJCNLP)</w:t>
      </w:r>
      <w:r>
        <w:rPr>
          <w:spacing w:val="-2"/>
          <w:sz w:val="20"/>
        </w:rPr>
        <w:t>,</w:t>
      </w:r>
      <w:r>
        <w:rPr>
          <w:spacing w:val="-10"/>
          <w:sz w:val="20"/>
        </w:rPr>
        <w:t xml:space="preserve"> </w:t>
      </w:r>
      <w:r>
        <w:rPr>
          <w:spacing w:val="-2"/>
          <w:sz w:val="20"/>
        </w:rPr>
        <w:t>563–578,</w:t>
      </w:r>
      <w:r>
        <w:rPr>
          <w:spacing w:val="-10"/>
          <w:sz w:val="20"/>
        </w:rPr>
        <w:t xml:space="preserve"> </w:t>
      </w:r>
      <w:r>
        <w:rPr>
          <w:spacing w:val="-2"/>
          <w:sz w:val="20"/>
        </w:rPr>
        <w:t xml:space="preserve">DOI: </w:t>
      </w:r>
      <w:bookmarkStart w:id="1244" w:name="_bookmark22"/>
      <w:bookmarkEnd w:id="1244"/>
      <w:r>
        <w:fldChar w:fldCharType="begin"/>
      </w:r>
      <w:r>
        <w:instrText>HYPERLINK "10.18653/v1/D19-1053" \h</w:instrText>
      </w:r>
      <w:r>
        <w:fldChar w:fldCharType="separate"/>
      </w:r>
      <w:r>
        <w:rPr>
          <w:color w:val="0000FF"/>
          <w:sz w:val="20"/>
        </w:rPr>
        <w:t>10.18653/v1/D19-1053</w:t>
      </w:r>
      <w:r>
        <w:fldChar w:fldCharType="end"/>
      </w:r>
      <w:r>
        <w:rPr>
          <w:color w:val="0000FF"/>
          <w:sz w:val="20"/>
        </w:rPr>
        <w:t xml:space="preserve"> </w:t>
      </w:r>
      <w:r>
        <w:rPr>
          <w:sz w:val="20"/>
        </w:rPr>
        <w:t>(Association for Computational Linguistics, Hong Kong, China, 2019).</w:t>
      </w:r>
    </w:p>
    <w:p w14:paraId="62902083" w14:textId="77777777" w:rsidR="00A40DB8" w:rsidRDefault="00096600">
      <w:pPr>
        <w:pStyle w:val="ListParagraph"/>
        <w:numPr>
          <w:ilvl w:val="0"/>
          <w:numId w:val="1"/>
        </w:numPr>
        <w:tabs>
          <w:tab w:val="left" w:pos="387"/>
          <w:tab w:val="left" w:pos="401"/>
        </w:tabs>
        <w:spacing w:before="85" w:line="249" w:lineRule="auto"/>
        <w:ind w:left="387" w:right="386" w:hanging="334"/>
        <w:jc w:val="both"/>
        <w:rPr>
          <w:sz w:val="20"/>
        </w:rPr>
      </w:pPr>
      <w:r>
        <w:rPr>
          <w:sz w:val="20"/>
        </w:rPr>
        <w:t>Schuler, K.</w:t>
      </w:r>
      <w:r>
        <w:rPr>
          <w:spacing w:val="-2"/>
          <w:sz w:val="20"/>
        </w:rPr>
        <w:t xml:space="preserve"> </w:t>
      </w:r>
      <w:r>
        <w:rPr>
          <w:i/>
          <w:sz w:val="20"/>
        </w:rPr>
        <w:t>et</w:t>
      </w:r>
      <w:r>
        <w:rPr>
          <w:i/>
          <w:spacing w:val="-2"/>
          <w:sz w:val="20"/>
        </w:rPr>
        <w:t xml:space="preserve"> </w:t>
      </w:r>
      <w:r>
        <w:rPr>
          <w:i/>
          <w:sz w:val="20"/>
        </w:rPr>
        <w:t>al.</w:t>
      </w:r>
      <w:r>
        <w:rPr>
          <w:i/>
          <w:spacing w:val="20"/>
          <w:sz w:val="20"/>
        </w:rPr>
        <w:t xml:space="preserve"> </w:t>
      </w:r>
      <w:r>
        <w:rPr>
          <w:sz w:val="20"/>
        </w:rPr>
        <w:t>Context</w:t>
      </w:r>
      <w:r>
        <w:rPr>
          <w:spacing w:val="-2"/>
          <w:sz w:val="20"/>
        </w:rPr>
        <w:t xml:space="preserve"> </w:t>
      </w:r>
      <w:r>
        <w:rPr>
          <w:sz w:val="20"/>
        </w:rPr>
        <w:t>factors</w:t>
      </w:r>
      <w:r>
        <w:rPr>
          <w:spacing w:val="-2"/>
          <w:sz w:val="20"/>
        </w:rPr>
        <w:t xml:space="preserve"> </w:t>
      </w:r>
      <w:r>
        <w:rPr>
          <w:sz w:val="20"/>
        </w:rPr>
        <w:t>in</w:t>
      </w:r>
      <w:r>
        <w:rPr>
          <w:spacing w:val="-2"/>
          <w:sz w:val="20"/>
        </w:rPr>
        <w:t xml:space="preserve"> </w:t>
      </w:r>
      <w:r>
        <w:rPr>
          <w:sz w:val="20"/>
        </w:rPr>
        <w:t>clinical</w:t>
      </w:r>
      <w:r>
        <w:rPr>
          <w:spacing w:val="-2"/>
          <w:sz w:val="20"/>
        </w:rPr>
        <w:t xml:space="preserve"> </w:t>
      </w:r>
      <w:r>
        <w:rPr>
          <w:sz w:val="20"/>
        </w:rPr>
        <w:t>decision-making: a</w:t>
      </w:r>
      <w:r>
        <w:rPr>
          <w:spacing w:val="-2"/>
          <w:sz w:val="20"/>
        </w:rPr>
        <w:t xml:space="preserve"> </w:t>
      </w:r>
      <w:r>
        <w:rPr>
          <w:sz w:val="20"/>
        </w:rPr>
        <w:t>scoping</w:t>
      </w:r>
      <w:r>
        <w:rPr>
          <w:spacing w:val="-2"/>
          <w:sz w:val="20"/>
        </w:rPr>
        <w:t xml:space="preserve"> </w:t>
      </w:r>
      <w:r>
        <w:rPr>
          <w:sz w:val="20"/>
        </w:rPr>
        <w:t>review.</w:t>
      </w:r>
      <w:r>
        <w:rPr>
          <w:spacing w:val="20"/>
          <w:sz w:val="20"/>
        </w:rPr>
        <w:t xml:space="preserve"> </w:t>
      </w:r>
      <w:r>
        <w:rPr>
          <w:i/>
          <w:sz w:val="20"/>
        </w:rPr>
        <w:t>BMC</w:t>
      </w:r>
      <w:r>
        <w:rPr>
          <w:i/>
          <w:spacing w:val="-2"/>
          <w:sz w:val="20"/>
        </w:rPr>
        <w:t xml:space="preserve"> </w:t>
      </w:r>
      <w:r>
        <w:rPr>
          <w:i/>
          <w:sz w:val="20"/>
        </w:rPr>
        <w:t>Med.</w:t>
      </w:r>
      <w:r>
        <w:rPr>
          <w:i/>
          <w:spacing w:val="-2"/>
          <w:sz w:val="20"/>
        </w:rPr>
        <w:t xml:space="preserve"> </w:t>
      </w:r>
      <w:r>
        <w:rPr>
          <w:i/>
          <w:sz w:val="20"/>
        </w:rPr>
        <w:t>Informatics</w:t>
      </w:r>
      <w:r>
        <w:rPr>
          <w:i/>
          <w:spacing w:val="-2"/>
          <w:sz w:val="20"/>
        </w:rPr>
        <w:t xml:space="preserve"> </w:t>
      </w:r>
      <w:r>
        <w:rPr>
          <w:i/>
          <w:sz w:val="20"/>
        </w:rPr>
        <w:t>Decis.</w:t>
      </w:r>
      <w:r>
        <w:rPr>
          <w:i/>
          <w:spacing w:val="-2"/>
          <w:sz w:val="20"/>
        </w:rPr>
        <w:t xml:space="preserve"> </w:t>
      </w:r>
      <w:r>
        <w:rPr>
          <w:i/>
          <w:sz w:val="20"/>
        </w:rPr>
        <w:t>Mak.</w:t>
      </w:r>
      <w:r>
        <w:rPr>
          <w:i/>
          <w:spacing w:val="-2"/>
          <w:sz w:val="20"/>
        </w:rPr>
        <w:t xml:space="preserve"> </w:t>
      </w:r>
      <w:r>
        <w:rPr>
          <w:b/>
          <w:sz w:val="20"/>
        </w:rPr>
        <w:t>25</w:t>
      </w:r>
      <w:r>
        <w:rPr>
          <w:sz w:val="20"/>
        </w:rPr>
        <w:t xml:space="preserve">, </w:t>
      </w:r>
      <w:bookmarkStart w:id="1245" w:name="_bookmark23"/>
      <w:bookmarkEnd w:id="1245"/>
      <w:r>
        <w:rPr>
          <w:sz w:val="20"/>
        </w:rPr>
        <w:t xml:space="preserve">133, DOI: </w:t>
      </w:r>
      <w:hyperlink r:id="rId63">
        <w:r w:rsidR="00A40DB8">
          <w:rPr>
            <w:color w:val="0000FF"/>
            <w:sz w:val="20"/>
          </w:rPr>
          <w:t>10.1186/s12911-025-02965-1</w:t>
        </w:r>
      </w:hyperlink>
      <w:r>
        <w:rPr>
          <w:color w:val="0000FF"/>
          <w:sz w:val="20"/>
        </w:rPr>
        <w:t xml:space="preserve"> </w:t>
      </w:r>
      <w:r>
        <w:rPr>
          <w:sz w:val="20"/>
        </w:rPr>
        <w:t>(2025).</w:t>
      </w:r>
    </w:p>
    <w:p w14:paraId="4E3C2565" w14:textId="77777777" w:rsidR="00A40DB8" w:rsidRDefault="00096600">
      <w:pPr>
        <w:pStyle w:val="ListParagraph"/>
        <w:numPr>
          <w:ilvl w:val="0"/>
          <w:numId w:val="1"/>
        </w:numPr>
        <w:tabs>
          <w:tab w:val="left" w:pos="402"/>
        </w:tabs>
        <w:spacing w:before="84" w:line="249" w:lineRule="auto"/>
        <w:ind w:right="411" w:hanging="349"/>
        <w:jc w:val="both"/>
        <w:rPr>
          <w:sz w:val="20"/>
        </w:rPr>
      </w:pPr>
      <w:r>
        <w:rPr>
          <w:spacing w:val="-2"/>
          <w:sz w:val="20"/>
        </w:rPr>
        <w:t>Adam,</w:t>
      </w:r>
      <w:r>
        <w:rPr>
          <w:spacing w:val="-9"/>
          <w:sz w:val="20"/>
        </w:rPr>
        <w:t xml:space="preserve"> </w:t>
      </w:r>
      <w:r>
        <w:rPr>
          <w:spacing w:val="-2"/>
          <w:sz w:val="20"/>
        </w:rPr>
        <w:t>H.,</w:t>
      </w:r>
      <w:r>
        <w:rPr>
          <w:spacing w:val="-10"/>
          <w:sz w:val="20"/>
        </w:rPr>
        <w:t xml:space="preserve"> </w:t>
      </w:r>
      <w:r>
        <w:rPr>
          <w:spacing w:val="-2"/>
          <w:sz w:val="20"/>
        </w:rPr>
        <w:t>Balagopalan,</w:t>
      </w:r>
      <w:r>
        <w:rPr>
          <w:spacing w:val="-9"/>
          <w:sz w:val="20"/>
        </w:rPr>
        <w:t xml:space="preserve"> </w:t>
      </w:r>
      <w:r>
        <w:rPr>
          <w:spacing w:val="-2"/>
          <w:sz w:val="20"/>
        </w:rPr>
        <w:t>A.,</w:t>
      </w:r>
      <w:r>
        <w:rPr>
          <w:spacing w:val="-9"/>
          <w:sz w:val="20"/>
        </w:rPr>
        <w:t xml:space="preserve"> </w:t>
      </w:r>
      <w:r>
        <w:rPr>
          <w:spacing w:val="-2"/>
          <w:sz w:val="20"/>
        </w:rPr>
        <w:t>Alsentzer,</w:t>
      </w:r>
      <w:r>
        <w:rPr>
          <w:spacing w:val="-9"/>
          <w:sz w:val="20"/>
        </w:rPr>
        <w:t xml:space="preserve"> </w:t>
      </w:r>
      <w:r>
        <w:rPr>
          <w:spacing w:val="-2"/>
          <w:sz w:val="20"/>
        </w:rPr>
        <w:t>E.,</w:t>
      </w:r>
      <w:r>
        <w:rPr>
          <w:spacing w:val="-10"/>
          <w:sz w:val="20"/>
        </w:rPr>
        <w:t xml:space="preserve"> </w:t>
      </w:r>
      <w:r>
        <w:rPr>
          <w:spacing w:val="-2"/>
          <w:sz w:val="20"/>
        </w:rPr>
        <w:t>Christia,</w:t>
      </w:r>
      <w:r>
        <w:rPr>
          <w:spacing w:val="-9"/>
          <w:sz w:val="20"/>
        </w:rPr>
        <w:t xml:space="preserve"> </w:t>
      </w:r>
      <w:r>
        <w:rPr>
          <w:spacing w:val="-2"/>
          <w:sz w:val="20"/>
        </w:rPr>
        <w:t>F.</w:t>
      </w:r>
      <w:r>
        <w:rPr>
          <w:spacing w:val="-11"/>
          <w:sz w:val="20"/>
        </w:rPr>
        <w:t xml:space="preserve"> </w:t>
      </w:r>
      <w:r>
        <w:rPr>
          <w:spacing w:val="-2"/>
          <w:sz w:val="20"/>
        </w:rPr>
        <w:t>&amp;</w:t>
      </w:r>
      <w:r>
        <w:rPr>
          <w:spacing w:val="-10"/>
          <w:sz w:val="20"/>
        </w:rPr>
        <w:t xml:space="preserve"> </w:t>
      </w:r>
      <w:r>
        <w:rPr>
          <w:spacing w:val="-2"/>
          <w:sz w:val="20"/>
        </w:rPr>
        <w:t>Ghassemi,</w:t>
      </w:r>
      <w:r>
        <w:rPr>
          <w:spacing w:val="-10"/>
          <w:sz w:val="20"/>
        </w:rPr>
        <w:t xml:space="preserve"> </w:t>
      </w:r>
      <w:r>
        <w:rPr>
          <w:spacing w:val="-2"/>
          <w:sz w:val="20"/>
        </w:rPr>
        <w:t>M.</w:t>
      </w:r>
      <w:r>
        <w:rPr>
          <w:spacing w:val="3"/>
          <w:sz w:val="20"/>
        </w:rPr>
        <w:t xml:space="preserve"> </w:t>
      </w:r>
      <w:r>
        <w:rPr>
          <w:spacing w:val="-2"/>
          <w:sz w:val="20"/>
        </w:rPr>
        <w:t>Mitigating</w:t>
      </w:r>
      <w:r>
        <w:rPr>
          <w:spacing w:val="-11"/>
          <w:sz w:val="20"/>
        </w:rPr>
        <w:t xml:space="preserve"> </w:t>
      </w:r>
      <w:r>
        <w:rPr>
          <w:spacing w:val="-2"/>
          <w:sz w:val="20"/>
        </w:rPr>
        <w:t>the</w:t>
      </w:r>
      <w:r>
        <w:rPr>
          <w:spacing w:val="-10"/>
          <w:sz w:val="20"/>
        </w:rPr>
        <w:t xml:space="preserve"> </w:t>
      </w:r>
      <w:r>
        <w:rPr>
          <w:spacing w:val="-2"/>
          <w:sz w:val="20"/>
        </w:rPr>
        <w:t>impact</w:t>
      </w:r>
      <w:r>
        <w:rPr>
          <w:spacing w:val="-11"/>
          <w:sz w:val="20"/>
        </w:rPr>
        <w:t xml:space="preserve"> </w:t>
      </w:r>
      <w:r>
        <w:rPr>
          <w:spacing w:val="-2"/>
          <w:sz w:val="20"/>
        </w:rPr>
        <w:t>of</w:t>
      </w:r>
      <w:r>
        <w:rPr>
          <w:spacing w:val="-10"/>
          <w:sz w:val="20"/>
        </w:rPr>
        <w:t xml:space="preserve"> </w:t>
      </w:r>
      <w:r>
        <w:rPr>
          <w:spacing w:val="-2"/>
          <w:sz w:val="20"/>
        </w:rPr>
        <w:t>biased</w:t>
      </w:r>
      <w:r>
        <w:rPr>
          <w:spacing w:val="-11"/>
          <w:sz w:val="20"/>
        </w:rPr>
        <w:t xml:space="preserve"> </w:t>
      </w:r>
      <w:r>
        <w:rPr>
          <w:spacing w:val="-2"/>
          <w:sz w:val="20"/>
        </w:rPr>
        <w:t>artificial</w:t>
      </w:r>
      <w:r>
        <w:rPr>
          <w:spacing w:val="-10"/>
          <w:sz w:val="20"/>
        </w:rPr>
        <w:t xml:space="preserve"> </w:t>
      </w:r>
      <w:r>
        <w:rPr>
          <w:spacing w:val="-2"/>
          <w:sz w:val="20"/>
        </w:rPr>
        <w:t xml:space="preserve">intelligence </w:t>
      </w:r>
      <w:bookmarkStart w:id="1246" w:name="_bookmark24"/>
      <w:bookmarkEnd w:id="1246"/>
      <w:r>
        <w:rPr>
          <w:sz w:val="20"/>
        </w:rPr>
        <w:t>in emergency decision-making.</w:t>
      </w:r>
      <w:r>
        <w:rPr>
          <w:spacing w:val="40"/>
          <w:sz w:val="20"/>
        </w:rPr>
        <w:t xml:space="preserve"> </w:t>
      </w:r>
      <w:r>
        <w:rPr>
          <w:i/>
          <w:sz w:val="20"/>
        </w:rPr>
        <w:t xml:space="preserve">Commun. Medicine </w:t>
      </w:r>
      <w:r>
        <w:rPr>
          <w:b/>
          <w:sz w:val="20"/>
        </w:rPr>
        <w:t>2</w:t>
      </w:r>
      <w:r>
        <w:rPr>
          <w:sz w:val="20"/>
        </w:rPr>
        <w:t>, 149 (2022).</w:t>
      </w:r>
    </w:p>
    <w:p w14:paraId="74736B6E" w14:textId="77777777" w:rsidR="00A40DB8" w:rsidRDefault="00096600">
      <w:pPr>
        <w:pStyle w:val="ListParagraph"/>
        <w:numPr>
          <w:ilvl w:val="0"/>
          <w:numId w:val="1"/>
        </w:numPr>
        <w:tabs>
          <w:tab w:val="left" w:pos="402"/>
        </w:tabs>
        <w:spacing w:before="85" w:line="249" w:lineRule="auto"/>
        <w:ind w:right="411" w:hanging="349"/>
        <w:jc w:val="both"/>
        <w:rPr>
          <w:sz w:val="20"/>
        </w:rPr>
      </w:pPr>
      <w:r>
        <w:rPr>
          <w:spacing w:val="-2"/>
          <w:sz w:val="20"/>
        </w:rPr>
        <w:t>Khattab,</w:t>
      </w:r>
      <w:r>
        <w:rPr>
          <w:spacing w:val="-6"/>
          <w:sz w:val="20"/>
        </w:rPr>
        <w:t xml:space="preserve"> </w:t>
      </w:r>
      <w:r>
        <w:rPr>
          <w:spacing w:val="-2"/>
          <w:sz w:val="20"/>
        </w:rPr>
        <w:t>O.,</w:t>
      </w:r>
      <w:r>
        <w:rPr>
          <w:spacing w:val="-6"/>
          <w:sz w:val="20"/>
        </w:rPr>
        <w:t xml:space="preserve"> </w:t>
      </w:r>
      <w:r>
        <w:rPr>
          <w:spacing w:val="-2"/>
          <w:sz w:val="20"/>
        </w:rPr>
        <w:t>Potts,</w:t>
      </w:r>
      <w:r>
        <w:rPr>
          <w:spacing w:val="-6"/>
          <w:sz w:val="20"/>
        </w:rPr>
        <w:t xml:space="preserve"> </w:t>
      </w:r>
      <w:r>
        <w:rPr>
          <w:spacing w:val="-2"/>
          <w:sz w:val="20"/>
        </w:rPr>
        <w:t>C.</w:t>
      </w:r>
      <w:r>
        <w:rPr>
          <w:spacing w:val="-6"/>
          <w:sz w:val="20"/>
        </w:rPr>
        <w:t xml:space="preserve"> </w:t>
      </w:r>
      <w:r>
        <w:rPr>
          <w:spacing w:val="-2"/>
          <w:sz w:val="20"/>
        </w:rPr>
        <w:t>&amp;</w:t>
      </w:r>
      <w:r>
        <w:rPr>
          <w:spacing w:val="-6"/>
          <w:sz w:val="20"/>
        </w:rPr>
        <w:t xml:space="preserve"> </w:t>
      </w:r>
      <w:r>
        <w:rPr>
          <w:spacing w:val="-2"/>
          <w:sz w:val="20"/>
        </w:rPr>
        <w:t>Zaharia,</w:t>
      </w:r>
      <w:r>
        <w:rPr>
          <w:spacing w:val="-6"/>
          <w:sz w:val="20"/>
        </w:rPr>
        <w:t xml:space="preserve"> </w:t>
      </w:r>
      <w:r>
        <w:rPr>
          <w:spacing w:val="-2"/>
          <w:sz w:val="20"/>
        </w:rPr>
        <w:t>M.</w:t>
      </w:r>
      <w:r>
        <w:rPr>
          <w:spacing w:val="12"/>
          <w:sz w:val="20"/>
        </w:rPr>
        <w:t xml:space="preserve"> </w:t>
      </w:r>
      <w:r>
        <w:rPr>
          <w:spacing w:val="-2"/>
          <w:sz w:val="20"/>
        </w:rPr>
        <w:t>Baleen: robust</w:t>
      </w:r>
      <w:r>
        <w:rPr>
          <w:spacing w:val="-6"/>
          <w:sz w:val="20"/>
        </w:rPr>
        <w:t xml:space="preserve"> </w:t>
      </w:r>
      <w:r>
        <w:rPr>
          <w:spacing w:val="-2"/>
          <w:sz w:val="20"/>
        </w:rPr>
        <w:t>multi-hop</w:t>
      </w:r>
      <w:r>
        <w:rPr>
          <w:spacing w:val="-6"/>
          <w:sz w:val="20"/>
        </w:rPr>
        <w:t xml:space="preserve"> </w:t>
      </w:r>
      <w:r>
        <w:rPr>
          <w:spacing w:val="-2"/>
          <w:sz w:val="20"/>
        </w:rPr>
        <w:t>reasoning</w:t>
      </w:r>
      <w:r>
        <w:rPr>
          <w:spacing w:val="-6"/>
          <w:sz w:val="20"/>
        </w:rPr>
        <w:t xml:space="preserve"> </w:t>
      </w:r>
      <w:r>
        <w:rPr>
          <w:spacing w:val="-2"/>
          <w:sz w:val="20"/>
        </w:rPr>
        <w:t>at</w:t>
      </w:r>
      <w:r>
        <w:rPr>
          <w:spacing w:val="-6"/>
          <w:sz w:val="20"/>
        </w:rPr>
        <w:t xml:space="preserve"> </w:t>
      </w:r>
      <w:r>
        <w:rPr>
          <w:spacing w:val="-2"/>
          <w:sz w:val="20"/>
        </w:rPr>
        <w:t>scale</w:t>
      </w:r>
      <w:r>
        <w:rPr>
          <w:spacing w:val="-6"/>
          <w:sz w:val="20"/>
        </w:rPr>
        <w:t xml:space="preserve"> </w:t>
      </w:r>
      <w:r>
        <w:rPr>
          <w:spacing w:val="-2"/>
          <w:sz w:val="20"/>
        </w:rPr>
        <w:t>via</w:t>
      </w:r>
      <w:r>
        <w:rPr>
          <w:spacing w:val="-6"/>
          <w:sz w:val="20"/>
        </w:rPr>
        <w:t xml:space="preserve"> </w:t>
      </w:r>
      <w:r>
        <w:rPr>
          <w:spacing w:val="-2"/>
          <w:sz w:val="20"/>
        </w:rPr>
        <w:t>condensed</w:t>
      </w:r>
      <w:r>
        <w:rPr>
          <w:spacing w:val="-6"/>
          <w:sz w:val="20"/>
        </w:rPr>
        <w:t xml:space="preserve"> </w:t>
      </w:r>
      <w:r>
        <w:rPr>
          <w:spacing w:val="-2"/>
          <w:sz w:val="20"/>
        </w:rPr>
        <w:t>retrieval.</w:t>
      </w:r>
      <w:r>
        <w:rPr>
          <w:spacing w:val="12"/>
          <w:sz w:val="20"/>
        </w:rPr>
        <w:t xml:space="preserve"> </w:t>
      </w:r>
      <w:r>
        <w:rPr>
          <w:spacing w:val="-2"/>
          <w:sz w:val="20"/>
        </w:rPr>
        <w:t>In</w:t>
      </w:r>
      <w:r>
        <w:rPr>
          <w:spacing w:val="-6"/>
          <w:sz w:val="20"/>
        </w:rPr>
        <w:t xml:space="preserve"> </w:t>
      </w:r>
      <w:r>
        <w:rPr>
          <w:i/>
          <w:spacing w:val="-2"/>
          <w:sz w:val="20"/>
        </w:rPr>
        <w:t>Proceedings</w:t>
      </w:r>
      <w:r>
        <w:rPr>
          <w:i/>
          <w:spacing w:val="-6"/>
          <w:sz w:val="20"/>
        </w:rPr>
        <w:t xml:space="preserve"> </w:t>
      </w:r>
      <w:r>
        <w:rPr>
          <w:i/>
          <w:spacing w:val="-2"/>
          <w:sz w:val="20"/>
        </w:rPr>
        <w:t>of the</w:t>
      </w:r>
      <w:r>
        <w:rPr>
          <w:i/>
          <w:spacing w:val="-4"/>
          <w:sz w:val="20"/>
        </w:rPr>
        <w:t xml:space="preserve"> </w:t>
      </w:r>
      <w:r>
        <w:rPr>
          <w:i/>
          <w:spacing w:val="-2"/>
          <w:sz w:val="20"/>
        </w:rPr>
        <w:t>35th</w:t>
      </w:r>
      <w:r>
        <w:rPr>
          <w:i/>
          <w:spacing w:val="-4"/>
          <w:sz w:val="20"/>
        </w:rPr>
        <w:t xml:space="preserve"> </w:t>
      </w:r>
      <w:r>
        <w:rPr>
          <w:i/>
          <w:spacing w:val="-2"/>
          <w:sz w:val="20"/>
        </w:rPr>
        <w:t>International</w:t>
      </w:r>
      <w:r>
        <w:rPr>
          <w:i/>
          <w:spacing w:val="-4"/>
          <w:sz w:val="20"/>
        </w:rPr>
        <w:t xml:space="preserve"> </w:t>
      </w:r>
      <w:r>
        <w:rPr>
          <w:i/>
          <w:spacing w:val="-2"/>
          <w:sz w:val="20"/>
        </w:rPr>
        <w:t>Conference</w:t>
      </w:r>
      <w:r>
        <w:rPr>
          <w:i/>
          <w:spacing w:val="-4"/>
          <w:sz w:val="20"/>
        </w:rPr>
        <w:t xml:space="preserve"> </w:t>
      </w:r>
      <w:r>
        <w:rPr>
          <w:i/>
          <w:spacing w:val="-2"/>
          <w:sz w:val="20"/>
        </w:rPr>
        <w:t>on</w:t>
      </w:r>
      <w:r>
        <w:rPr>
          <w:i/>
          <w:spacing w:val="-4"/>
          <w:sz w:val="20"/>
        </w:rPr>
        <w:t xml:space="preserve"> </w:t>
      </w:r>
      <w:r>
        <w:rPr>
          <w:i/>
          <w:spacing w:val="-2"/>
          <w:sz w:val="20"/>
        </w:rPr>
        <w:t>Neural</w:t>
      </w:r>
      <w:r>
        <w:rPr>
          <w:i/>
          <w:spacing w:val="-4"/>
          <w:sz w:val="20"/>
        </w:rPr>
        <w:t xml:space="preserve"> </w:t>
      </w:r>
      <w:r>
        <w:rPr>
          <w:i/>
          <w:spacing w:val="-2"/>
          <w:sz w:val="20"/>
        </w:rPr>
        <w:t>Information</w:t>
      </w:r>
      <w:r>
        <w:rPr>
          <w:i/>
          <w:spacing w:val="-4"/>
          <w:sz w:val="20"/>
        </w:rPr>
        <w:t xml:space="preserve"> </w:t>
      </w:r>
      <w:r>
        <w:rPr>
          <w:i/>
          <w:spacing w:val="-2"/>
          <w:sz w:val="20"/>
        </w:rPr>
        <w:t>Processing</w:t>
      </w:r>
      <w:r>
        <w:rPr>
          <w:i/>
          <w:spacing w:val="-4"/>
          <w:sz w:val="20"/>
        </w:rPr>
        <w:t xml:space="preserve"> </w:t>
      </w:r>
      <w:r>
        <w:rPr>
          <w:i/>
          <w:spacing w:val="-2"/>
          <w:sz w:val="20"/>
        </w:rPr>
        <w:t>Systems</w:t>
      </w:r>
      <w:r>
        <w:rPr>
          <w:spacing w:val="-2"/>
          <w:sz w:val="20"/>
        </w:rPr>
        <w:t>,</w:t>
      </w:r>
      <w:r>
        <w:rPr>
          <w:spacing w:val="-4"/>
          <w:sz w:val="20"/>
        </w:rPr>
        <w:t xml:space="preserve"> </w:t>
      </w:r>
      <w:r>
        <w:rPr>
          <w:spacing w:val="-2"/>
          <w:sz w:val="20"/>
        </w:rPr>
        <w:t>NIPS</w:t>
      </w:r>
      <w:r>
        <w:rPr>
          <w:spacing w:val="-4"/>
          <w:sz w:val="20"/>
        </w:rPr>
        <w:t xml:space="preserve"> </w:t>
      </w:r>
      <w:r>
        <w:rPr>
          <w:spacing w:val="-2"/>
          <w:sz w:val="20"/>
        </w:rPr>
        <w:t>’21,</w:t>
      </w:r>
      <w:r>
        <w:rPr>
          <w:spacing w:val="-4"/>
          <w:sz w:val="20"/>
        </w:rPr>
        <w:t xml:space="preserve"> </w:t>
      </w:r>
      <w:r>
        <w:rPr>
          <w:spacing w:val="-2"/>
          <w:sz w:val="20"/>
        </w:rPr>
        <w:t>27670–27682</w:t>
      </w:r>
      <w:r>
        <w:rPr>
          <w:spacing w:val="-4"/>
          <w:sz w:val="20"/>
        </w:rPr>
        <w:t xml:space="preserve"> </w:t>
      </w:r>
      <w:r>
        <w:rPr>
          <w:spacing w:val="-2"/>
          <w:sz w:val="20"/>
        </w:rPr>
        <w:t>(Curran</w:t>
      </w:r>
      <w:r>
        <w:rPr>
          <w:spacing w:val="-4"/>
          <w:sz w:val="20"/>
        </w:rPr>
        <w:t xml:space="preserve"> </w:t>
      </w:r>
      <w:r>
        <w:rPr>
          <w:spacing w:val="-2"/>
          <w:sz w:val="20"/>
        </w:rPr>
        <w:t xml:space="preserve">Associates </w:t>
      </w:r>
      <w:r>
        <w:rPr>
          <w:sz w:val="20"/>
        </w:rPr>
        <w:t>Inc., Red Hook, NY, USA, 2021).</w:t>
      </w:r>
    </w:p>
    <w:p w14:paraId="0AED4FB4" w14:textId="77777777" w:rsidR="00A40DB8" w:rsidRDefault="00096600">
      <w:pPr>
        <w:pStyle w:val="ListParagraph"/>
        <w:numPr>
          <w:ilvl w:val="0"/>
          <w:numId w:val="1"/>
        </w:numPr>
        <w:tabs>
          <w:tab w:val="left" w:pos="387"/>
          <w:tab w:val="left" w:pos="401"/>
        </w:tabs>
        <w:spacing w:before="85" w:line="249" w:lineRule="auto"/>
        <w:ind w:left="387" w:right="384" w:hanging="334"/>
        <w:jc w:val="both"/>
        <w:rPr>
          <w:sz w:val="20"/>
        </w:rPr>
      </w:pPr>
      <w:r>
        <w:rPr>
          <w:sz w:val="20"/>
        </w:rPr>
        <w:t xml:space="preserve">Chuang, Y.-S. </w:t>
      </w:r>
      <w:r>
        <w:rPr>
          <w:i/>
          <w:sz w:val="20"/>
        </w:rPr>
        <w:t>et al.</w:t>
      </w:r>
      <w:r>
        <w:rPr>
          <w:i/>
          <w:spacing w:val="40"/>
          <w:sz w:val="20"/>
        </w:rPr>
        <w:t xml:space="preserve"> </w:t>
      </w:r>
      <w:r>
        <w:rPr>
          <w:sz w:val="20"/>
        </w:rPr>
        <w:t xml:space="preserve">SelfCite: Self-Supervised Alignment for Context Attribution in Large Language Models, DOI: </w:t>
      </w:r>
      <w:hyperlink r:id="rId64">
        <w:r w:rsidR="00A40DB8">
          <w:rPr>
            <w:color w:val="0000FF"/>
            <w:sz w:val="20"/>
          </w:rPr>
          <w:t>10.48550/arXiv.2502.09604</w:t>
        </w:r>
      </w:hyperlink>
      <w:r>
        <w:rPr>
          <w:color w:val="0000FF"/>
          <w:sz w:val="20"/>
        </w:rPr>
        <w:t xml:space="preserve"> </w:t>
      </w:r>
      <w:r>
        <w:rPr>
          <w:sz w:val="20"/>
        </w:rPr>
        <w:t>(2025).</w:t>
      </w:r>
      <w:r>
        <w:rPr>
          <w:spacing w:val="40"/>
          <w:sz w:val="20"/>
        </w:rPr>
        <w:t xml:space="preserve"> </w:t>
      </w:r>
      <w:r>
        <w:rPr>
          <w:sz w:val="20"/>
        </w:rPr>
        <w:t>ArXiv:2502.09604 [cs].</w:t>
      </w:r>
    </w:p>
    <w:p w14:paraId="4D175FB7" w14:textId="77777777" w:rsidR="00A40DB8" w:rsidRDefault="00096600">
      <w:pPr>
        <w:pStyle w:val="ListParagraph"/>
        <w:numPr>
          <w:ilvl w:val="0"/>
          <w:numId w:val="1"/>
        </w:numPr>
        <w:tabs>
          <w:tab w:val="left" w:pos="401"/>
        </w:tabs>
        <w:spacing w:before="84"/>
        <w:ind w:left="401" w:hanging="348"/>
        <w:jc w:val="both"/>
        <w:rPr>
          <w:sz w:val="20"/>
        </w:rPr>
      </w:pPr>
      <w:bookmarkStart w:id="1247" w:name="_bookmark25"/>
      <w:bookmarkEnd w:id="1247"/>
      <w:r>
        <w:rPr>
          <w:sz w:val="20"/>
        </w:rPr>
        <w:t>Lu,</w:t>
      </w:r>
      <w:r>
        <w:rPr>
          <w:spacing w:val="-8"/>
          <w:sz w:val="20"/>
        </w:rPr>
        <w:t xml:space="preserve"> </w:t>
      </w:r>
      <w:r>
        <w:rPr>
          <w:sz w:val="20"/>
        </w:rPr>
        <w:t>P.</w:t>
      </w:r>
      <w:r>
        <w:rPr>
          <w:spacing w:val="-7"/>
          <w:sz w:val="20"/>
        </w:rPr>
        <w:t xml:space="preserve"> </w:t>
      </w:r>
      <w:r>
        <w:rPr>
          <w:i/>
          <w:sz w:val="20"/>
        </w:rPr>
        <w:t>et</w:t>
      </w:r>
      <w:r>
        <w:rPr>
          <w:i/>
          <w:spacing w:val="-7"/>
          <w:sz w:val="20"/>
        </w:rPr>
        <w:t xml:space="preserve"> </w:t>
      </w:r>
      <w:r>
        <w:rPr>
          <w:i/>
          <w:sz w:val="20"/>
        </w:rPr>
        <w:t>al.</w:t>
      </w:r>
      <w:r>
        <w:rPr>
          <w:i/>
          <w:spacing w:val="13"/>
          <w:sz w:val="20"/>
        </w:rPr>
        <w:t xml:space="preserve"> </w:t>
      </w:r>
      <w:r>
        <w:rPr>
          <w:sz w:val="20"/>
        </w:rPr>
        <w:t>Learn</w:t>
      </w:r>
      <w:r>
        <w:rPr>
          <w:spacing w:val="-7"/>
          <w:sz w:val="20"/>
        </w:rPr>
        <w:t xml:space="preserve"> </w:t>
      </w:r>
      <w:r>
        <w:rPr>
          <w:sz w:val="20"/>
        </w:rPr>
        <w:t>to</w:t>
      </w:r>
      <w:r>
        <w:rPr>
          <w:spacing w:val="-8"/>
          <w:sz w:val="20"/>
        </w:rPr>
        <w:t xml:space="preserve"> </w:t>
      </w:r>
      <w:r>
        <w:rPr>
          <w:sz w:val="20"/>
        </w:rPr>
        <w:t>Explain:</w:t>
      </w:r>
      <w:r>
        <w:rPr>
          <w:spacing w:val="4"/>
          <w:sz w:val="20"/>
        </w:rPr>
        <w:t xml:space="preserve"> </w:t>
      </w:r>
      <w:r>
        <w:rPr>
          <w:sz w:val="20"/>
        </w:rPr>
        <w:t>Multimodal</w:t>
      </w:r>
      <w:r>
        <w:rPr>
          <w:spacing w:val="-7"/>
          <w:sz w:val="20"/>
        </w:rPr>
        <w:t xml:space="preserve"> </w:t>
      </w:r>
      <w:r>
        <w:rPr>
          <w:sz w:val="20"/>
        </w:rPr>
        <w:t>Reasoning</w:t>
      </w:r>
      <w:r>
        <w:rPr>
          <w:spacing w:val="-7"/>
          <w:sz w:val="20"/>
        </w:rPr>
        <w:t xml:space="preserve"> </w:t>
      </w:r>
      <w:r>
        <w:rPr>
          <w:sz w:val="20"/>
        </w:rPr>
        <w:t>via</w:t>
      </w:r>
      <w:r>
        <w:rPr>
          <w:spacing w:val="-7"/>
          <w:sz w:val="20"/>
        </w:rPr>
        <w:t xml:space="preserve"> </w:t>
      </w:r>
      <w:r>
        <w:rPr>
          <w:sz w:val="20"/>
        </w:rPr>
        <w:t>Thought</w:t>
      </w:r>
      <w:r>
        <w:rPr>
          <w:spacing w:val="-7"/>
          <w:sz w:val="20"/>
        </w:rPr>
        <w:t xml:space="preserve"> </w:t>
      </w:r>
      <w:r>
        <w:rPr>
          <w:sz w:val="20"/>
        </w:rPr>
        <w:t>Chains</w:t>
      </w:r>
      <w:r>
        <w:rPr>
          <w:spacing w:val="-7"/>
          <w:sz w:val="20"/>
        </w:rPr>
        <w:t xml:space="preserve"> </w:t>
      </w:r>
      <w:r>
        <w:rPr>
          <w:sz w:val="20"/>
        </w:rPr>
        <w:t>for</w:t>
      </w:r>
      <w:r>
        <w:rPr>
          <w:spacing w:val="-7"/>
          <w:sz w:val="20"/>
        </w:rPr>
        <w:t xml:space="preserve"> </w:t>
      </w:r>
      <w:r>
        <w:rPr>
          <w:sz w:val="20"/>
        </w:rPr>
        <w:t>Science</w:t>
      </w:r>
      <w:r>
        <w:rPr>
          <w:spacing w:val="-7"/>
          <w:sz w:val="20"/>
        </w:rPr>
        <w:t xml:space="preserve"> </w:t>
      </w:r>
      <w:r>
        <w:rPr>
          <w:sz w:val="20"/>
        </w:rPr>
        <w:t>Question</w:t>
      </w:r>
      <w:r>
        <w:rPr>
          <w:spacing w:val="-7"/>
          <w:sz w:val="20"/>
        </w:rPr>
        <w:t xml:space="preserve"> </w:t>
      </w:r>
      <w:r>
        <w:rPr>
          <w:sz w:val="20"/>
        </w:rPr>
        <w:t>Answering</w:t>
      </w:r>
      <w:r>
        <w:rPr>
          <w:spacing w:val="-8"/>
          <w:sz w:val="20"/>
        </w:rPr>
        <w:t xml:space="preserve"> </w:t>
      </w:r>
      <w:r>
        <w:rPr>
          <w:spacing w:val="-2"/>
          <w:sz w:val="20"/>
        </w:rPr>
        <w:t>(2022).</w:t>
      </w:r>
    </w:p>
    <w:p w14:paraId="14BFD995" w14:textId="77777777" w:rsidR="00A40DB8" w:rsidRDefault="00096600">
      <w:pPr>
        <w:pStyle w:val="ListParagraph"/>
        <w:numPr>
          <w:ilvl w:val="0"/>
          <w:numId w:val="1"/>
        </w:numPr>
        <w:tabs>
          <w:tab w:val="left" w:pos="395"/>
          <w:tab w:val="left" w:pos="401"/>
        </w:tabs>
        <w:spacing w:before="94" w:line="249" w:lineRule="auto"/>
        <w:ind w:left="395" w:right="377" w:hanging="342"/>
        <w:jc w:val="both"/>
        <w:rPr>
          <w:sz w:val="20"/>
        </w:rPr>
      </w:pPr>
      <w:r>
        <w:rPr>
          <w:sz w:val="20"/>
        </w:rPr>
        <w:t>Buçinca,</w:t>
      </w:r>
      <w:r>
        <w:rPr>
          <w:spacing w:val="-13"/>
          <w:sz w:val="20"/>
        </w:rPr>
        <w:t xml:space="preserve"> </w:t>
      </w:r>
      <w:r>
        <w:rPr>
          <w:sz w:val="20"/>
        </w:rPr>
        <w:t>Z.,</w:t>
      </w:r>
      <w:r>
        <w:rPr>
          <w:spacing w:val="-12"/>
          <w:sz w:val="20"/>
        </w:rPr>
        <w:t xml:space="preserve"> </w:t>
      </w:r>
      <w:r>
        <w:rPr>
          <w:sz w:val="20"/>
        </w:rPr>
        <w:t>Malaya,</w:t>
      </w:r>
      <w:r>
        <w:rPr>
          <w:spacing w:val="-13"/>
          <w:sz w:val="20"/>
        </w:rPr>
        <w:t xml:space="preserve"> </w:t>
      </w:r>
      <w:r>
        <w:rPr>
          <w:sz w:val="20"/>
        </w:rPr>
        <w:t>M.</w:t>
      </w:r>
      <w:r>
        <w:rPr>
          <w:spacing w:val="-12"/>
          <w:sz w:val="20"/>
        </w:rPr>
        <w:t xml:space="preserve"> </w:t>
      </w:r>
      <w:r>
        <w:rPr>
          <w:sz w:val="20"/>
        </w:rPr>
        <w:t>B.</w:t>
      </w:r>
      <w:r>
        <w:rPr>
          <w:spacing w:val="-13"/>
          <w:sz w:val="20"/>
        </w:rPr>
        <w:t xml:space="preserve"> </w:t>
      </w:r>
      <w:r>
        <w:rPr>
          <w:sz w:val="20"/>
        </w:rPr>
        <w:t>&amp;</w:t>
      </w:r>
      <w:r>
        <w:rPr>
          <w:spacing w:val="-12"/>
          <w:sz w:val="20"/>
        </w:rPr>
        <w:t xml:space="preserve"> </w:t>
      </w:r>
      <w:r>
        <w:rPr>
          <w:sz w:val="20"/>
        </w:rPr>
        <w:t>Gajos,</w:t>
      </w:r>
      <w:r>
        <w:rPr>
          <w:spacing w:val="-13"/>
          <w:sz w:val="20"/>
        </w:rPr>
        <w:t xml:space="preserve"> </w:t>
      </w:r>
      <w:r>
        <w:rPr>
          <w:sz w:val="20"/>
        </w:rPr>
        <w:t>K.</w:t>
      </w:r>
      <w:r>
        <w:rPr>
          <w:spacing w:val="-12"/>
          <w:sz w:val="20"/>
        </w:rPr>
        <w:t xml:space="preserve"> </w:t>
      </w:r>
      <w:r>
        <w:rPr>
          <w:sz w:val="20"/>
        </w:rPr>
        <w:t>Z.</w:t>
      </w:r>
      <w:r>
        <w:rPr>
          <w:spacing w:val="-13"/>
          <w:sz w:val="20"/>
        </w:rPr>
        <w:t xml:space="preserve"> </w:t>
      </w:r>
      <w:r>
        <w:rPr>
          <w:sz w:val="20"/>
        </w:rPr>
        <w:t>To</w:t>
      </w:r>
      <w:r>
        <w:rPr>
          <w:spacing w:val="-12"/>
          <w:sz w:val="20"/>
        </w:rPr>
        <w:t xml:space="preserve"> </w:t>
      </w:r>
      <w:r>
        <w:rPr>
          <w:sz w:val="20"/>
        </w:rPr>
        <w:t>Trust</w:t>
      </w:r>
      <w:r>
        <w:rPr>
          <w:spacing w:val="-13"/>
          <w:sz w:val="20"/>
        </w:rPr>
        <w:t xml:space="preserve"> </w:t>
      </w:r>
      <w:r>
        <w:rPr>
          <w:sz w:val="20"/>
        </w:rPr>
        <w:t>or</w:t>
      </w:r>
      <w:r>
        <w:rPr>
          <w:spacing w:val="-12"/>
          <w:sz w:val="20"/>
        </w:rPr>
        <w:t xml:space="preserve"> </w:t>
      </w:r>
      <w:r>
        <w:rPr>
          <w:sz w:val="20"/>
        </w:rPr>
        <w:t>to</w:t>
      </w:r>
      <w:r>
        <w:rPr>
          <w:spacing w:val="-13"/>
          <w:sz w:val="20"/>
        </w:rPr>
        <w:t xml:space="preserve"> </w:t>
      </w:r>
      <w:r>
        <w:rPr>
          <w:sz w:val="20"/>
        </w:rPr>
        <w:t>Think:</w:t>
      </w:r>
      <w:r>
        <w:rPr>
          <w:spacing w:val="-12"/>
          <w:sz w:val="20"/>
        </w:rPr>
        <w:t xml:space="preserve"> </w:t>
      </w:r>
      <w:r>
        <w:rPr>
          <w:sz w:val="20"/>
        </w:rPr>
        <w:t>Cognitive</w:t>
      </w:r>
      <w:r>
        <w:rPr>
          <w:spacing w:val="-13"/>
          <w:sz w:val="20"/>
        </w:rPr>
        <w:t xml:space="preserve"> </w:t>
      </w:r>
      <w:r>
        <w:rPr>
          <w:sz w:val="20"/>
        </w:rPr>
        <w:t>Forcing</w:t>
      </w:r>
      <w:r>
        <w:rPr>
          <w:spacing w:val="-12"/>
          <w:sz w:val="20"/>
        </w:rPr>
        <w:t xml:space="preserve"> </w:t>
      </w:r>
      <w:r>
        <w:rPr>
          <w:sz w:val="20"/>
        </w:rPr>
        <w:t>Functions</w:t>
      </w:r>
      <w:r>
        <w:rPr>
          <w:spacing w:val="-13"/>
          <w:sz w:val="20"/>
        </w:rPr>
        <w:t xml:space="preserve"> </w:t>
      </w:r>
      <w:r>
        <w:rPr>
          <w:sz w:val="20"/>
        </w:rPr>
        <w:t>Can</w:t>
      </w:r>
      <w:r>
        <w:rPr>
          <w:spacing w:val="-12"/>
          <w:sz w:val="20"/>
        </w:rPr>
        <w:t xml:space="preserve"> </w:t>
      </w:r>
      <w:r>
        <w:rPr>
          <w:sz w:val="20"/>
        </w:rPr>
        <w:t>Reduce</w:t>
      </w:r>
      <w:r>
        <w:rPr>
          <w:spacing w:val="-13"/>
          <w:sz w:val="20"/>
        </w:rPr>
        <w:t xml:space="preserve"> </w:t>
      </w:r>
      <w:r>
        <w:rPr>
          <w:sz w:val="20"/>
        </w:rPr>
        <w:t>Overreliance</w:t>
      </w:r>
      <w:r>
        <w:rPr>
          <w:spacing w:val="-12"/>
          <w:sz w:val="20"/>
        </w:rPr>
        <w:t xml:space="preserve"> </w:t>
      </w:r>
      <w:r>
        <w:rPr>
          <w:sz w:val="20"/>
        </w:rPr>
        <w:t xml:space="preserve">on </w:t>
      </w:r>
      <w:bookmarkStart w:id="1248" w:name="_bookmark26"/>
      <w:bookmarkEnd w:id="1248"/>
      <w:r>
        <w:rPr>
          <w:sz w:val="20"/>
        </w:rPr>
        <w:t>AI</w:t>
      </w:r>
      <w:r>
        <w:rPr>
          <w:spacing w:val="-10"/>
          <w:sz w:val="20"/>
        </w:rPr>
        <w:t xml:space="preserve"> </w:t>
      </w:r>
      <w:r>
        <w:rPr>
          <w:sz w:val="20"/>
        </w:rPr>
        <w:t>in</w:t>
      </w:r>
      <w:r>
        <w:rPr>
          <w:spacing w:val="-9"/>
          <w:sz w:val="20"/>
        </w:rPr>
        <w:t xml:space="preserve"> </w:t>
      </w:r>
      <w:r>
        <w:rPr>
          <w:sz w:val="20"/>
        </w:rPr>
        <w:t>AI-assisted</w:t>
      </w:r>
      <w:r>
        <w:rPr>
          <w:spacing w:val="-9"/>
          <w:sz w:val="20"/>
        </w:rPr>
        <w:t xml:space="preserve"> </w:t>
      </w:r>
      <w:r>
        <w:rPr>
          <w:sz w:val="20"/>
        </w:rPr>
        <w:t>Decision-making.</w:t>
      </w:r>
      <w:r>
        <w:rPr>
          <w:spacing w:val="9"/>
          <w:sz w:val="20"/>
        </w:rPr>
        <w:t xml:space="preserve"> </w:t>
      </w:r>
      <w:r>
        <w:rPr>
          <w:i/>
          <w:sz w:val="20"/>
        </w:rPr>
        <w:t>Proc.</w:t>
      </w:r>
      <w:r>
        <w:rPr>
          <w:i/>
          <w:spacing w:val="-10"/>
          <w:sz w:val="20"/>
        </w:rPr>
        <w:t xml:space="preserve"> </w:t>
      </w:r>
      <w:r>
        <w:rPr>
          <w:i/>
          <w:sz w:val="20"/>
        </w:rPr>
        <w:t>ACM</w:t>
      </w:r>
      <w:r>
        <w:rPr>
          <w:i/>
          <w:spacing w:val="-9"/>
          <w:sz w:val="20"/>
        </w:rPr>
        <w:t xml:space="preserve"> </w:t>
      </w:r>
      <w:r>
        <w:rPr>
          <w:i/>
          <w:sz w:val="20"/>
        </w:rPr>
        <w:t>Hum.-Comput.</w:t>
      </w:r>
      <w:r>
        <w:rPr>
          <w:i/>
          <w:spacing w:val="-9"/>
          <w:sz w:val="20"/>
        </w:rPr>
        <w:t xml:space="preserve"> </w:t>
      </w:r>
      <w:r>
        <w:rPr>
          <w:i/>
          <w:sz w:val="20"/>
        </w:rPr>
        <w:t>Interact.</w:t>
      </w:r>
      <w:r>
        <w:rPr>
          <w:i/>
          <w:spacing w:val="-10"/>
          <w:sz w:val="20"/>
        </w:rPr>
        <w:t xml:space="preserve"> </w:t>
      </w:r>
      <w:r>
        <w:rPr>
          <w:b/>
          <w:sz w:val="20"/>
        </w:rPr>
        <w:t>5</w:t>
      </w:r>
      <w:r>
        <w:rPr>
          <w:sz w:val="20"/>
        </w:rPr>
        <w:t>,</w:t>
      </w:r>
      <w:r>
        <w:rPr>
          <w:spacing w:val="-9"/>
          <w:sz w:val="20"/>
        </w:rPr>
        <w:t xml:space="preserve"> </w:t>
      </w:r>
      <w:r>
        <w:rPr>
          <w:sz w:val="20"/>
        </w:rPr>
        <w:t>188:1–188:21,</w:t>
      </w:r>
      <w:r>
        <w:rPr>
          <w:spacing w:val="-9"/>
          <w:sz w:val="20"/>
        </w:rPr>
        <w:t xml:space="preserve"> </w:t>
      </w:r>
      <w:r>
        <w:rPr>
          <w:sz w:val="20"/>
        </w:rPr>
        <w:t>DOI:</w:t>
      </w:r>
      <w:r>
        <w:rPr>
          <w:spacing w:val="-10"/>
          <w:sz w:val="20"/>
        </w:rPr>
        <w:t xml:space="preserve"> </w:t>
      </w:r>
      <w:hyperlink r:id="rId65">
        <w:r w:rsidR="00A40DB8">
          <w:rPr>
            <w:color w:val="0000FF"/>
            <w:sz w:val="20"/>
          </w:rPr>
          <w:t>10.1145/3449287</w:t>
        </w:r>
      </w:hyperlink>
      <w:r>
        <w:rPr>
          <w:color w:val="0000FF"/>
          <w:spacing w:val="-9"/>
          <w:sz w:val="20"/>
        </w:rPr>
        <w:t xml:space="preserve"> </w:t>
      </w:r>
      <w:r>
        <w:rPr>
          <w:spacing w:val="-2"/>
          <w:sz w:val="20"/>
        </w:rPr>
        <w:t>(2021).</w:t>
      </w:r>
    </w:p>
    <w:p w14:paraId="1F0AE466" w14:textId="77777777" w:rsidR="00A40DB8" w:rsidRDefault="00096600">
      <w:pPr>
        <w:pStyle w:val="ListParagraph"/>
        <w:numPr>
          <w:ilvl w:val="0"/>
          <w:numId w:val="1"/>
        </w:numPr>
        <w:tabs>
          <w:tab w:val="left" w:pos="387"/>
          <w:tab w:val="left" w:pos="401"/>
        </w:tabs>
        <w:spacing w:before="85" w:line="249" w:lineRule="auto"/>
        <w:ind w:left="387" w:right="387" w:hanging="334"/>
        <w:jc w:val="both"/>
        <w:rPr>
          <w:sz w:val="20"/>
        </w:rPr>
      </w:pPr>
      <w:r>
        <w:rPr>
          <w:sz w:val="20"/>
        </w:rPr>
        <w:t>Gourabathina,</w:t>
      </w:r>
      <w:r>
        <w:rPr>
          <w:spacing w:val="-4"/>
          <w:sz w:val="20"/>
        </w:rPr>
        <w:t xml:space="preserve"> </w:t>
      </w:r>
      <w:r>
        <w:rPr>
          <w:sz w:val="20"/>
        </w:rPr>
        <w:t>A.,</w:t>
      </w:r>
      <w:r>
        <w:rPr>
          <w:spacing w:val="-13"/>
          <w:sz w:val="20"/>
        </w:rPr>
        <w:t xml:space="preserve"> </w:t>
      </w:r>
      <w:r>
        <w:rPr>
          <w:sz w:val="20"/>
        </w:rPr>
        <w:t>Gerych,</w:t>
      </w:r>
      <w:r>
        <w:rPr>
          <w:spacing w:val="-12"/>
          <w:sz w:val="20"/>
        </w:rPr>
        <w:t xml:space="preserve"> </w:t>
      </w:r>
      <w:r>
        <w:rPr>
          <w:sz w:val="20"/>
        </w:rPr>
        <w:t>W.,</w:t>
      </w:r>
      <w:r>
        <w:rPr>
          <w:spacing w:val="-13"/>
          <w:sz w:val="20"/>
        </w:rPr>
        <w:t xml:space="preserve"> </w:t>
      </w:r>
      <w:r>
        <w:rPr>
          <w:sz w:val="20"/>
        </w:rPr>
        <w:t>Pan,</w:t>
      </w:r>
      <w:r>
        <w:rPr>
          <w:spacing w:val="-12"/>
          <w:sz w:val="20"/>
        </w:rPr>
        <w:t xml:space="preserve"> </w:t>
      </w:r>
      <w:r>
        <w:rPr>
          <w:sz w:val="20"/>
        </w:rPr>
        <w:t>E.</w:t>
      </w:r>
      <w:r>
        <w:rPr>
          <w:spacing w:val="-13"/>
          <w:sz w:val="20"/>
        </w:rPr>
        <w:t xml:space="preserve"> </w:t>
      </w:r>
      <w:r>
        <w:rPr>
          <w:sz w:val="20"/>
        </w:rPr>
        <w:t>&amp;</w:t>
      </w:r>
      <w:r>
        <w:rPr>
          <w:spacing w:val="-12"/>
          <w:sz w:val="20"/>
        </w:rPr>
        <w:t xml:space="preserve"> </w:t>
      </w:r>
      <w:r>
        <w:rPr>
          <w:sz w:val="20"/>
        </w:rPr>
        <w:t>Ghassemi,</w:t>
      </w:r>
      <w:r>
        <w:rPr>
          <w:spacing w:val="-13"/>
          <w:sz w:val="20"/>
        </w:rPr>
        <w:t xml:space="preserve"> </w:t>
      </w:r>
      <w:r>
        <w:rPr>
          <w:sz w:val="20"/>
        </w:rPr>
        <w:t>M.</w:t>
      </w:r>
      <w:r>
        <w:rPr>
          <w:spacing w:val="4"/>
          <w:sz w:val="20"/>
        </w:rPr>
        <w:t xml:space="preserve"> </w:t>
      </w:r>
      <w:r>
        <w:rPr>
          <w:sz w:val="20"/>
        </w:rPr>
        <w:t>The</w:t>
      </w:r>
      <w:r>
        <w:rPr>
          <w:spacing w:val="-13"/>
          <w:sz w:val="20"/>
        </w:rPr>
        <w:t xml:space="preserve"> </w:t>
      </w:r>
      <w:r>
        <w:rPr>
          <w:sz w:val="20"/>
        </w:rPr>
        <w:t>medium</w:t>
      </w:r>
      <w:r>
        <w:rPr>
          <w:spacing w:val="-12"/>
          <w:sz w:val="20"/>
        </w:rPr>
        <w:t xml:space="preserve"> </w:t>
      </w:r>
      <w:r>
        <w:rPr>
          <w:sz w:val="20"/>
        </w:rPr>
        <w:t>is</w:t>
      </w:r>
      <w:r>
        <w:rPr>
          <w:spacing w:val="-13"/>
          <w:sz w:val="20"/>
        </w:rPr>
        <w:t xml:space="preserve"> </w:t>
      </w:r>
      <w:r>
        <w:rPr>
          <w:sz w:val="20"/>
        </w:rPr>
        <w:t>the</w:t>
      </w:r>
      <w:r>
        <w:rPr>
          <w:spacing w:val="-12"/>
          <w:sz w:val="20"/>
        </w:rPr>
        <w:t xml:space="preserve"> </w:t>
      </w:r>
      <w:r>
        <w:rPr>
          <w:sz w:val="20"/>
        </w:rPr>
        <w:t>message:</w:t>
      </w:r>
      <w:r>
        <w:rPr>
          <w:spacing w:val="-4"/>
          <w:sz w:val="20"/>
        </w:rPr>
        <w:t xml:space="preserve"> </w:t>
      </w:r>
      <w:r>
        <w:rPr>
          <w:sz w:val="20"/>
        </w:rPr>
        <w:t>How</w:t>
      </w:r>
      <w:r>
        <w:rPr>
          <w:spacing w:val="-13"/>
          <w:sz w:val="20"/>
        </w:rPr>
        <w:t xml:space="preserve"> </w:t>
      </w:r>
      <w:r>
        <w:rPr>
          <w:sz w:val="20"/>
        </w:rPr>
        <w:t>non-clinical</w:t>
      </w:r>
      <w:r>
        <w:rPr>
          <w:spacing w:val="-12"/>
          <w:sz w:val="20"/>
        </w:rPr>
        <w:t xml:space="preserve"> </w:t>
      </w:r>
      <w:r>
        <w:rPr>
          <w:sz w:val="20"/>
        </w:rPr>
        <w:t>information</w:t>
      </w:r>
      <w:r>
        <w:rPr>
          <w:spacing w:val="-13"/>
          <w:sz w:val="20"/>
        </w:rPr>
        <w:t xml:space="preserve"> </w:t>
      </w:r>
      <w:r>
        <w:rPr>
          <w:sz w:val="20"/>
        </w:rPr>
        <w:t>shapes clinical decisions in llms.</w:t>
      </w:r>
      <w:r>
        <w:rPr>
          <w:spacing w:val="26"/>
          <w:sz w:val="20"/>
        </w:rPr>
        <w:t xml:space="preserve"> </w:t>
      </w:r>
      <w:r>
        <w:rPr>
          <w:sz w:val="20"/>
        </w:rPr>
        <w:t xml:space="preserve">In </w:t>
      </w:r>
      <w:r>
        <w:rPr>
          <w:i/>
          <w:sz w:val="20"/>
        </w:rPr>
        <w:t>Proceedings of the 2025 ACM Conference on Fairness, Accountability, and Transparency</w:t>
      </w:r>
      <w:r>
        <w:rPr>
          <w:sz w:val="20"/>
        </w:rPr>
        <w:t xml:space="preserve">, </w:t>
      </w:r>
      <w:bookmarkStart w:id="1249" w:name="_bookmark27"/>
      <w:bookmarkEnd w:id="1249"/>
      <w:r>
        <w:rPr>
          <w:sz w:val="20"/>
        </w:rPr>
        <w:t>1805–1828 (2025).</w:t>
      </w:r>
    </w:p>
    <w:p w14:paraId="7FE8EA87" w14:textId="77777777" w:rsidR="00A40DB8" w:rsidRDefault="00096600">
      <w:pPr>
        <w:pStyle w:val="ListParagraph"/>
        <w:numPr>
          <w:ilvl w:val="0"/>
          <w:numId w:val="1"/>
        </w:numPr>
        <w:tabs>
          <w:tab w:val="left" w:pos="402"/>
        </w:tabs>
        <w:spacing w:before="85" w:line="249" w:lineRule="auto"/>
        <w:ind w:right="405" w:hanging="349"/>
        <w:jc w:val="both"/>
        <w:rPr>
          <w:sz w:val="20"/>
        </w:rPr>
      </w:pPr>
      <w:r>
        <w:rPr>
          <w:sz w:val="20"/>
        </w:rPr>
        <w:t xml:space="preserve">Strong, E. </w:t>
      </w:r>
      <w:r>
        <w:rPr>
          <w:i/>
          <w:sz w:val="20"/>
        </w:rPr>
        <w:t>et al.</w:t>
      </w:r>
      <w:r>
        <w:rPr>
          <w:i/>
          <w:spacing w:val="37"/>
          <w:sz w:val="20"/>
        </w:rPr>
        <w:t xml:space="preserve"> </w:t>
      </w:r>
      <w:r>
        <w:rPr>
          <w:sz w:val="20"/>
        </w:rPr>
        <w:t>Chatbot vs Medical Student Performance on Free-Response Clinical Reasoning Examinations.</w:t>
      </w:r>
      <w:r>
        <w:rPr>
          <w:spacing w:val="37"/>
          <w:sz w:val="20"/>
        </w:rPr>
        <w:t xml:space="preserve"> </w:t>
      </w:r>
      <w:r>
        <w:rPr>
          <w:i/>
          <w:sz w:val="20"/>
        </w:rPr>
        <w:t xml:space="preserve">JAMA </w:t>
      </w:r>
      <w:bookmarkStart w:id="1250" w:name="_bookmark28"/>
      <w:bookmarkEnd w:id="1250"/>
      <w:r>
        <w:rPr>
          <w:i/>
          <w:sz w:val="20"/>
        </w:rPr>
        <w:t xml:space="preserve">internal medicine </w:t>
      </w:r>
      <w:r>
        <w:rPr>
          <w:b/>
          <w:sz w:val="20"/>
        </w:rPr>
        <w:t>183</w:t>
      </w:r>
      <w:r>
        <w:rPr>
          <w:sz w:val="20"/>
        </w:rPr>
        <w:t xml:space="preserve">, 1028–1030, DOI: </w:t>
      </w:r>
      <w:hyperlink r:id="rId66">
        <w:r w:rsidR="00A40DB8">
          <w:rPr>
            <w:color w:val="0000FF"/>
            <w:sz w:val="20"/>
          </w:rPr>
          <w:t>10.1001/jamainternmed.2023.2909</w:t>
        </w:r>
      </w:hyperlink>
      <w:r>
        <w:rPr>
          <w:color w:val="0000FF"/>
          <w:sz w:val="20"/>
        </w:rPr>
        <w:t xml:space="preserve"> </w:t>
      </w:r>
      <w:r>
        <w:rPr>
          <w:sz w:val="20"/>
        </w:rPr>
        <w:t>(2023).</w:t>
      </w:r>
    </w:p>
    <w:p w14:paraId="257A3634" w14:textId="77777777" w:rsidR="00A40DB8" w:rsidRDefault="00096600">
      <w:pPr>
        <w:pStyle w:val="ListParagraph"/>
        <w:numPr>
          <w:ilvl w:val="0"/>
          <w:numId w:val="1"/>
        </w:numPr>
        <w:tabs>
          <w:tab w:val="left" w:pos="395"/>
          <w:tab w:val="left" w:pos="401"/>
        </w:tabs>
        <w:spacing w:before="84" w:line="249" w:lineRule="auto"/>
        <w:ind w:left="395" w:right="386" w:hanging="342"/>
        <w:jc w:val="both"/>
        <w:rPr>
          <w:sz w:val="20"/>
        </w:rPr>
      </w:pPr>
      <w:r>
        <w:rPr>
          <w:sz w:val="20"/>
        </w:rPr>
        <w:t xml:space="preserve">Katz, U. </w:t>
      </w:r>
      <w:r>
        <w:rPr>
          <w:i/>
          <w:sz w:val="20"/>
        </w:rPr>
        <w:t>et al.</w:t>
      </w:r>
      <w:r>
        <w:rPr>
          <w:i/>
          <w:spacing w:val="40"/>
          <w:sz w:val="20"/>
        </w:rPr>
        <w:t xml:space="preserve"> </w:t>
      </w:r>
      <w:r>
        <w:rPr>
          <w:sz w:val="20"/>
        </w:rPr>
        <w:t>GPT versus Resident Physicians — A Benchmark Based on Official Board Scores.</w:t>
      </w:r>
      <w:r>
        <w:rPr>
          <w:spacing w:val="40"/>
          <w:sz w:val="20"/>
        </w:rPr>
        <w:t xml:space="preserve"> </w:t>
      </w:r>
      <w:r>
        <w:rPr>
          <w:i/>
          <w:sz w:val="20"/>
        </w:rPr>
        <w:t xml:space="preserve">NEJM AI </w:t>
      </w:r>
      <w:r>
        <w:rPr>
          <w:b/>
          <w:sz w:val="20"/>
        </w:rPr>
        <w:t>1</w:t>
      </w:r>
      <w:r>
        <w:rPr>
          <w:sz w:val="20"/>
        </w:rPr>
        <w:t xml:space="preserve">, </w:t>
      </w:r>
      <w:bookmarkStart w:id="1251" w:name="_bookmark29"/>
      <w:bookmarkEnd w:id="1251"/>
      <w:r>
        <w:rPr>
          <w:sz w:val="20"/>
        </w:rPr>
        <w:t xml:space="preserve">AIdbp2300192, DOI: </w:t>
      </w:r>
      <w:hyperlink r:id="rId67">
        <w:r w:rsidR="00A40DB8">
          <w:rPr>
            <w:color w:val="0000FF"/>
            <w:sz w:val="20"/>
          </w:rPr>
          <w:t>10.1056/AIdbp2300192</w:t>
        </w:r>
      </w:hyperlink>
      <w:r>
        <w:rPr>
          <w:color w:val="0000FF"/>
          <w:sz w:val="20"/>
        </w:rPr>
        <w:t xml:space="preserve"> </w:t>
      </w:r>
      <w:r>
        <w:rPr>
          <w:sz w:val="20"/>
        </w:rPr>
        <w:t>(2024).</w:t>
      </w:r>
      <w:r>
        <w:rPr>
          <w:spacing w:val="40"/>
          <w:sz w:val="20"/>
        </w:rPr>
        <w:t xml:space="preserve"> </w:t>
      </w:r>
      <w:r>
        <w:rPr>
          <w:sz w:val="20"/>
        </w:rPr>
        <w:t>Publisher: Massachusetts Medical Society.</w:t>
      </w:r>
    </w:p>
    <w:p w14:paraId="5C7E37CA" w14:textId="77777777" w:rsidR="00A40DB8" w:rsidRDefault="00096600">
      <w:pPr>
        <w:pStyle w:val="ListParagraph"/>
        <w:numPr>
          <w:ilvl w:val="0"/>
          <w:numId w:val="1"/>
        </w:numPr>
        <w:tabs>
          <w:tab w:val="left" w:pos="396"/>
          <w:tab w:val="left" w:pos="400"/>
        </w:tabs>
        <w:spacing w:before="85" w:line="249" w:lineRule="auto"/>
        <w:ind w:left="396" w:right="386" w:hanging="344"/>
        <w:jc w:val="both"/>
        <w:rPr>
          <w:sz w:val="20"/>
        </w:rPr>
      </w:pPr>
      <w:r>
        <w:rPr>
          <w:sz w:val="20"/>
        </w:rPr>
        <w:t>Chiang, C.-H. &amp; Lee, H.-y.</w:t>
      </w:r>
      <w:r>
        <w:rPr>
          <w:spacing w:val="40"/>
          <w:sz w:val="20"/>
        </w:rPr>
        <w:t xml:space="preserve"> </w:t>
      </w:r>
      <w:r>
        <w:rPr>
          <w:sz w:val="20"/>
        </w:rPr>
        <w:t>Can Large Language Models Be an Alternative to Human Evaluations?</w:t>
      </w:r>
      <w:r>
        <w:rPr>
          <w:spacing w:val="80"/>
          <w:sz w:val="20"/>
        </w:rPr>
        <w:t xml:space="preserve"> </w:t>
      </w:r>
      <w:r>
        <w:rPr>
          <w:sz w:val="20"/>
        </w:rPr>
        <w:t xml:space="preserve">In Rogers, A., Boyd-Graber, J. &amp; Okazaki, N. (eds.) </w:t>
      </w:r>
      <w:r>
        <w:rPr>
          <w:i/>
          <w:sz w:val="20"/>
        </w:rPr>
        <w:t xml:space="preserve">Proceedings of the 61st Annual Meeting of the Association for Computational </w:t>
      </w:r>
      <w:r>
        <w:rPr>
          <w:i/>
          <w:spacing w:val="-2"/>
          <w:sz w:val="20"/>
        </w:rPr>
        <w:t>Linguistics (Volume 1: Long Papers)</w:t>
      </w:r>
      <w:r>
        <w:rPr>
          <w:spacing w:val="-2"/>
          <w:sz w:val="20"/>
        </w:rPr>
        <w:t xml:space="preserve">, 15607–15631, DOI: </w:t>
      </w:r>
      <w:hyperlink r:id="rId68">
        <w:r w:rsidR="00A40DB8">
          <w:rPr>
            <w:color w:val="0000FF"/>
            <w:spacing w:val="-2"/>
            <w:sz w:val="20"/>
          </w:rPr>
          <w:t>10.18653/v1/2023.acl-long.870</w:t>
        </w:r>
      </w:hyperlink>
      <w:r>
        <w:rPr>
          <w:color w:val="0000FF"/>
          <w:spacing w:val="-2"/>
          <w:sz w:val="20"/>
        </w:rPr>
        <w:t xml:space="preserve"> </w:t>
      </w:r>
      <w:r>
        <w:rPr>
          <w:spacing w:val="-2"/>
          <w:sz w:val="20"/>
        </w:rPr>
        <w:t xml:space="preserve">(Association for Computational </w:t>
      </w:r>
      <w:bookmarkStart w:id="1252" w:name="_bookmark30"/>
      <w:bookmarkEnd w:id="1252"/>
      <w:r>
        <w:rPr>
          <w:sz w:val="20"/>
        </w:rPr>
        <w:t>Linguistics, Toronto, Canada, 2023).</w:t>
      </w:r>
    </w:p>
    <w:p w14:paraId="712F247C" w14:textId="77777777" w:rsidR="00A40DB8" w:rsidRDefault="00096600">
      <w:pPr>
        <w:pStyle w:val="ListParagraph"/>
        <w:numPr>
          <w:ilvl w:val="0"/>
          <w:numId w:val="1"/>
        </w:numPr>
        <w:tabs>
          <w:tab w:val="left" w:pos="395"/>
          <w:tab w:val="left" w:pos="401"/>
        </w:tabs>
        <w:spacing w:before="85" w:line="249" w:lineRule="auto"/>
        <w:ind w:left="395" w:right="387" w:hanging="342"/>
        <w:jc w:val="both"/>
        <w:rPr>
          <w:sz w:val="20"/>
        </w:rPr>
      </w:pPr>
      <w:r>
        <w:rPr>
          <w:sz w:val="20"/>
        </w:rPr>
        <w:t>McCoy,</w:t>
      </w:r>
      <w:r>
        <w:rPr>
          <w:spacing w:val="-7"/>
          <w:sz w:val="20"/>
        </w:rPr>
        <w:t xml:space="preserve"> </w:t>
      </w:r>
      <w:r>
        <w:rPr>
          <w:sz w:val="20"/>
        </w:rPr>
        <w:t>L.</w:t>
      </w:r>
      <w:r>
        <w:rPr>
          <w:spacing w:val="-12"/>
          <w:sz w:val="20"/>
        </w:rPr>
        <w:t xml:space="preserve"> </w:t>
      </w:r>
      <w:r>
        <w:rPr>
          <w:sz w:val="20"/>
        </w:rPr>
        <w:t>G.</w:t>
      </w:r>
      <w:r>
        <w:rPr>
          <w:spacing w:val="-12"/>
          <w:sz w:val="20"/>
        </w:rPr>
        <w:t xml:space="preserve"> </w:t>
      </w:r>
      <w:r>
        <w:rPr>
          <w:i/>
          <w:sz w:val="20"/>
        </w:rPr>
        <w:t>et</w:t>
      </w:r>
      <w:r>
        <w:rPr>
          <w:i/>
          <w:spacing w:val="-12"/>
          <w:sz w:val="20"/>
        </w:rPr>
        <w:t xml:space="preserve"> </w:t>
      </w:r>
      <w:r>
        <w:rPr>
          <w:i/>
          <w:sz w:val="20"/>
        </w:rPr>
        <w:t>al.</w:t>
      </w:r>
      <w:r>
        <w:rPr>
          <w:i/>
          <w:spacing w:val="6"/>
          <w:sz w:val="20"/>
        </w:rPr>
        <w:t xml:space="preserve"> </w:t>
      </w:r>
      <w:r>
        <w:rPr>
          <w:sz w:val="20"/>
        </w:rPr>
        <w:t>Assessment</w:t>
      </w:r>
      <w:r>
        <w:rPr>
          <w:spacing w:val="-12"/>
          <w:sz w:val="20"/>
        </w:rPr>
        <w:t xml:space="preserve"> </w:t>
      </w:r>
      <w:r>
        <w:rPr>
          <w:sz w:val="20"/>
        </w:rPr>
        <w:t>of</w:t>
      </w:r>
      <w:r>
        <w:rPr>
          <w:spacing w:val="-12"/>
          <w:sz w:val="20"/>
        </w:rPr>
        <w:t xml:space="preserve"> </w:t>
      </w:r>
      <w:r>
        <w:rPr>
          <w:sz w:val="20"/>
        </w:rPr>
        <w:t>large</w:t>
      </w:r>
      <w:r>
        <w:rPr>
          <w:spacing w:val="-12"/>
          <w:sz w:val="20"/>
        </w:rPr>
        <w:t xml:space="preserve"> </w:t>
      </w:r>
      <w:r>
        <w:rPr>
          <w:sz w:val="20"/>
        </w:rPr>
        <w:t>language</w:t>
      </w:r>
      <w:r>
        <w:rPr>
          <w:spacing w:val="-12"/>
          <w:sz w:val="20"/>
        </w:rPr>
        <w:t xml:space="preserve"> </w:t>
      </w:r>
      <w:r>
        <w:rPr>
          <w:sz w:val="20"/>
        </w:rPr>
        <w:t>models</w:t>
      </w:r>
      <w:r>
        <w:rPr>
          <w:spacing w:val="-12"/>
          <w:sz w:val="20"/>
        </w:rPr>
        <w:t xml:space="preserve"> </w:t>
      </w:r>
      <w:r>
        <w:rPr>
          <w:sz w:val="20"/>
        </w:rPr>
        <w:t>in</w:t>
      </w:r>
      <w:r>
        <w:rPr>
          <w:spacing w:val="-12"/>
          <w:sz w:val="20"/>
        </w:rPr>
        <w:t xml:space="preserve"> </w:t>
      </w:r>
      <w:r>
        <w:rPr>
          <w:sz w:val="20"/>
        </w:rPr>
        <w:t>clinical</w:t>
      </w:r>
      <w:r>
        <w:rPr>
          <w:spacing w:val="-12"/>
          <w:sz w:val="20"/>
        </w:rPr>
        <w:t xml:space="preserve"> </w:t>
      </w:r>
      <w:r>
        <w:rPr>
          <w:sz w:val="20"/>
        </w:rPr>
        <w:t>reasoning:</w:t>
      </w:r>
      <w:r>
        <w:rPr>
          <w:spacing w:val="-2"/>
          <w:sz w:val="20"/>
        </w:rPr>
        <w:t xml:space="preserve"> </w:t>
      </w:r>
      <w:r>
        <w:rPr>
          <w:sz w:val="20"/>
        </w:rPr>
        <w:t>A</w:t>
      </w:r>
      <w:r>
        <w:rPr>
          <w:spacing w:val="-12"/>
          <w:sz w:val="20"/>
        </w:rPr>
        <w:t xml:space="preserve"> </w:t>
      </w:r>
      <w:r>
        <w:rPr>
          <w:sz w:val="20"/>
        </w:rPr>
        <w:t>novel</w:t>
      </w:r>
      <w:r>
        <w:rPr>
          <w:spacing w:val="-12"/>
          <w:sz w:val="20"/>
        </w:rPr>
        <w:t xml:space="preserve"> </w:t>
      </w:r>
      <w:r>
        <w:rPr>
          <w:sz w:val="20"/>
        </w:rPr>
        <w:t>benchmarking</w:t>
      </w:r>
      <w:r>
        <w:rPr>
          <w:spacing w:val="-12"/>
          <w:sz w:val="20"/>
        </w:rPr>
        <w:t xml:space="preserve"> </w:t>
      </w:r>
      <w:r>
        <w:rPr>
          <w:sz w:val="20"/>
        </w:rPr>
        <w:t>study.</w:t>
      </w:r>
      <w:r>
        <w:rPr>
          <w:spacing w:val="6"/>
          <w:sz w:val="20"/>
        </w:rPr>
        <w:t xml:space="preserve"> </w:t>
      </w:r>
      <w:r>
        <w:rPr>
          <w:i/>
          <w:sz w:val="20"/>
        </w:rPr>
        <w:t>NEJM</w:t>
      </w:r>
      <w:r>
        <w:rPr>
          <w:i/>
          <w:spacing w:val="-12"/>
          <w:sz w:val="20"/>
        </w:rPr>
        <w:t xml:space="preserve"> </w:t>
      </w:r>
      <w:r>
        <w:rPr>
          <w:i/>
          <w:sz w:val="20"/>
        </w:rPr>
        <w:t>AI</w:t>
      </w:r>
      <w:r>
        <w:rPr>
          <w:i/>
          <w:spacing w:val="-4"/>
          <w:sz w:val="20"/>
        </w:rPr>
        <w:t xml:space="preserve"> </w:t>
      </w:r>
      <w:r>
        <w:rPr>
          <w:b/>
          <w:sz w:val="20"/>
        </w:rPr>
        <w:t>2</w:t>
      </w:r>
      <w:r>
        <w:rPr>
          <w:sz w:val="20"/>
        </w:rPr>
        <w:t xml:space="preserve">, </w:t>
      </w:r>
      <w:bookmarkStart w:id="1253" w:name="_bookmark31"/>
      <w:bookmarkEnd w:id="1253"/>
      <w:r>
        <w:rPr>
          <w:sz w:val="20"/>
        </w:rPr>
        <w:t xml:space="preserve">AIdbp2500120, DOI: </w:t>
      </w:r>
      <w:hyperlink r:id="rId69">
        <w:r w:rsidR="00A40DB8">
          <w:rPr>
            <w:color w:val="0000FF"/>
            <w:sz w:val="20"/>
          </w:rPr>
          <w:t>10.1056/AIdbp2500120</w:t>
        </w:r>
      </w:hyperlink>
      <w:r>
        <w:rPr>
          <w:color w:val="0000FF"/>
          <w:sz w:val="20"/>
        </w:rPr>
        <w:t xml:space="preserve"> </w:t>
      </w:r>
      <w:r>
        <w:rPr>
          <w:sz w:val="20"/>
        </w:rPr>
        <w:t>(2025).</w:t>
      </w:r>
      <w:r>
        <w:rPr>
          <w:spacing w:val="40"/>
          <w:sz w:val="20"/>
        </w:rPr>
        <w:t xml:space="preserve"> </w:t>
      </w:r>
      <w:hyperlink r:id="rId70">
        <w:r w:rsidR="00A40DB8">
          <w:rPr>
            <w:color w:val="0000FF"/>
            <w:sz w:val="20"/>
          </w:rPr>
          <w:t>https://ai.nejm.org/doi/pdf/10.1056/AIdbp2500120</w:t>
        </w:r>
      </w:hyperlink>
      <w:r>
        <w:rPr>
          <w:sz w:val="20"/>
        </w:rPr>
        <w:t>.</w:t>
      </w:r>
    </w:p>
    <w:p w14:paraId="38979CA9" w14:textId="77777777" w:rsidR="00A40DB8" w:rsidRDefault="00096600">
      <w:pPr>
        <w:pStyle w:val="ListParagraph"/>
        <w:numPr>
          <w:ilvl w:val="0"/>
          <w:numId w:val="1"/>
        </w:numPr>
        <w:tabs>
          <w:tab w:val="left" w:pos="402"/>
        </w:tabs>
        <w:spacing w:before="84" w:line="249" w:lineRule="auto"/>
        <w:ind w:right="411" w:hanging="349"/>
        <w:jc w:val="both"/>
        <w:rPr>
          <w:sz w:val="20"/>
        </w:rPr>
      </w:pPr>
      <w:r>
        <w:rPr>
          <w:sz w:val="20"/>
        </w:rPr>
        <w:t>Huang,</w:t>
      </w:r>
      <w:r>
        <w:rPr>
          <w:spacing w:val="-2"/>
          <w:sz w:val="20"/>
        </w:rPr>
        <w:t xml:space="preserve"> </w:t>
      </w:r>
      <w:r>
        <w:rPr>
          <w:sz w:val="20"/>
        </w:rPr>
        <w:t>Y.</w:t>
      </w:r>
      <w:r>
        <w:rPr>
          <w:spacing w:val="-2"/>
          <w:sz w:val="20"/>
        </w:rPr>
        <w:t xml:space="preserve"> </w:t>
      </w:r>
      <w:r>
        <w:rPr>
          <w:i/>
          <w:sz w:val="20"/>
        </w:rPr>
        <w:t>et</w:t>
      </w:r>
      <w:r>
        <w:rPr>
          <w:i/>
          <w:spacing w:val="-2"/>
          <w:sz w:val="20"/>
        </w:rPr>
        <w:t xml:space="preserve"> </w:t>
      </w:r>
      <w:r>
        <w:rPr>
          <w:i/>
          <w:sz w:val="20"/>
        </w:rPr>
        <w:t>al.</w:t>
      </w:r>
      <w:r>
        <w:rPr>
          <w:i/>
          <w:spacing w:val="19"/>
          <w:sz w:val="20"/>
        </w:rPr>
        <w:t xml:space="preserve"> </w:t>
      </w:r>
      <w:r>
        <w:rPr>
          <w:sz w:val="20"/>
        </w:rPr>
        <w:t>On</w:t>
      </w:r>
      <w:r>
        <w:rPr>
          <w:spacing w:val="-2"/>
          <w:sz w:val="20"/>
        </w:rPr>
        <w:t xml:space="preserve"> </w:t>
      </w:r>
      <w:r>
        <w:rPr>
          <w:sz w:val="20"/>
        </w:rPr>
        <w:t>the</w:t>
      </w:r>
      <w:r>
        <w:rPr>
          <w:spacing w:val="-2"/>
          <w:sz w:val="20"/>
        </w:rPr>
        <w:t xml:space="preserve"> </w:t>
      </w:r>
      <w:r>
        <w:rPr>
          <w:sz w:val="20"/>
        </w:rPr>
        <w:t>trustworthiness</w:t>
      </w:r>
      <w:r>
        <w:rPr>
          <w:spacing w:val="-2"/>
          <w:sz w:val="20"/>
        </w:rPr>
        <w:t xml:space="preserve"> </w:t>
      </w:r>
      <w:r>
        <w:rPr>
          <w:sz w:val="20"/>
        </w:rPr>
        <w:t>of</w:t>
      </w:r>
      <w:r>
        <w:rPr>
          <w:spacing w:val="-2"/>
          <w:sz w:val="20"/>
        </w:rPr>
        <w:t xml:space="preserve"> </w:t>
      </w:r>
      <w:r>
        <w:rPr>
          <w:sz w:val="20"/>
        </w:rPr>
        <w:t>generative</w:t>
      </w:r>
      <w:r>
        <w:rPr>
          <w:spacing w:val="-2"/>
          <w:sz w:val="20"/>
        </w:rPr>
        <w:t xml:space="preserve"> </w:t>
      </w:r>
      <w:r>
        <w:rPr>
          <w:sz w:val="20"/>
        </w:rPr>
        <w:t>foundation</w:t>
      </w:r>
      <w:r>
        <w:rPr>
          <w:spacing w:val="-2"/>
          <w:sz w:val="20"/>
        </w:rPr>
        <w:t xml:space="preserve"> </w:t>
      </w:r>
      <w:r>
        <w:rPr>
          <w:sz w:val="20"/>
        </w:rPr>
        <w:t>models: Guideline,</w:t>
      </w:r>
      <w:r>
        <w:rPr>
          <w:spacing w:val="-2"/>
          <w:sz w:val="20"/>
        </w:rPr>
        <w:t xml:space="preserve"> </w:t>
      </w:r>
      <w:r>
        <w:rPr>
          <w:sz w:val="20"/>
        </w:rPr>
        <w:t>assessment,</w:t>
      </w:r>
      <w:r>
        <w:rPr>
          <w:spacing w:val="-2"/>
          <w:sz w:val="20"/>
        </w:rPr>
        <w:t xml:space="preserve"> </w:t>
      </w:r>
      <w:r>
        <w:rPr>
          <w:sz w:val="20"/>
        </w:rPr>
        <w:t>and</w:t>
      </w:r>
      <w:r>
        <w:rPr>
          <w:spacing w:val="-2"/>
          <w:sz w:val="20"/>
        </w:rPr>
        <w:t xml:space="preserve"> </w:t>
      </w:r>
      <w:r>
        <w:rPr>
          <w:sz w:val="20"/>
        </w:rPr>
        <w:t>perspective.</w:t>
      </w:r>
      <w:r>
        <w:rPr>
          <w:spacing w:val="19"/>
          <w:sz w:val="20"/>
        </w:rPr>
        <w:t xml:space="preserve"> </w:t>
      </w:r>
      <w:r>
        <w:rPr>
          <w:i/>
          <w:sz w:val="20"/>
        </w:rPr>
        <w:t xml:space="preserve">arXiv preprint arXiv:2502.14296 </w:t>
      </w:r>
      <w:r>
        <w:rPr>
          <w:sz w:val="20"/>
        </w:rPr>
        <w:t>(2025).</w:t>
      </w:r>
    </w:p>
    <w:p w14:paraId="2B61E3BA" w14:textId="77777777" w:rsidR="00A40DB8" w:rsidRDefault="00A40DB8">
      <w:pPr>
        <w:pStyle w:val="ListParagraph"/>
        <w:spacing w:line="249" w:lineRule="auto"/>
        <w:rPr>
          <w:sz w:val="20"/>
        </w:rPr>
        <w:sectPr w:rsidR="00A40DB8">
          <w:pgSz w:w="12240" w:h="15840"/>
          <w:pgMar w:top="1200" w:right="720" w:bottom="840" w:left="1080" w:header="0" w:footer="648" w:gutter="0"/>
          <w:cols w:space="720"/>
        </w:sectPr>
      </w:pPr>
    </w:p>
    <w:p w14:paraId="656A125C" w14:textId="77777777" w:rsidR="00A40DB8" w:rsidRDefault="00096600">
      <w:pPr>
        <w:pStyle w:val="ListParagraph"/>
        <w:numPr>
          <w:ilvl w:val="0"/>
          <w:numId w:val="1"/>
        </w:numPr>
        <w:tabs>
          <w:tab w:val="left" w:pos="401"/>
        </w:tabs>
        <w:spacing w:before="88"/>
        <w:ind w:left="401" w:hanging="348"/>
        <w:jc w:val="both"/>
        <w:rPr>
          <w:sz w:val="20"/>
        </w:rPr>
      </w:pPr>
      <w:bookmarkStart w:id="1254" w:name="_bookmark32"/>
      <w:bookmarkStart w:id="1255" w:name="_bookmark33"/>
      <w:bookmarkEnd w:id="1254"/>
      <w:bookmarkEnd w:id="1255"/>
      <w:r>
        <w:rPr>
          <w:sz w:val="20"/>
        </w:rPr>
        <w:lastRenderedPageBreak/>
        <w:t>Huang,</w:t>
      </w:r>
      <w:r>
        <w:rPr>
          <w:spacing w:val="-9"/>
          <w:sz w:val="20"/>
        </w:rPr>
        <w:t xml:space="preserve"> </w:t>
      </w:r>
      <w:r>
        <w:rPr>
          <w:sz w:val="20"/>
        </w:rPr>
        <w:t>Y.</w:t>
      </w:r>
      <w:r>
        <w:rPr>
          <w:spacing w:val="-9"/>
          <w:sz w:val="20"/>
        </w:rPr>
        <w:t xml:space="preserve"> </w:t>
      </w:r>
      <w:r>
        <w:rPr>
          <w:i/>
          <w:sz w:val="20"/>
        </w:rPr>
        <w:t>et</w:t>
      </w:r>
      <w:r>
        <w:rPr>
          <w:i/>
          <w:spacing w:val="-8"/>
          <w:sz w:val="20"/>
        </w:rPr>
        <w:t xml:space="preserve"> </w:t>
      </w:r>
      <w:r>
        <w:rPr>
          <w:i/>
          <w:sz w:val="20"/>
        </w:rPr>
        <w:t>al.</w:t>
      </w:r>
      <w:r>
        <w:rPr>
          <w:i/>
          <w:spacing w:val="9"/>
          <w:sz w:val="20"/>
        </w:rPr>
        <w:t xml:space="preserve"> </w:t>
      </w:r>
      <w:r>
        <w:rPr>
          <w:sz w:val="20"/>
        </w:rPr>
        <w:t>Probellm:</w:t>
      </w:r>
      <w:r>
        <w:rPr>
          <w:spacing w:val="2"/>
          <w:sz w:val="20"/>
        </w:rPr>
        <w:t xml:space="preserve"> </w:t>
      </w:r>
      <w:r>
        <w:rPr>
          <w:sz w:val="20"/>
        </w:rPr>
        <w:t>Automating</w:t>
      </w:r>
      <w:r>
        <w:rPr>
          <w:spacing w:val="-9"/>
          <w:sz w:val="20"/>
        </w:rPr>
        <w:t xml:space="preserve"> </w:t>
      </w:r>
      <w:r>
        <w:rPr>
          <w:sz w:val="20"/>
        </w:rPr>
        <w:t>principled</w:t>
      </w:r>
      <w:r>
        <w:rPr>
          <w:spacing w:val="-8"/>
          <w:sz w:val="20"/>
        </w:rPr>
        <w:t xml:space="preserve"> </w:t>
      </w:r>
      <w:r>
        <w:rPr>
          <w:sz w:val="20"/>
        </w:rPr>
        <w:t>diagnosis</w:t>
      </w:r>
      <w:r>
        <w:rPr>
          <w:spacing w:val="-9"/>
          <w:sz w:val="20"/>
        </w:rPr>
        <w:t xml:space="preserve"> </w:t>
      </w:r>
      <w:r>
        <w:rPr>
          <w:sz w:val="20"/>
        </w:rPr>
        <w:t>of</w:t>
      </w:r>
      <w:r>
        <w:rPr>
          <w:spacing w:val="-9"/>
          <w:sz w:val="20"/>
        </w:rPr>
        <w:t xml:space="preserve"> </w:t>
      </w:r>
      <w:r>
        <w:rPr>
          <w:sz w:val="20"/>
        </w:rPr>
        <w:t>llm</w:t>
      </w:r>
      <w:r>
        <w:rPr>
          <w:spacing w:val="-8"/>
          <w:sz w:val="20"/>
        </w:rPr>
        <w:t xml:space="preserve"> </w:t>
      </w:r>
      <w:r>
        <w:rPr>
          <w:sz w:val="20"/>
        </w:rPr>
        <w:t>failures.</w:t>
      </w:r>
      <w:r>
        <w:rPr>
          <w:spacing w:val="9"/>
          <w:sz w:val="20"/>
        </w:rPr>
        <w:t xml:space="preserve"> </w:t>
      </w:r>
      <w:r>
        <w:rPr>
          <w:i/>
          <w:sz w:val="20"/>
        </w:rPr>
        <w:t>arXiv</w:t>
      </w:r>
      <w:r>
        <w:rPr>
          <w:i/>
          <w:spacing w:val="-8"/>
          <w:sz w:val="20"/>
        </w:rPr>
        <w:t xml:space="preserve"> </w:t>
      </w:r>
      <w:r>
        <w:rPr>
          <w:i/>
          <w:sz w:val="20"/>
        </w:rPr>
        <w:t>preprint</w:t>
      </w:r>
      <w:r>
        <w:rPr>
          <w:i/>
          <w:spacing w:val="-9"/>
          <w:sz w:val="20"/>
        </w:rPr>
        <w:t xml:space="preserve"> </w:t>
      </w:r>
      <w:r>
        <w:rPr>
          <w:i/>
          <w:sz w:val="20"/>
        </w:rPr>
        <w:t>arXiv:2602.12966</w:t>
      </w:r>
      <w:r>
        <w:rPr>
          <w:i/>
          <w:spacing w:val="-4"/>
          <w:sz w:val="20"/>
        </w:rPr>
        <w:t xml:space="preserve"> </w:t>
      </w:r>
      <w:r>
        <w:rPr>
          <w:spacing w:val="-2"/>
          <w:sz w:val="20"/>
        </w:rPr>
        <w:t>(2026).</w:t>
      </w:r>
    </w:p>
    <w:p w14:paraId="314F51AD" w14:textId="77777777" w:rsidR="00A40DB8" w:rsidRDefault="00096600">
      <w:pPr>
        <w:pStyle w:val="ListParagraph"/>
        <w:numPr>
          <w:ilvl w:val="0"/>
          <w:numId w:val="1"/>
        </w:numPr>
        <w:tabs>
          <w:tab w:val="left" w:pos="387"/>
          <w:tab w:val="left" w:pos="401"/>
        </w:tabs>
        <w:spacing w:before="104" w:line="249" w:lineRule="auto"/>
        <w:ind w:left="387" w:right="384" w:hanging="334"/>
        <w:jc w:val="both"/>
        <w:rPr>
          <w:sz w:val="20"/>
        </w:rPr>
      </w:pPr>
      <w:r>
        <w:rPr>
          <w:sz w:val="20"/>
        </w:rPr>
        <w:t>Zhou, S.</w:t>
      </w:r>
      <w:r>
        <w:rPr>
          <w:spacing w:val="-6"/>
          <w:sz w:val="20"/>
        </w:rPr>
        <w:t xml:space="preserve"> </w:t>
      </w:r>
      <w:r>
        <w:rPr>
          <w:i/>
          <w:sz w:val="20"/>
        </w:rPr>
        <w:t>et</w:t>
      </w:r>
      <w:r>
        <w:rPr>
          <w:i/>
          <w:spacing w:val="-6"/>
          <w:sz w:val="20"/>
        </w:rPr>
        <w:t xml:space="preserve"> </w:t>
      </w:r>
      <w:r>
        <w:rPr>
          <w:i/>
          <w:sz w:val="20"/>
        </w:rPr>
        <w:t>al.</w:t>
      </w:r>
      <w:r>
        <w:rPr>
          <w:i/>
          <w:spacing w:val="14"/>
          <w:sz w:val="20"/>
        </w:rPr>
        <w:t xml:space="preserve"> </w:t>
      </w:r>
      <w:r>
        <w:rPr>
          <w:sz w:val="20"/>
        </w:rPr>
        <w:t>Explainable</w:t>
      </w:r>
      <w:r>
        <w:rPr>
          <w:spacing w:val="-6"/>
          <w:sz w:val="20"/>
        </w:rPr>
        <w:t xml:space="preserve"> </w:t>
      </w:r>
      <w:r>
        <w:rPr>
          <w:sz w:val="20"/>
        </w:rPr>
        <w:t>differential</w:t>
      </w:r>
      <w:r>
        <w:rPr>
          <w:spacing w:val="-6"/>
          <w:sz w:val="20"/>
        </w:rPr>
        <w:t xml:space="preserve"> </w:t>
      </w:r>
      <w:r>
        <w:rPr>
          <w:sz w:val="20"/>
        </w:rPr>
        <w:t>diagnosis</w:t>
      </w:r>
      <w:r>
        <w:rPr>
          <w:spacing w:val="-6"/>
          <w:sz w:val="20"/>
        </w:rPr>
        <w:t xml:space="preserve"> </w:t>
      </w:r>
      <w:r>
        <w:rPr>
          <w:sz w:val="20"/>
        </w:rPr>
        <w:t>with</w:t>
      </w:r>
      <w:r>
        <w:rPr>
          <w:spacing w:val="-6"/>
          <w:sz w:val="20"/>
        </w:rPr>
        <w:t xml:space="preserve"> </w:t>
      </w:r>
      <w:r>
        <w:rPr>
          <w:sz w:val="20"/>
        </w:rPr>
        <w:t>dual-inference</w:t>
      </w:r>
      <w:r>
        <w:rPr>
          <w:spacing w:val="-6"/>
          <w:sz w:val="20"/>
        </w:rPr>
        <w:t xml:space="preserve"> </w:t>
      </w:r>
      <w:r>
        <w:rPr>
          <w:sz w:val="20"/>
        </w:rPr>
        <w:t>large</w:t>
      </w:r>
      <w:r>
        <w:rPr>
          <w:spacing w:val="-6"/>
          <w:sz w:val="20"/>
        </w:rPr>
        <w:t xml:space="preserve"> </w:t>
      </w:r>
      <w:r>
        <w:rPr>
          <w:sz w:val="20"/>
        </w:rPr>
        <w:t>language</w:t>
      </w:r>
      <w:r>
        <w:rPr>
          <w:spacing w:val="-6"/>
          <w:sz w:val="20"/>
        </w:rPr>
        <w:t xml:space="preserve"> </w:t>
      </w:r>
      <w:r>
        <w:rPr>
          <w:sz w:val="20"/>
        </w:rPr>
        <w:t>models.</w:t>
      </w:r>
      <w:r>
        <w:rPr>
          <w:spacing w:val="14"/>
          <w:sz w:val="20"/>
        </w:rPr>
        <w:t xml:space="preserve"> </w:t>
      </w:r>
      <w:r>
        <w:rPr>
          <w:i/>
          <w:sz w:val="20"/>
        </w:rPr>
        <w:t>npj</w:t>
      </w:r>
      <w:r>
        <w:rPr>
          <w:i/>
          <w:spacing w:val="-6"/>
          <w:sz w:val="20"/>
        </w:rPr>
        <w:t xml:space="preserve"> </w:t>
      </w:r>
      <w:r>
        <w:rPr>
          <w:i/>
          <w:sz w:val="20"/>
        </w:rPr>
        <w:t>Heal.</w:t>
      </w:r>
      <w:r>
        <w:rPr>
          <w:i/>
          <w:spacing w:val="-6"/>
          <w:sz w:val="20"/>
        </w:rPr>
        <w:t xml:space="preserve"> </w:t>
      </w:r>
      <w:r>
        <w:rPr>
          <w:i/>
          <w:sz w:val="20"/>
        </w:rPr>
        <w:t>Syst.</w:t>
      </w:r>
      <w:r>
        <w:rPr>
          <w:i/>
          <w:spacing w:val="-6"/>
          <w:sz w:val="20"/>
        </w:rPr>
        <w:t xml:space="preserve"> </w:t>
      </w:r>
      <w:r>
        <w:rPr>
          <w:b/>
          <w:sz w:val="20"/>
        </w:rPr>
        <w:t>2</w:t>
      </w:r>
      <w:r>
        <w:rPr>
          <w:sz w:val="20"/>
        </w:rPr>
        <w:t>,</w:t>
      </w:r>
      <w:r>
        <w:rPr>
          <w:spacing w:val="-6"/>
          <w:sz w:val="20"/>
        </w:rPr>
        <w:t xml:space="preserve"> </w:t>
      </w:r>
      <w:r>
        <w:rPr>
          <w:sz w:val="20"/>
        </w:rPr>
        <w:t>1–9,</w:t>
      </w:r>
      <w:r>
        <w:rPr>
          <w:spacing w:val="-6"/>
          <w:sz w:val="20"/>
        </w:rPr>
        <w:t xml:space="preserve"> </w:t>
      </w:r>
      <w:r>
        <w:rPr>
          <w:sz w:val="20"/>
        </w:rPr>
        <w:t xml:space="preserve">DOI: </w:t>
      </w:r>
      <w:hyperlink r:id="rId71">
        <w:r w:rsidR="00A40DB8">
          <w:rPr>
            <w:color w:val="0000FF"/>
            <w:sz w:val="20"/>
          </w:rPr>
          <w:t>10.1038/s44401-025-00015-6</w:t>
        </w:r>
      </w:hyperlink>
      <w:r>
        <w:rPr>
          <w:color w:val="0000FF"/>
          <w:sz w:val="20"/>
        </w:rPr>
        <w:t xml:space="preserve"> </w:t>
      </w:r>
      <w:r>
        <w:rPr>
          <w:sz w:val="20"/>
        </w:rPr>
        <w:t>(2025).</w:t>
      </w:r>
      <w:r>
        <w:rPr>
          <w:spacing w:val="40"/>
          <w:sz w:val="20"/>
        </w:rPr>
        <w:t xml:space="preserve"> </w:t>
      </w:r>
      <w:r>
        <w:rPr>
          <w:sz w:val="20"/>
        </w:rPr>
        <w:t>Publisher: Nature Publishing Group.</w:t>
      </w:r>
    </w:p>
    <w:p w14:paraId="4AFD3629" w14:textId="77777777" w:rsidR="00A40DB8" w:rsidRDefault="00096600">
      <w:pPr>
        <w:pStyle w:val="ListParagraph"/>
        <w:numPr>
          <w:ilvl w:val="0"/>
          <w:numId w:val="1"/>
        </w:numPr>
        <w:tabs>
          <w:tab w:val="left" w:pos="402"/>
        </w:tabs>
        <w:spacing w:line="249" w:lineRule="auto"/>
        <w:ind w:right="400" w:hanging="349"/>
        <w:jc w:val="both"/>
        <w:rPr>
          <w:sz w:val="20"/>
        </w:rPr>
      </w:pPr>
      <w:r>
        <w:rPr>
          <w:sz w:val="20"/>
        </w:rPr>
        <w:t xml:space="preserve">Wu, J. </w:t>
      </w:r>
      <w:r>
        <w:rPr>
          <w:i/>
          <w:sz w:val="20"/>
        </w:rPr>
        <w:t>et al.</w:t>
      </w:r>
      <w:r>
        <w:rPr>
          <w:i/>
          <w:spacing w:val="27"/>
          <w:sz w:val="20"/>
        </w:rPr>
        <w:t xml:space="preserve"> </w:t>
      </w:r>
      <w:r>
        <w:rPr>
          <w:sz w:val="20"/>
        </w:rPr>
        <w:t xml:space="preserve">MedReason: Eliciting Factual Medical Reasoning Steps in LLMs via Knowledge Graphs, DOI: </w:t>
      </w:r>
      <w:hyperlink r:id="rId72">
        <w:r w:rsidR="00A40DB8">
          <w:rPr>
            <w:color w:val="0000FF"/>
            <w:sz w:val="20"/>
          </w:rPr>
          <w:t>10.48550/</w:t>
        </w:r>
      </w:hyperlink>
      <w:r>
        <w:rPr>
          <w:color w:val="0000FF"/>
          <w:sz w:val="20"/>
        </w:rPr>
        <w:t xml:space="preserve"> </w:t>
      </w:r>
      <w:bookmarkStart w:id="1256" w:name="_bookmark34"/>
      <w:bookmarkEnd w:id="1256"/>
      <w:r>
        <w:fldChar w:fldCharType="begin"/>
      </w:r>
      <w:r>
        <w:instrText>HYPERLINK "10.48550/arXiv.2504.00993" \h</w:instrText>
      </w:r>
      <w:r>
        <w:fldChar w:fldCharType="separate"/>
      </w:r>
      <w:r>
        <w:rPr>
          <w:color w:val="0000FF"/>
          <w:sz w:val="20"/>
        </w:rPr>
        <w:t>arXiv.2504.00993</w:t>
      </w:r>
      <w:r>
        <w:fldChar w:fldCharType="end"/>
      </w:r>
      <w:r>
        <w:rPr>
          <w:color w:val="0000FF"/>
          <w:sz w:val="20"/>
        </w:rPr>
        <w:t xml:space="preserve"> </w:t>
      </w:r>
      <w:r>
        <w:rPr>
          <w:sz w:val="20"/>
        </w:rPr>
        <w:t>(2025).</w:t>
      </w:r>
      <w:r>
        <w:rPr>
          <w:spacing w:val="40"/>
          <w:sz w:val="20"/>
        </w:rPr>
        <w:t xml:space="preserve"> </w:t>
      </w:r>
      <w:r>
        <w:rPr>
          <w:sz w:val="20"/>
        </w:rPr>
        <w:t>ArXiv:2504.00993 [cs].</w:t>
      </w:r>
    </w:p>
    <w:p w14:paraId="6F139457" w14:textId="77777777" w:rsidR="00A40DB8" w:rsidRDefault="00096600">
      <w:pPr>
        <w:pStyle w:val="ListParagraph"/>
        <w:numPr>
          <w:ilvl w:val="0"/>
          <w:numId w:val="1"/>
        </w:numPr>
        <w:tabs>
          <w:tab w:val="left" w:pos="402"/>
        </w:tabs>
        <w:spacing w:line="249" w:lineRule="auto"/>
        <w:ind w:right="377" w:hanging="349"/>
        <w:jc w:val="both"/>
        <w:rPr>
          <w:sz w:val="20"/>
        </w:rPr>
      </w:pPr>
      <w:r>
        <w:rPr>
          <w:sz w:val="20"/>
        </w:rPr>
        <w:t>Bansal,</w:t>
      </w:r>
      <w:r>
        <w:rPr>
          <w:spacing w:val="-8"/>
          <w:sz w:val="20"/>
        </w:rPr>
        <w:t xml:space="preserve"> </w:t>
      </w:r>
      <w:r>
        <w:rPr>
          <w:sz w:val="20"/>
        </w:rPr>
        <w:t>G.</w:t>
      </w:r>
      <w:r>
        <w:rPr>
          <w:spacing w:val="-9"/>
          <w:sz w:val="20"/>
        </w:rPr>
        <w:t xml:space="preserve"> </w:t>
      </w:r>
      <w:r>
        <w:rPr>
          <w:i/>
          <w:sz w:val="20"/>
        </w:rPr>
        <w:t>et</w:t>
      </w:r>
      <w:r>
        <w:rPr>
          <w:i/>
          <w:spacing w:val="-8"/>
          <w:sz w:val="20"/>
        </w:rPr>
        <w:t xml:space="preserve"> </w:t>
      </w:r>
      <w:r>
        <w:rPr>
          <w:i/>
          <w:sz w:val="20"/>
        </w:rPr>
        <w:t>al.</w:t>
      </w:r>
      <w:r>
        <w:rPr>
          <w:i/>
          <w:spacing w:val="11"/>
          <w:sz w:val="20"/>
        </w:rPr>
        <w:t xml:space="preserve"> </w:t>
      </w:r>
      <w:r>
        <w:rPr>
          <w:sz w:val="20"/>
        </w:rPr>
        <w:t>Does</w:t>
      </w:r>
      <w:r>
        <w:rPr>
          <w:spacing w:val="-9"/>
          <w:sz w:val="20"/>
        </w:rPr>
        <w:t xml:space="preserve"> </w:t>
      </w:r>
      <w:r>
        <w:rPr>
          <w:sz w:val="20"/>
        </w:rPr>
        <w:t>the</w:t>
      </w:r>
      <w:r>
        <w:rPr>
          <w:spacing w:val="-8"/>
          <w:sz w:val="20"/>
        </w:rPr>
        <w:t xml:space="preserve"> </w:t>
      </w:r>
      <w:r>
        <w:rPr>
          <w:sz w:val="20"/>
        </w:rPr>
        <w:t>Whole</w:t>
      </w:r>
      <w:r>
        <w:rPr>
          <w:spacing w:val="-9"/>
          <w:sz w:val="20"/>
        </w:rPr>
        <w:t xml:space="preserve"> </w:t>
      </w:r>
      <w:r>
        <w:rPr>
          <w:sz w:val="20"/>
        </w:rPr>
        <w:t>Exceed</w:t>
      </w:r>
      <w:r>
        <w:rPr>
          <w:spacing w:val="-8"/>
          <w:sz w:val="20"/>
        </w:rPr>
        <w:t xml:space="preserve"> </w:t>
      </w:r>
      <w:r>
        <w:rPr>
          <w:sz w:val="20"/>
        </w:rPr>
        <w:t>its</w:t>
      </w:r>
      <w:r>
        <w:rPr>
          <w:spacing w:val="-9"/>
          <w:sz w:val="20"/>
        </w:rPr>
        <w:t xml:space="preserve"> </w:t>
      </w:r>
      <w:r>
        <w:rPr>
          <w:sz w:val="20"/>
        </w:rPr>
        <w:t>Parts? The</w:t>
      </w:r>
      <w:r>
        <w:rPr>
          <w:spacing w:val="-9"/>
          <w:sz w:val="20"/>
        </w:rPr>
        <w:t xml:space="preserve"> </w:t>
      </w:r>
      <w:r>
        <w:rPr>
          <w:sz w:val="20"/>
        </w:rPr>
        <w:t>Effect</w:t>
      </w:r>
      <w:r>
        <w:rPr>
          <w:spacing w:val="-8"/>
          <w:sz w:val="20"/>
        </w:rPr>
        <w:t xml:space="preserve"> </w:t>
      </w:r>
      <w:r>
        <w:rPr>
          <w:sz w:val="20"/>
        </w:rPr>
        <w:t>of</w:t>
      </w:r>
      <w:r>
        <w:rPr>
          <w:spacing w:val="-9"/>
          <w:sz w:val="20"/>
        </w:rPr>
        <w:t xml:space="preserve"> </w:t>
      </w:r>
      <w:r>
        <w:rPr>
          <w:sz w:val="20"/>
        </w:rPr>
        <w:t>AI</w:t>
      </w:r>
      <w:r>
        <w:rPr>
          <w:spacing w:val="-8"/>
          <w:sz w:val="20"/>
        </w:rPr>
        <w:t xml:space="preserve"> </w:t>
      </w:r>
      <w:r>
        <w:rPr>
          <w:sz w:val="20"/>
        </w:rPr>
        <w:t>Explanations</w:t>
      </w:r>
      <w:r>
        <w:rPr>
          <w:spacing w:val="-9"/>
          <w:sz w:val="20"/>
        </w:rPr>
        <w:t xml:space="preserve"> </w:t>
      </w:r>
      <w:r>
        <w:rPr>
          <w:sz w:val="20"/>
        </w:rPr>
        <w:t>on</w:t>
      </w:r>
      <w:r>
        <w:rPr>
          <w:spacing w:val="-8"/>
          <w:sz w:val="20"/>
        </w:rPr>
        <w:t xml:space="preserve"> </w:t>
      </w:r>
      <w:r>
        <w:rPr>
          <w:sz w:val="20"/>
        </w:rPr>
        <w:t>Complementary</w:t>
      </w:r>
      <w:r>
        <w:rPr>
          <w:spacing w:val="-9"/>
          <w:sz w:val="20"/>
        </w:rPr>
        <w:t xml:space="preserve"> </w:t>
      </w:r>
      <w:r>
        <w:rPr>
          <w:sz w:val="20"/>
        </w:rPr>
        <w:t>Team</w:t>
      </w:r>
      <w:r>
        <w:rPr>
          <w:spacing w:val="-9"/>
          <w:sz w:val="20"/>
        </w:rPr>
        <w:t xml:space="preserve"> </w:t>
      </w:r>
      <w:r>
        <w:rPr>
          <w:sz w:val="20"/>
        </w:rPr>
        <w:t xml:space="preserve">Performance. In </w:t>
      </w:r>
      <w:r>
        <w:rPr>
          <w:i/>
          <w:sz w:val="20"/>
        </w:rPr>
        <w:t>Proceedings of the 2021 CHI Conference on Human Factors in Computing Systems</w:t>
      </w:r>
      <w:r>
        <w:rPr>
          <w:sz w:val="20"/>
        </w:rPr>
        <w:t xml:space="preserve">, CHI ’21, 1–16, DOI: </w:t>
      </w:r>
      <w:hyperlink r:id="rId73">
        <w:r w:rsidR="00A40DB8">
          <w:rPr>
            <w:color w:val="0000FF"/>
            <w:sz w:val="20"/>
          </w:rPr>
          <w:t>10.1145/</w:t>
        </w:r>
      </w:hyperlink>
      <w:r>
        <w:rPr>
          <w:color w:val="0000FF"/>
          <w:sz w:val="20"/>
        </w:rPr>
        <w:t xml:space="preserve"> </w:t>
      </w:r>
      <w:bookmarkStart w:id="1257" w:name="_bookmark35"/>
      <w:bookmarkEnd w:id="1257"/>
      <w:r>
        <w:fldChar w:fldCharType="begin"/>
      </w:r>
      <w:r>
        <w:instrText>HYPERLINK "10.1145/3411764.3445717" \h</w:instrText>
      </w:r>
      <w:r>
        <w:fldChar w:fldCharType="separate"/>
      </w:r>
      <w:r>
        <w:rPr>
          <w:color w:val="0000FF"/>
          <w:sz w:val="20"/>
        </w:rPr>
        <w:t>3411764.3445717</w:t>
      </w:r>
      <w:r>
        <w:fldChar w:fldCharType="end"/>
      </w:r>
      <w:r>
        <w:rPr>
          <w:color w:val="0000FF"/>
          <w:sz w:val="20"/>
        </w:rPr>
        <w:t xml:space="preserve"> </w:t>
      </w:r>
      <w:r>
        <w:rPr>
          <w:sz w:val="20"/>
        </w:rPr>
        <w:t>(Association for Computing Machinery, New York, NY, USA, 2021).</w:t>
      </w:r>
    </w:p>
    <w:p w14:paraId="5D2EB874" w14:textId="77777777" w:rsidR="00A40DB8" w:rsidRDefault="00096600">
      <w:pPr>
        <w:pStyle w:val="ListParagraph"/>
        <w:numPr>
          <w:ilvl w:val="0"/>
          <w:numId w:val="1"/>
        </w:numPr>
        <w:tabs>
          <w:tab w:val="left" w:pos="402"/>
        </w:tabs>
        <w:spacing w:line="249" w:lineRule="auto"/>
        <w:ind w:right="386" w:hanging="349"/>
        <w:jc w:val="both"/>
        <w:rPr>
          <w:sz w:val="20"/>
        </w:rPr>
      </w:pPr>
      <w:r>
        <w:rPr>
          <w:spacing w:val="-2"/>
          <w:sz w:val="20"/>
        </w:rPr>
        <w:t>Pal,</w:t>
      </w:r>
      <w:r>
        <w:rPr>
          <w:spacing w:val="-4"/>
          <w:sz w:val="20"/>
        </w:rPr>
        <w:t xml:space="preserve"> </w:t>
      </w:r>
      <w:r>
        <w:rPr>
          <w:spacing w:val="-2"/>
          <w:sz w:val="20"/>
        </w:rPr>
        <w:t>A.,</w:t>
      </w:r>
      <w:r>
        <w:rPr>
          <w:spacing w:val="-4"/>
          <w:sz w:val="20"/>
        </w:rPr>
        <w:t xml:space="preserve"> </w:t>
      </w:r>
      <w:r>
        <w:rPr>
          <w:spacing w:val="-2"/>
          <w:sz w:val="20"/>
        </w:rPr>
        <w:t>Umapathi,</w:t>
      </w:r>
      <w:r>
        <w:rPr>
          <w:spacing w:val="-4"/>
          <w:sz w:val="20"/>
        </w:rPr>
        <w:t xml:space="preserve"> </w:t>
      </w:r>
      <w:r>
        <w:rPr>
          <w:spacing w:val="-2"/>
          <w:sz w:val="20"/>
        </w:rPr>
        <w:t>L.</w:t>
      </w:r>
      <w:r>
        <w:rPr>
          <w:spacing w:val="-4"/>
          <w:sz w:val="20"/>
        </w:rPr>
        <w:t xml:space="preserve"> </w:t>
      </w:r>
      <w:r>
        <w:rPr>
          <w:spacing w:val="-2"/>
          <w:sz w:val="20"/>
        </w:rPr>
        <w:t>K.</w:t>
      </w:r>
      <w:r>
        <w:rPr>
          <w:spacing w:val="-4"/>
          <w:sz w:val="20"/>
        </w:rPr>
        <w:t xml:space="preserve"> </w:t>
      </w:r>
      <w:r>
        <w:rPr>
          <w:spacing w:val="-2"/>
          <w:sz w:val="20"/>
        </w:rPr>
        <w:t>&amp;</w:t>
      </w:r>
      <w:r>
        <w:rPr>
          <w:spacing w:val="-4"/>
          <w:sz w:val="20"/>
        </w:rPr>
        <w:t xml:space="preserve"> </w:t>
      </w:r>
      <w:r>
        <w:rPr>
          <w:spacing w:val="-2"/>
          <w:sz w:val="20"/>
        </w:rPr>
        <w:t>Sankarasubbu,</w:t>
      </w:r>
      <w:r>
        <w:rPr>
          <w:spacing w:val="-4"/>
          <w:sz w:val="20"/>
        </w:rPr>
        <w:t xml:space="preserve"> </w:t>
      </w:r>
      <w:r>
        <w:rPr>
          <w:spacing w:val="-2"/>
          <w:sz w:val="20"/>
        </w:rPr>
        <w:t>M.</w:t>
      </w:r>
      <w:r>
        <w:rPr>
          <w:spacing w:val="16"/>
          <w:sz w:val="20"/>
        </w:rPr>
        <w:t xml:space="preserve"> </w:t>
      </w:r>
      <w:r>
        <w:rPr>
          <w:spacing w:val="-2"/>
          <w:sz w:val="20"/>
        </w:rPr>
        <w:t>MedMCQA:</w:t>
      </w:r>
      <w:r>
        <w:rPr>
          <w:spacing w:val="-4"/>
          <w:sz w:val="20"/>
        </w:rPr>
        <w:t xml:space="preserve"> </w:t>
      </w:r>
      <w:r>
        <w:rPr>
          <w:spacing w:val="-2"/>
          <w:sz w:val="20"/>
        </w:rPr>
        <w:t>A</w:t>
      </w:r>
      <w:r>
        <w:rPr>
          <w:spacing w:val="-4"/>
          <w:sz w:val="20"/>
        </w:rPr>
        <w:t xml:space="preserve"> </w:t>
      </w:r>
      <w:r>
        <w:rPr>
          <w:spacing w:val="-2"/>
          <w:sz w:val="20"/>
        </w:rPr>
        <w:t>Large-scale</w:t>
      </w:r>
      <w:r>
        <w:rPr>
          <w:spacing w:val="-4"/>
          <w:sz w:val="20"/>
        </w:rPr>
        <w:t xml:space="preserve"> </w:t>
      </w:r>
      <w:r>
        <w:rPr>
          <w:spacing w:val="-2"/>
          <w:sz w:val="20"/>
        </w:rPr>
        <w:t>Multi-Subject</w:t>
      </w:r>
      <w:r>
        <w:rPr>
          <w:spacing w:val="-4"/>
          <w:sz w:val="20"/>
        </w:rPr>
        <w:t xml:space="preserve"> </w:t>
      </w:r>
      <w:r>
        <w:rPr>
          <w:spacing w:val="-2"/>
          <w:sz w:val="20"/>
        </w:rPr>
        <w:t>Multi-Choice</w:t>
      </w:r>
      <w:r>
        <w:rPr>
          <w:spacing w:val="-4"/>
          <w:sz w:val="20"/>
        </w:rPr>
        <w:t xml:space="preserve"> </w:t>
      </w:r>
      <w:r>
        <w:rPr>
          <w:spacing w:val="-2"/>
          <w:sz w:val="20"/>
        </w:rPr>
        <w:t>Dataset</w:t>
      </w:r>
      <w:r>
        <w:rPr>
          <w:spacing w:val="-4"/>
          <w:sz w:val="20"/>
        </w:rPr>
        <w:t xml:space="preserve"> </w:t>
      </w:r>
      <w:r>
        <w:rPr>
          <w:spacing w:val="-2"/>
          <w:sz w:val="20"/>
        </w:rPr>
        <w:t>for</w:t>
      </w:r>
      <w:r>
        <w:rPr>
          <w:spacing w:val="-4"/>
          <w:sz w:val="20"/>
        </w:rPr>
        <w:t xml:space="preserve"> </w:t>
      </w:r>
      <w:r>
        <w:rPr>
          <w:spacing w:val="-2"/>
          <w:sz w:val="20"/>
        </w:rPr>
        <w:t xml:space="preserve">Medical </w:t>
      </w:r>
      <w:r>
        <w:rPr>
          <w:sz w:val="20"/>
        </w:rPr>
        <w:t>domain Question Answering.</w:t>
      </w:r>
      <w:r>
        <w:rPr>
          <w:spacing w:val="36"/>
          <w:sz w:val="20"/>
        </w:rPr>
        <w:t xml:space="preserve"> </w:t>
      </w:r>
      <w:r>
        <w:rPr>
          <w:sz w:val="20"/>
        </w:rPr>
        <w:t xml:space="preserve">In </w:t>
      </w:r>
      <w:r>
        <w:rPr>
          <w:i/>
          <w:sz w:val="20"/>
        </w:rPr>
        <w:t>Proceedings of the Conference on Health, Inference, and Learning</w:t>
      </w:r>
      <w:r>
        <w:rPr>
          <w:sz w:val="20"/>
        </w:rPr>
        <w:t>, 248–260 (PMLR, 2022). ISSN: 2640-3498.</w:t>
      </w:r>
    </w:p>
    <w:p w14:paraId="646714BA" w14:textId="77777777" w:rsidR="00A40DB8" w:rsidRDefault="00096600">
      <w:pPr>
        <w:pStyle w:val="ListParagraph"/>
        <w:numPr>
          <w:ilvl w:val="0"/>
          <w:numId w:val="1"/>
        </w:numPr>
        <w:tabs>
          <w:tab w:val="left" w:pos="387"/>
          <w:tab w:val="left" w:pos="401"/>
        </w:tabs>
        <w:spacing w:before="94" w:line="249" w:lineRule="auto"/>
        <w:ind w:left="387" w:right="384" w:hanging="334"/>
        <w:jc w:val="both"/>
        <w:rPr>
          <w:sz w:val="20"/>
        </w:rPr>
      </w:pPr>
      <w:r>
        <w:rPr>
          <w:sz w:val="20"/>
        </w:rPr>
        <w:t xml:space="preserve">Zhang, D. </w:t>
      </w:r>
      <w:r>
        <w:rPr>
          <w:i/>
          <w:sz w:val="20"/>
        </w:rPr>
        <w:t>et al.</w:t>
      </w:r>
      <w:r>
        <w:rPr>
          <w:i/>
          <w:spacing w:val="40"/>
          <w:sz w:val="20"/>
        </w:rPr>
        <w:t xml:space="preserve"> </w:t>
      </w:r>
      <w:r>
        <w:rPr>
          <w:sz w:val="20"/>
        </w:rPr>
        <w:t>A survey of datasets in medicine for large language models.</w:t>
      </w:r>
      <w:r>
        <w:rPr>
          <w:spacing w:val="40"/>
          <w:sz w:val="20"/>
        </w:rPr>
        <w:t xml:space="preserve"> </w:t>
      </w:r>
      <w:r>
        <w:rPr>
          <w:i/>
          <w:sz w:val="20"/>
        </w:rPr>
        <w:t xml:space="preserve">Intell. &amp; Robotics </w:t>
      </w:r>
      <w:r>
        <w:rPr>
          <w:b/>
          <w:sz w:val="20"/>
        </w:rPr>
        <w:t>4</w:t>
      </w:r>
      <w:r>
        <w:rPr>
          <w:sz w:val="20"/>
        </w:rPr>
        <w:t xml:space="preserve">, 457–478, DOI: </w:t>
      </w:r>
      <w:hyperlink r:id="rId74">
        <w:r w:rsidR="00A40DB8">
          <w:rPr>
            <w:color w:val="0000FF"/>
            <w:sz w:val="20"/>
          </w:rPr>
          <w:t>10.20517/ir.2024.27</w:t>
        </w:r>
      </w:hyperlink>
      <w:r>
        <w:rPr>
          <w:color w:val="0000FF"/>
          <w:sz w:val="20"/>
        </w:rPr>
        <w:t xml:space="preserve"> </w:t>
      </w:r>
      <w:r>
        <w:rPr>
          <w:sz w:val="20"/>
        </w:rPr>
        <w:t>(2024).</w:t>
      </w:r>
      <w:r>
        <w:rPr>
          <w:spacing w:val="40"/>
          <w:sz w:val="20"/>
        </w:rPr>
        <w:t xml:space="preserve"> </w:t>
      </w:r>
      <w:r>
        <w:rPr>
          <w:sz w:val="20"/>
        </w:rPr>
        <w:t>Publisher: OAE Publishing Inc.</w:t>
      </w:r>
    </w:p>
    <w:p w14:paraId="6193148F" w14:textId="77777777" w:rsidR="00A40DB8" w:rsidRDefault="00096600">
      <w:pPr>
        <w:pStyle w:val="ListParagraph"/>
        <w:numPr>
          <w:ilvl w:val="0"/>
          <w:numId w:val="1"/>
        </w:numPr>
        <w:tabs>
          <w:tab w:val="left" w:pos="402"/>
        </w:tabs>
        <w:spacing w:line="249" w:lineRule="auto"/>
        <w:ind w:right="386" w:hanging="349"/>
        <w:jc w:val="both"/>
        <w:rPr>
          <w:sz w:val="20"/>
        </w:rPr>
      </w:pPr>
      <w:r>
        <w:rPr>
          <w:sz w:val="20"/>
        </w:rPr>
        <w:t xml:space="preserve">Jin, C. </w:t>
      </w:r>
      <w:r>
        <w:rPr>
          <w:i/>
          <w:sz w:val="20"/>
        </w:rPr>
        <w:t>et al.</w:t>
      </w:r>
      <w:r>
        <w:rPr>
          <w:i/>
          <w:spacing w:val="40"/>
          <w:sz w:val="20"/>
        </w:rPr>
        <w:t xml:space="preserve"> </w:t>
      </w:r>
      <w:r>
        <w:rPr>
          <w:sz w:val="20"/>
        </w:rPr>
        <w:t>RJUA-MedDQA: A Multimodal Benchmark for Medical Document Question Answering and Clinical Reasoning.</w:t>
      </w:r>
      <w:r>
        <w:rPr>
          <w:spacing w:val="14"/>
          <w:sz w:val="20"/>
        </w:rPr>
        <w:t xml:space="preserve"> </w:t>
      </w:r>
      <w:r>
        <w:rPr>
          <w:sz w:val="20"/>
        </w:rPr>
        <w:t>In</w:t>
      </w:r>
      <w:r>
        <w:rPr>
          <w:spacing w:val="-6"/>
          <w:sz w:val="20"/>
        </w:rPr>
        <w:t xml:space="preserve"> </w:t>
      </w:r>
      <w:r>
        <w:rPr>
          <w:i/>
          <w:sz w:val="20"/>
        </w:rPr>
        <w:t>Proceedings</w:t>
      </w:r>
      <w:r>
        <w:rPr>
          <w:i/>
          <w:spacing w:val="-6"/>
          <w:sz w:val="20"/>
        </w:rPr>
        <w:t xml:space="preserve"> </w:t>
      </w:r>
      <w:r>
        <w:rPr>
          <w:i/>
          <w:sz w:val="20"/>
        </w:rPr>
        <w:t>of</w:t>
      </w:r>
      <w:r>
        <w:rPr>
          <w:i/>
          <w:spacing w:val="-6"/>
          <w:sz w:val="20"/>
        </w:rPr>
        <w:t xml:space="preserve"> </w:t>
      </w:r>
      <w:r>
        <w:rPr>
          <w:i/>
          <w:sz w:val="20"/>
        </w:rPr>
        <w:t>the</w:t>
      </w:r>
      <w:r>
        <w:rPr>
          <w:i/>
          <w:spacing w:val="-6"/>
          <w:sz w:val="20"/>
        </w:rPr>
        <w:t xml:space="preserve"> </w:t>
      </w:r>
      <w:r>
        <w:rPr>
          <w:i/>
          <w:sz w:val="20"/>
        </w:rPr>
        <w:t>30th</w:t>
      </w:r>
      <w:r>
        <w:rPr>
          <w:i/>
          <w:spacing w:val="-6"/>
          <w:sz w:val="20"/>
        </w:rPr>
        <w:t xml:space="preserve"> </w:t>
      </w:r>
      <w:r>
        <w:rPr>
          <w:i/>
          <w:sz w:val="20"/>
        </w:rPr>
        <w:t>ACM</w:t>
      </w:r>
      <w:r>
        <w:rPr>
          <w:i/>
          <w:spacing w:val="-6"/>
          <w:sz w:val="20"/>
        </w:rPr>
        <w:t xml:space="preserve"> </w:t>
      </w:r>
      <w:r>
        <w:rPr>
          <w:i/>
          <w:sz w:val="20"/>
        </w:rPr>
        <w:t>SIGKDD</w:t>
      </w:r>
      <w:r>
        <w:rPr>
          <w:i/>
          <w:spacing w:val="-6"/>
          <w:sz w:val="20"/>
        </w:rPr>
        <w:t xml:space="preserve"> </w:t>
      </w:r>
      <w:r>
        <w:rPr>
          <w:i/>
          <w:sz w:val="20"/>
        </w:rPr>
        <w:t>Conference</w:t>
      </w:r>
      <w:r>
        <w:rPr>
          <w:i/>
          <w:spacing w:val="-6"/>
          <w:sz w:val="20"/>
        </w:rPr>
        <w:t xml:space="preserve"> </w:t>
      </w:r>
      <w:r>
        <w:rPr>
          <w:i/>
          <w:sz w:val="20"/>
        </w:rPr>
        <w:t>on</w:t>
      </w:r>
      <w:r>
        <w:rPr>
          <w:i/>
          <w:spacing w:val="-6"/>
          <w:sz w:val="20"/>
        </w:rPr>
        <w:t xml:space="preserve"> </w:t>
      </w:r>
      <w:r>
        <w:rPr>
          <w:i/>
          <w:sz w:val="20"/>
        </w:rPr>
        <w:t>Knowledge</w:t>
      </w:r>
      <w:r>
        <w:rPr>
          <w:i/>
          <w:spacing w:val="-6"/>
          <w:sz w:val="20"/>
        </w:rPr>
        <w:t xml:space="preserve"> </w:t>
      </w:r>
      <w:r>
        <w:rPr>
          <w:i/>
          <w:sz w:val="20"/>
        </w:rPr>
        <w:t>Discovery</w:t>
      </w:r>
      <w:r>
        <w:rPr>
          <w:i/>
          <w:spacing w:val="-6"/>
          <w:sz w:val="20"/>
        </w:rPr>
        <w:t xml:space="preserve"> </w:t>
      </w:r>
      <w:r>
        <w:rPr>
          <w:i/>
          <w:sz w:val="20"/>
        </w:rPr>
        <w:t>and</w:t>
      </w:r>
      <w:r>
        <w:rPr>
          <w:i/>
          <w:spacing w:val="-6"/>
          <w:sz w:val="20"/>
        </w:rPr>
        <w:t xml:space="preserve"> </w:t>
      </w:r>
      <w:r>
        <w:rPr>
          <w:i/>
          <w:sz w:val="20"/>
        </w:rPr>
        <w:t>Data</w:t>
      </w:r>
      <w:r>
        <w:rPr>
          <w:i/>
          <w:spacing w:val="-6"/>
          <w:sz w:val="20"/>
        </w:rPr>
        <w:t xml:space="preserve"> </w:t>
      </w:r>
      <w:r>
        <w:rPr>
          <w:i/>
          <w:sz w:val="20"/>
        </w:rPr>
        <w:t>Mining</w:t>
      </w:r>
      <w:r>
        <w:rPr>
          <w:sz w:val="20"/>
        </w:rPr>
        <w:t>,</w:t>
      </w:r>
      <w:r>
        <w:rPr>
          <w:spacing w:val="-6"/>
          <w:sz w:val="20"/>
        </w:rPr>
        <w:t xml:space="preserve"> </w:t>
      </w:r>
      <w:r>
        <w:rPr>
          <w:sz w:val="20"/>
        </w:rPr>
        <w:t>KDD</w:t>
      </w:r>
      <w:r>
        <w:rPr>
          <w:spacing w:val="-6"/>
          <w:sz w:val="20"/>
        </w:rPr>
        <w:t xml:space="preserve"> </w:t>
      </w:r>
      <w:r>
        <w:rPr>
          <w:sz w:val="20"/>
        </w:rPr>
        <w:t xml:space="preserve">’24, </w:t>
      </w:r>
      <w:bookmarkStart w:id="1258" w:name="_bookmark36"/>
      <w:bookmarkEnd w:id="1258"/>
      <w:r>
        <w:rPr>
          <w:sz w:val="20"/>
        </w:rPr>
        <w:t xml:space="preserve">5218–5229, DOI: </w:t>
      </w:r>
      <w:hyperlink r:id="rId75">
        <w:r w:rsidR="00A40DB8">
          <w:rPr>
            <w:color w:val="0000FF"/>
            <w:sz w:val="20"/>
          </w:rPr>
          <w:t>10.1145/3637528.3671644</w:t>
        </w:r>
      </w:hyperlink>
      <w:r>
        <w:rPr>
          <w:color w:val="0000FF"/>
          <w:sz w:val="20"/>
        </w:rPr>
        <w:t xml:space="preserve"> </w:t>
      </w:r>
      <w:r>
        <w:rPr>
          <w:sz w:val="20"/>
        </w:rPr>
        <w:t>(Association for Computing Machinery, New York, NY, USA, 2024).</w:t>
      </w:r>
    </w:p>
    <w:p w14:paraId="6288AEDA" w14:textId="77777777" w:rsidR="00A40DB8" w:rsidRDefault="00096600">
      <w:pPr>
        <w:pStyle w:val="ListParagraph"/>
        <w:numPr>
          <w:ilvl w:val="0"/>
          <w:numId w:val="1"/>
        </w:numPr>
        <w:tabs>
          <w:tab w:val="left" w:pos="395"/>
          <w:tab w:val="left" w:pos="400"/>
        </w:tabs>
        <w:spacing w:line="249" w:lineRule="auto"/>
        <w:ind w:left="395" w:right="411" w:hanging="343"/>
        <w:jc w:val="both"/>
        <w:rPr>
          <w:sz w:val="20"/>
        </w:rPr>
      </w:pPr>
      <w:r>
        <w:rPr>
          <w:sz w:val="20"/>
        </w:rPr>
        <w:t>Soni,</w:t>
      </w:r>
      <w:r>
        <w:rPr>
          <w:spacing w:val="20"/>
          <w:sz w:val="20"/>
        </w:rPr>
        <w:t xml:space="preserve"> </w:t>
      </w:r>
      <w:r>
        <w:rPr>
          <w:sz w:val="20"/>
        </w:rPr>
        <w:t>S.,</w:t>
      </w:r>
      <w:r>
        <w:rPr>
          <w:spacing w:val="15"/>
          <w:sz w:val="20"/>
        </w:rPr>
        <w:t xml:space="preserve"> </w:t>
      </w:r>
      <w:r>
        <w:rPr>
          <w:sz w:val="20"/>
        </w:rPr>
        <w:t>Gudala,</w:t>
      </w:r>
      <w:r>
        <w:rPr>
          <w:spacing w:val="15"/>
          <w:sz w:val="20"/>
        </w:rPr>
        <w:t xml:space="preserve"> </w:t>
      </w:r>
      <w:r>
        <w:rPr>
          <w:sz w:val="20"/>
        </w:rPr>
        <w:t>M.,</w:t>
      </w:r>
      <w:r>
        <w:rPr>
          <w:spacing w:val="15"/>
          <w:sz w:val="20"/>
        </w:rPr>
        <w:t xml:space="preserve"> </w:t>
      </w:r>
      <w:r>
        <w:rPr>
          <w:sz w:val="20"/>
        </w:rPr>
        <w:t>Pajouhi,</w:t>
      </w:r>
      <w:r>
        <w:rPr>
          <w:spacing w:val="15"/>
          <w:sz w:val="20"/>
        </w:rPr>
        <w:t xml:space="preserve"> </w:t>
      </w:r>
      <w:r>
        <w:rPr>
          <w:sz w:val="20"/>
        </w:rPr>
        <w:t>A. &amp; Roberts,</w:t>
      </w:r>
      <w:r>
        <w:rPr>
          <w:spacing w:val="15"/>
          <w:sz w:val="20"/>
        </w:rPr>
        <w:t xml:space="preserve"> </w:t>
      </w:r>
      <w:r>
        <w:rPr>
          <w:sz w:val="20"/>
        </w:rPr>
        <w:t>K.</w:t>
      </w:r>
      <w:r>
        <w:rPr>
          <w:spacing w:val="40"/>
          <w:sz w:val="20"/>
        </w:rPr>
        <w:t xml:space="preserve"> </w:t>
      </w:r>
      <w:r>
        <w:rPr>
          <w:sz w:val="20"/>
        </w:rPr>
        <w:t>RadQA: A Question Answering Dataset to Improve Comprehension</w:t>
      </w:r>
      <w:r>
        <w:rPr>
          <w:spacing w:val="40"/>
          <w:sz w:val="20"/>
        </w:rPr>
        <w:t xml:space="preserve"> </w:t>
      </w:r>
      <w:r>
        <w:rPr>
          <w:sz w:val="20"/>
        </w:rPr>
        <w:t>of Radiology Reports.</w:t>
      </w:r>
      <w:r>
        <w:rPr>
          <w:spacing w:val="37"/>
          <w:sz w:val="20"/>
        </w:rPr>
        <w:t xml:space="preserve"> </w:t>
      </w:r>
      <w:r>
        <w:rPr>
          <w:sz w:val="20"/>
        </w:rPr>
        <w:t xml:space="preserve">In Calzolari, N. </w:t>
      </w:r>
      <w:r>
        <w:rPr>
          <w:i/>
          <w:sz w:val="20"/>
        </w:rPr>
        <w:t xml:space="preserve">et al. </w:t>
      </w:r>
      <w:r>
        <w:rPr>
          <w:sz w:val="20"/>
        </w:rPr>
        <w:t xml:space="preserve">(eds.) </w:t>
      </w:r>
      <w:r>
        <w:rPr>
          <w:i/>
          <w:sz w:val="20"/>
        </w:rPr>
        <w:t xml:space="preserve">Proceedings of the Thirteenth Language Resources and Evaluation </w:t>
      </w:r>
      <w:bookmarkStart w:id="1259" w:name="_bookmark37"/>
      <w:bookmarkEnd w:id="1259"/>
      <w:r>
        <w:rPr>
          <w:i/>
          <w:sz w:val="20"/>
        </w:rPr>
        <w:t>Conference</w:t>
      </w:r>
      <w:r>
        <w:rPr>
          <w:sz w:val="20"/>
        </w:rPr>
        <w:t>, 6250–6259 (European Language Resources Association, Marseille, France, 2022).</w:t>
      </w:r>
    </w:p>
    <w:p w14:paraId="30A8D988" w14:textId="77777777" w:rsidR="00A40DB8" w:rsidRDefault="00096600">
      <w:pPr>
        <w:pStyle w:val="ListParagraph"/>
        <w:numPr>
          <w:ilvl w:val="0"/>
          <w:numId w:val="1"/>
        </w:numPr>
        <w:tabs>
          <w:tab w:val="left" w:pos="402"/>
        </w:tabs>
        <w:spacing w:line="249" w:lineRule="auto"/>
        <w:ind w:right="411" w:hanging="349"/>
        <w:jc w:val="both"/>
        <w:rPr>
          <w:sz w:val="20"/>
        </w:rPr>
      </w:pPr>
      <w:r>
        <w:rPr>
          <w:sz w:val="20"/>
        </w:rPr>
        <w:t xml:space="preserve">Toma, A. </w:t>
      </w:r>
      <w:r>
        <w:rPr>
          <w:i/>
          <w:sz w:val="20"/>
        </w:rPr>
        <w:t>et al.</w:t>
      </w:r>
      <w:r>
        <w:rPr>
          <w:i/>
          <w:spacing w:val="40"/>
          <w:sz w:val="20"/>
        </w:rPr>
        <w:t xml:space="preserve"> </w:t>
      </w:r>
      <w:r>
        <w:rPr>
          <w:sz w:val="20"/>
        </w:rPr>
        <w:t xml:space="preserve">Clinical Camel: An Open Expert-Level Medical Language Model with Dialogue-Based Knowledge Encoding, DOI: </w:t>
      </w:r>
      <w:hyperlink r:id="rId76">
        <w:r w:rsidR="00A40DB8">
          <w:rPr>
            <w:color w:val="0000FF"/>
            <w:sz w:val="20"/>
          </w:rPr>
          <w:t>10.48550/arXiv.2305.12031</w:t>
        </w:r>
      </w:hyperlink>
      <w:r>
        <w:rPr>
          <w:color w:val="0000FF"/>
          <w:sz w:val="20"/>
        </w:rPr>
        <w:t xml:space="preserve"> </w:t>
      </w:r>
      <w:r>
        <w:rPr>
          <w:sz w:val="20"/>
        </w:rPr>
        <w:t>(2023).</w:t>
      </w:r>
      <w:r>
        <w:rPr>
          <w:spacing w:val="40"/>
          <w:sz w:val="20"/>
        </w:rPr>
        <w:t xml:space="preserve"> </w:t>
      </w:r>
      <w:r>
        <w:rPr>
          <w:sz w:val="20"/>
        </w:rPr>
        <w:t>ArXiv:2305.12031 [cs].</w:t>
      </w:r>
    </w:p>
    <w:p w14:paraId="58AE054E" w14:textId="77777777" w:rsidR="00A40DB8" w:rsidRDefault="00096600">
      <w:pPr>
        <w:pStyle w:val="ListParagraph"/>
        <w:numPr>
          <w:ilvl w:val="0"/>
          <w:numId w:val="1"/>
        </w:numPr>
        <w:tabs>
          <w:tab w:val="left" w:pos="402"/>
        </w:tabs>
        <w:spacing w:line="249" w:lineRule="auto"/>
        <w:ind w:right="378" w:hanging="349"/>
        <w:jc w:val="both"/>
        <w:rPr>
          <w:sz w:val="20"/>
        </w:rPr>
      </w:pPr>
      <w:r>
        <w:rPr>
          <w:spacing w:val="-2"/>
          <w:sz w:val="20"/>
        </w:rPr>
        <w:t>Adlakha,</w:t>
      </w:r>
      <w:r>
        <w:rPr>
          <w:spacing w:val="-6"/>
          <w:sz w:val="20"/>
        </w:rPr>
        <w:t xml:space="preserve"> </w:t>
      </w:r>
      <w:r>
        <w:rPr>
          <w:spacing w:val="-2"/>
          <w:sz w:val="20"/>
        </w:rPr>
        <w:t>V.,</w:t>
      </w:r>
      <w:r>
        <w:rPr>
          <w:spacing w:val="-6"/>
          <w:sz w:val="20"/>
        </w:rPr>
        <w:t xml:space="preserve"> </w:t>
      </w:r>
      <w:r>
        <w:rPr>
          <w:spacing w:val="-2"/>
          <w:sz w:val="20"/>
        </w:rPr>
        <w:t>BehnamGhader,</w:t>
      </w:r>
      <w:r>
        <w:rPr>
          <w:spacing w:val="-6"/>
          <w:sz w:val="20"/>
        </w:rPr>
        <w:t xml:space="preserve"> </w:t>
      </w:r>
      <w:r>
        <w:rPr>
          <w:spacing w:val="-2"/>
          <w:sz w:val="20"/>
        </w:rPr>
        <w:t>P.,</w:t>
      </w:r>
      <w:r>
        <w:rPr>
          <w:spacing w:val="-6"/>
          <w:sz w:val="20"/>
        </w:rPr>
        <w:t xml:space="preserve"> </w:t>
      </w:r>
      <w:r>
        <w:rPr>
          <w:spacing w:val="-2"/>
          <w:sz w:val="20"/>
        </w:rPr>
        <w:t>Lu,</w:t>
      </w:r>
      <w:r>
        <w:rPr>
          <w:spacing w:val="-6"/>
          <w:sz w:val="20"/>
        </w:rPr>
        <w:t xml:space="preserve"> </w:t>
      </w:r>
      <w:r>
        <w:rPr>
          <w:spacing w:val="-2"/>
          <w:sz w:val="20"/>
        </w:rPr>
        <w:t>X.</w:t>
      </w:r>
      <w:r>
        <w:rPr>
          <w:spacing w:val="-6"/>
          <w:sz w:val="20"/>
        </w:rPr>
        <w:t xml:space="preserve"> </w:t>
      </w:r>
      <w:r>
        <w:rPr>
          <w:spacing w:val="-2"/>
          <w:sz w:val="20"/>
        </w:rPr>
        <w:t>H.,</w:t>
      </w:r>
      <w:r>
        <w:rPr>
          <w:spacing w:val="-6"/>
          <w:sz w:val="20"/>
        </w:rPr>
        <w:t xml:space="preserve"> </w:t>
      </w:r>
      <w:r>
        <w:rPr>
          <w:spacing w:val="-2"/>
          <w:sz w:val="20"/>
        </w:rPr>
        <w:t>Meade,</w:t>
      </w:r>
      <w:r>
        <w:rPr>
          <w:spacing w:val="-6"/>
          <w:sz w:val="20"/>
        </w:rPr>
        <w:t xml:space="preserve"> </w:t>
      </w:r>
      <w:r>
        <w:rPr>
          <w:spacing w:val="-2"/>
          <w:sz w:val="20"/>
        </w:rPr>
        <w:t>N.</w:t>
      </w:r>
      <w:r>
        <w:rPr>
          <w:spacing w:val="-6"/>
          <w:sz w:val="20"/>
        </w:rPr>
        <w:t xml:space="preserve"> </w:t>
      </w:r>
      <w:r>
        <w:rPr>
          <w:spacing w:val="-2"/>
          <w:sz w:val="20"/>
        </w:rPr>
        <w:t>&amp;</w:t>
      </w:r>
      <w:r>
        <w:rPr>
          <w:spacing w:val="-6"/>
          <w:sz w:val="20"/>
        </w:rPr>
        <w:t xml:space="preserve"> </w:t>
      </w:r>
      <w:r>
        <w:rPr>
          <w:spacing w:val="-2"/>
          <w:sz w:val="20"/>
        </w:rPr>
        <w:t>Reddy,</w:t>
      </w:r>
      <w:r>
        <w:rPr>
          <w:spacing w:val="-6"/>
          <w:sz w:val="20"/>
        </w:rPr>
        <w:t xml:space="preserve"> </w:t>
      </w:r>
      <w:r>
        <w:rPr>
          <w:spacing w:val="-2"/>
          <w:sz w:val="20"/>
        </w:rPr>
        <w:t>S.</w:t>
      </w:r>
      <w:r>
        <w:rPr>
          <w:spacing w:val="13"/>
          <w:sz w:val="20"/>
        </w:rPr>
        <w:t xml:space="preserve"> </w:t>
      </w:r>
      <w:r>
        <w:rPr>
          <w:spacing w:val="-2"/>
          <w:sz w:val="20"/>
        </w:rPr>
        <w:t>Evaluating</w:t>
      </w:r>
      <w:r>
        <w:rPr>
          <w:spacing w:val="-6"/>
          <w:sz w:val="20"/>
        </w:rPr>
        <w:t xml:space="preserve"> </w:t>
      </w:r>
      <w:r>
        <w:rPr>
          <w:spacing w:val="-2"/>
          <w:sz w:val="20"/>
        </w:rPr>
        <w:t>Correctness</w:t>
      </w:r>
      <w:r>
        <w:rPr>
          <w:spacing w:val="-6"/>
          <w:sz w:val="20"/>
        </w:rPr>
        <w:t xml:space="preserve"> </w:t>
      </w:r>
      <w:r>
        <w:rPr>
          <w:spacing w:val="-2"/>
          <w:sz w:val="20"/>
        </w:rPr>
        <w:t>and</w:t>
      </w:r>
      <w:r>
        <w:rPr>
          <w:spacing w:val="-6"/>
          <w:sz w:val="20"/>
        </w:rPr>
        <w:t xml:space="preserve"> </w:t>
      </w:r>
      <w:r>
        <w:rPr>
          <w:spacing w:val="-2"/>
          <w:sz w:val="20"/>
        </w:rPr>
        <w:t>Faithfulness</w:t>
      </w:r>
      <w:r>
        <w:rPr>
          <w:spacing w:val="-6"/>
          <w:sz w:val="20"/>
        </w:rPr>
        <w:t xml:space="preserve"> </w:t>
      </w:r>
      <w:r>
        <w:rPr>
          <w:spacing w:val="-2"/>
          <w:sz w:val="20"/>
        </w:rPr>
        <w:t>of</w:t>
      </w:r>
      <w:r>
        <w:rPr>
          <w:spacing w:val="-6"/>
          <w:sz w:val="20"/>
        </w:rPr>
        <w:t xml:space="preserve"> </w:t>
      </w:r>
      <w:r>
        <w:rPr>
          <w:spacing w:val="-2"/>
          <w:sz w:val="20"/>
        </w:rPr>
        <w:t>Instruction-Following</w:t>
      </w:r>
      <w:r>
        <w:rPr>
          <w:spacing w:val="-3"/>
          <w:sz w:val="20"/>
        </w:rPr>
        <w:t xml:space="preserve"> </w:t>
      </w:r>
      <w:r>
        <w:rPr>
          <w:spacing w:val="-2"/>
          <w:sz w:val="20"/>
        </w:rPr>
        <w:t>Models</w:t>
      </w:r>
      <w:r>
        <w:rPr>
          <w:spacing w:val="-3"/>
          <w:sz w:val="20"/>
        </w:rPr>
        <w:t xml:space="preserve"> </w:t>
      </w:r>
      <w:r>
        <w:rPr>
          <w:spacing w:val="-2"/>
          <w:sz w:val="20"/>
        </w:rPr>
        <w:t>for Question Answering.</w:t>
      </w:r>
      <w:r>
        <w:rPr>
          <w:spacing w:val="19"/>
          <w:sz w:val="20"/>
        </w:rPr>
        <w:t xml:space="preserve"> </w:t>
      </w:r>
      <w:r>
        <w:rPr>
          <w:i/>
          <w:spacing w:val="-2"/>
          <w:sz w:val="20"/>
        </w:rPr>
        <w:t>Transactions</w:t>
      </w:r>
      <w:r>
        <w:rPr>
          <w:i/>
          <w:spacing w:val="-3"/>
          <w:sz w:val="20"/>
        </w:rPr>
        <w:t xml:space="preserve"> </w:t>
      </w:r>
      <w:r>
        <w:rPr>
          <w:i/>
          <w:spacing w:val="-2"/>
          <w:sz w:val="20"/>
        </w:rPr>
        <w:t>Assoc.</w:t>
      </w:r>
      <w:r>
        <w:rPr>
          <w:i/>
          <w:spacing w:val="-3"/>
          <w:sz w:val="20"/>
        </w:rPr>
        <w:t xml:space="preserve"> </w:t>
      </w:r>
      <w:r>
        <w:rPr>
          <w:i/>
          <w:spacing w:val="-2"/>
          <w:sz w:val="20"/>
        </w:rPr>
        <w:t>for</w:t>
      </w:r>
      <w:r>
        <w:rPr>
          <w:i/>
          <w:spacing w:val="-3"/>
          <w:sz w:val="20"/>
        </w:rPr>
        <w:t xml:space="preserve"> </w:t>
      </w:r>
      <w:r>
        <w:rPr>
          <w:i/>
          <w:spacing w:val="-2"/>
          <w:sz w:val="20"/>
        </w:rPr>
        <w:t>Comput.</w:t>
      </w:r>
      <w:r>
        <w:rPr>
          <w:i/>
          <w:spacing w:val="-3"/>
          <w:sz w:val="20"/>
        </w:rPr>
        <w:t xml:space="preserve"> </w:t>
      </w:r>
      <w:r>
        <w:rPr>
          <w:i/>
          <w:spacing w:val="-2"/>
          <w:sz w:val="20"/>
        </w:rPr>
        <w:t>Linguist.</w:t>
      </w:r>
      <w:r>
        <w:rPr>
          <w:i/>
          <w:spacing w:val="-3"/>
          <w:sz w:val="20"/>
        </w:rPr>
        <w:t xml:space="preserve"> </w:t>
      </w:r>
      <w:r>
        <w:rPr>
          <w:b/>
          <w:spacing w:val="-2"/>
          <w:sz w:val="20"/>
        </w:rPr>
        <w:t>12</w:t>
      </w:r>
      <w:r>
        <w:rPr>
          <w:spacing w:val="-2"/>
          <w:sz w:val="20"/>
        </w:rPr>
        <w:t>,</w:t>
      </w:r>
      <w:r>
        <w:rPr>
          <w:spacing w:val="-3"/>
          <w:sz w:val="20"/>
        </w:rPr>
        <w:t xml:space="preserve"> </w:t>
      </w:r>
      <w:r>
        <w:rPr>
          <w:spacing w:val="-2"/>
          <w:sz w:val="20"/>
        </w:rPr>
        <w:t>681–699, DOI:</w:t>
      </w:r>
      <w:r>
        <w:rPr>
          <w:spacing w:val="-3"/>
          <w:sz w:val="20"/>
        </w:rPr>
        <w:t xml:space="preserve"> </w:t>
      </w:r>
      <w:hyperlink r:id="rId77">
        <w:r w:rsidR="00A40DB8">
          <w:rPr>
            <w:color w:val="0000FF"/>
            <w:spacing w:val="-2"/>
            <w:sz w:val="20"/>
          </w:rPr>
          <w:t>10.1162/tacl_a_</w:t>
        </w:r>
      </w:hyperlink>
      <w:r>
        <w:rPr>
          <w:color w:val="0000FF"/>
          <w:spacing w:val="-2"/>
          <w:sz w:val="20"/>
        </w:rPr>
        <w:t xml:space="preserve"> </w:t>
      </w:r>
      <w:bookmarkStart w:id="1260" w:name="_bookmark38"/>
      <w:bookmarkEnd w:id="1260"/>
      <w:r>
        <w:fldChar w:fldCharType="begin"/>
      </w:r>
      <w:r>
        <w:instrText>HYPERLINK "10.1162/tacl_a_00667" \h</w:instrText>
      </w:r>
      <w:r>
        <w:fldChar w:fldCharType="separate"/>
      </w:r>
      <w:r>
        <w:rPr>
          <w:color w:val="0000FF"/>
          <w:sz w:val="20"/>
        </w:rPr>
        <w:t>00667</w:t>
      </w:r>
      <w:r>
        <w:fldChar w:fldCharType="end"/>
      </w:r>
      <w:r>
        <w:rPr>
          <w:color w:val="0000FF"/>
          <w:sz w:val="20"/>
        </w:rPr>
        <w:t xml:space="preserve"> </w:t>
      </w:r>
      <w:r>
        <w:rPr>
          <w:sz w:val="20"/>
        </w:rPr>
        <w:t>(2024).</w:t>
      </w:r>
      <w:r>
        <w:rPr>
          <w:spacing w:val="40"/>
          <w:sz w:val="20"/>
        </w:rPr>
        <w:t xml:space="preserve"> </w:t>
      </w:r>
      <w:r>
        <w:rPr>
          <w:sz w:val="20"/>
        </w:rPr>
        <w:t>Place: Cambridge, MA Publisher: MIT Press.</w:t>
      </w:r>
    </w:p>
    <w:p w14:paraId="270E6571" w14:textId="77777777" w:rsidR="00A40DB8" w:rsidRDefault="00096600">
      <w:pPr>
        <w:pStyle w:val="ListParagraph"/>
        <w:numPr>
          <w:ilvl w:val="0"/>
          <w:numId w:val="1"/>
        </w:numPr>
        <w:tabs>
          <w:tab w:val="left" w:pos="394"/>
          <w:tab w:val="left" w:pos="401"/>
        </w:tabs>
        <w:spacing w:line="249" w:lineRule="auto"/>
        <w:ind w:left="394" w:right="377" w:hanging="341"/>
        <w:jc w:val="both"/>
        <w:rPr>
          <w:sz w:val="20"/>
        </w:rPr>
      </w:pPr>
      <w:r>
        <w:rPr>
          <w:sz w:val="20"/>
        </w:rPr>
        <w:t xml:space="preserve">Bedi, S., Cui, H., Fuentes, M. </w:t>
      </w:r>
      <w:r>
        <w:rPr>
          <w:i/>
          <w:sz w:val="20"/>
        </w:rPr>
        <w:t>et al.</w:t>
      </w:r>
      <w:r>
        <w:rPr>
          <w:i/>
          <w:spacing w:val="27"/>
          <w:sz w:val="20"/>
        </w:rPr>
        <w:t xml:space="preserve"> </w:t>
      </w:r>
      <w:r>
        <w:rPr>
          <w:sz w:val="20"/>
        </w:rPr>
        <w:t>Holistic evaluation of large language models for medical tasks with medhelm.</w:t>
      </w:r>
      <w:r>
        <w:rPr>
          <w:spacing w:val="27"/>
          <w:sz w:val="20"/>
        </w:rPr>
        <w:t xml:space="preserve"> </w:t>
      </w:r>
      <w:r>
        <w:rPr>
          <w:i/>
          <w:sz w:val="20"/>
        </w:rPr>
        <w:t xml:space="preserve">Nat. </w:t>
      </w:r>
      <w:bookmarkStart w:id="1261" w:name="_bookmark39"/>
      <w:bookmarkEnd w:id="1261"/>
      <w:r>
        <w:rPr>
          <w:i/>
          <w:sz w:val="20"/>
        </w:rPr>
        <w:t xml:space="preserve">Medicine </w:t>
      </w:r>
      <w:r>
        <w:rPr>
          <w:sz w:val="20"/>
        </w:rPr>
        <w:t xml:space="preserve">DOI: </w:t>
      </w:r>
      <w:hyperlink r:id="rId78">
        <w:r w:rsidR="00A40DB8">
          <w:rPr>
            <w:color w:val="0000FF"/>
            <w:sz w:val="20"/>
          </w:rPr>
          <w:t>10.1038/s41591-025-04151-2</w:t>
        </w:r>
      </w:hyperlink>
      <w:r>
        <w:rPr>
          <w:color w:val="0000FF"/>
          <w:sz w:val="20"/>
        </w:rPr>
        <w:t xml:space="preserve"> </w:t>
      </w:r>
      <w:r>
        <w:rPr>
          <w:sz w:val="20"/>
        </w:rPr>
        <w:t>(2026).</w:t>
      </w:r>
    </w:p>
    <w:p w14:paraId="6E566D4D" w14:textId="77777777" w:rsidR="00A40DB8" w:rsidRDefault="00096600">
      <w:pPr>
        <w:pStyle w:val="ListParagraph"/>
        <w:numPr>
          <w:ilvl w:val="0"/>
          <w:numId w:val="1"/>
        </w:numPr>
        <w:tabs>
          <w:tab w:val="left" w:pos="397"/>
          <w:tab w:val="left" w:pos="401"/>
        </w:tabs>
        <w:spacing w:before="94" w:line="249" w:lineRule="auto"/>
        <w:ind w:left="397" w:right="376" w:hanging="344"/>
        <w:jc w:val="both"/>
        <w:rPr>
          <w:sz w:val="20"/>
        </w:rPr>
      </w:pPr>
      <w:r>
        <w:rPr>
          <w:sz w:val="20"/>
        </w:rPr>
        <w:t>Khandekar,</w:t>
      </w:r>
      <w:r>
        <w:rPr>
          <w:spacing w:val="-13"/>
          <w:sz w:val="20"/>
        </w:rPr>
        <w:t xml:space="preserve"> </w:t>
      </w:r>
      <w:r>
        <w:rPr>
          <w:sz w:val="20"/>
        </w:rPr>
        <w:t>N.</w:t>
      </w:r>
      <w:r>
        <w:rPr>
          <w:spacing w:val="-12"/>
          <w:sz w:val="20"/>
        </w:rPr>
        <w:t xml:space="preserve"> </w:t>
      </w:r>
      <w:r>
        <w:rPr>
          <w:i/>
          <w:sz w:val="20"/>
        </w:rPr>
        <w:t>et</w:t>
      </w:r>
      <w:r>
        <w:rPr>
          <w:i/>
          <w:spacing w:val="-13"/>
          <w:sz w:val="20"/>
        </w:rPr>
        <w:t xml:space="preserve"> </w:t>
      </w:r>
      <w:r>
        <w:rPr>
          <w:i/>
          <w:sz w:val="20"/>
        </w:rPr>
        <w:t>al.</w:t>
      </w:r>
      <w:r>
        <w:rPr>
          <w:i/>
          <w:spacing w:val="-12"/>
          <w:sz w:val="20"/>
        </w:rPr>
        <w:t xml:space="preserve"> </w:t>
      </w:r>
      <w:r>
        <w:rPr>
          <w:sz w:val="20"/>
        </w:rPr>
        <w:t>Medcalc-bench:</w:t>
      </w:r>
      <w:r>
        <w:rPr>
          <w:spacing w:val="-13"/>
          <w:sz w:val="20"/>
        </w:rPr>
        <w:t xml:space="preserve"> </w:t>
      </w:r>
      <w:r>
        <w:rPr>
          <w:sz w:val="20"/>
        </w:rPr>
        <w:t>Evaluating</w:t>
      </w:r>
      <w:r>
        <w:rPr>
          <w:spacing w:val="-12"/>
          <w:sz w:val="20"/>
        </w:rPr>
        <w:t xml:space="preserve"> </w:t>
      </w:r>
      <w:r>
        <w:rPr>
          <w:sz w:val="20"/>
        </w:rPr>
        <w:t>large</w:t>
      </w:r>
      <w:r>
        <w:rPr>
          <w:spacing w:val="-13"/>
          <w:sz w:val="20"/>
        </w:rPr>
        <w:t xml:space="preserve"> </w:t>
      </w:r>
      <w:r>
        <w:rPr>
          <w:sz w:val="20"/>
        </w:rPr>
        <w:t>language</w:t>
      </w:r>
      <w:r>
        <w:rPr>
          <w:spacing w:val="-12"/>
          <w:sz w:val="20"/>
        </w:rPr>
        <w:t xml:space="preserve"> </w:t>
      </w:r>
      <w:r>
        <w:rPr>
          <w:sz w:val="20"/>
        </w:rPr>
        <w:t>models</w:t>
      </w:r>
      <w:r>
        <w:rPr>
          <w:spacing w:val="-13"/>
          <w:sz w:val="20"/>
        </w:rPr>
        <w:t xml:space="preserve"> </w:t>
      </w:r>
      <w:r>
        <w:rPr>
          <w:sz w:val="20"/>
        </w:rPr>
        <w:t>for</w:t>
      </w:r>
      <w:r>
        <w:rPr>
          <w:spacing w:val="-12"/>
          <w:sz w:val="20"/>
        </w:rPr>
        <w:t xml:space="preserve"> </w:t>
      </w:r>
      <w:r>
        <w:rPr>
          <w:sz w:val="20"/>
        </w:rPr>
        <w:t>medical</w:t>
      </w:r>
      <w:r>
        <w:rPr>
          <w:spacing w:val="-13"/>
          <w:sz w:val="20"/>
        </w:rPr>
        <w:t xml:space="preserve"> </w:t>
      </w:r>
      <w:r>
        <w:rPr>
          <w:sz w:val="20"/>
        </w:rPr>
        <w:t>calculations.</w:t>
      </w:r>
      <w:r>
        <w:rPr>
          <w:spacing w:val="-12"/>
          <w:sz w:val="20"/>
        </w:rPr>
        <w:t xml:space="preserve"> </w:t>
      </w:r>
      <w:r>
        <w:rPr>
          <w:i/>
          <w:sz w:val="20"/>
        </w:rPr>
        <w:t>Adv.</w:t>
      </w:r>
      <w:r>
        <w:rPr>
          <w:i/>
          <w:spacing w:val="-13"/>
          <w:sz w:val="20"/>
        </w:rPr>
        <w:t xml:space="preserve"> </w:t>
      </w:r>
      <w:r>
        <w:rPr>
          <w:i/>
          <w:sz w:val="20"/>
        </w:rPr>
        <w:t>Neural</w:t>
      </w:r>
      <w:r>
        <w:rPr>
          <w:i/>
          <w:spacing w:val="-12"/>
          <w:sz w:val="20"/>
        </w:rPr>
        <w:t xml:space="preserve"> </w:t>
      </w:r>
      <w:r>
        <w:rPr>
          <w:i/>
          <w:sz w:val="20"/>
        </w:rPr>
        <w:t>Inf.</w:t>
      </w:r>
      <w:r>
        <w:rPr>
          <w:i/>
          <w:spacing w:val="-13"/>
          <w:sz w:val="20"/>
        </w:rPr>
        <w:t xml:space="preserve"> </w:t>
      </w:r>
      <w:r>
        <w:rPr>
          <w:i/>
          <w:sz w:val="20"/>
        </w:rPr>
        <w:t xml:space="preserve">Process. </w:t>
      </w:r>
      <w:bookmarkStart w:id="1262" w:name="_bookmark40"/>
      <w:bookmarkEnd w:id="1262"/>
      <w:r>
        <w:rPr>
          <w:i/>
          <w:sz w:val="20"/>
        </w:rPr>
        <w:t xml:space="preserve">Syst. </w:t>
      </w:r>
      <w:r>
        <w:rPr>
          <w:b/>
          <w:sz w:val="20"/>
        </w:rPr>
        <w:t>37</w:t>
      </w:r>
      <w:r>
        <w:rPr>
          <w:sz w:val="20"/>
        </w:rPr>
        <w:t>, 84730–84745 (2024).</w:t>
      </w:r>
    </w:p>
    <w:p w14:paraId="04AC073B" w14:textId="77777777" w:rsidR="00A40DB8" w:rsidRDefault="00096600">
      <w:pPr>
        <w:pStyle w:val="ListParagraph"/>
        <w:numPr>
          <w:ilvl w:val="0"/>
          <w:numId w:val="1"/>
        </w:numPr>
        <w:tabs>
          <w:tab w:val="left" w:pos="395"/>
          <w:tab w:val="left" w:pos="401"/>
        </w:tabs>
        <w:spacing w:line="249" w:lineRule="auto"/>
        <w:ind w:left="395" w:right="377" w:hanging="342"/>
        <w:jc w:val="both"/>
        <w:rPr>
          <w:sz w:val="20"/>
        </w:rPr>
      </w:pPr>
      <w:r>
        <w:rPr>
          <w:sz w:val="20"/>
        </w:rPr>
        <w:t xml:space="preserve">Hendrycks, D. </w:t>
      </w:r>
      <w:r>
        <w:rPr>
          <w:i/>
          <w:sz w:val="20"/>
        </w:rPr>
        <w:t>et al.</w:t>
      </w:r>
      <w:r>
        <w:rPr>
          <w:i/>
          <w:spacing w:val="26"/>
          <w:sz w:val="20"/>
        </w:rPr>
        <w:t xml:space="preserve"> </w:t>
      </w:r>
      <w:r>
        <w:rPr>
          <w:sz w:val="20"/>
        </w:rPr>
        <w:t xml:space="preserve">Measuring Massive Multitask Language Understanding, DOI: </w:t>
      </w:r>
      <w:hyperlink r:id="rId79">
        <w:r w:rsidR="00A40DB8">
          <w:rPr>
            <w:color w:val="0000FF"/>
            <w:sz w:val="20"/>
          </w:rPr>
          <w:t>10.48550/arXiv.2009.03300</w:t>
        </w:r>
      </w:hyperlink>
      <w:r>
        <w:rPr>
          <w:color w:val="0000FF"/>
          <w:sz w:val="20"/>
        </w:rPr>
        <w:t xml:space="preserve"> </w:t>
      </w:r>
      <w:r>
        <w:rPr>
          <w:sz w:val="20"/>
        </w:rPr>
        <w:t xml:space="preserve">(2021). </w:t>
      </w:r>
      <w:bookmarkStart w:id="1263" w:name="_bookmark41"/>
      <w:bookmarkEnd w:id="1263"/>
      <w:r>
        <w:rPr>
          <w:sz w:val="20"/>
        </w:rPr>
        <w:t>ArXiv:2009.03300 [cs].</w:t>
      </w:r>
    </w:p>
    <w:p w14:paraId="569E1742" w14:textId="77777777" w:rsidR="00A40DB8" w:rsidRDefault="00096600">
      <w:pPr>
        <w:pStyle w:val="ListParagraph"/>
        <w:numPr>
          <w:ilvl w:val="0"/>
          <w:numId w:val="1"/>
        </w:numPr>
        <w:tabs>
          <w:tab w:val="left" w:pos="389"/>
          <w:tab w:val="left" w:pos="401"/>
        </w:tabs>
        <w:spacing w:line="249" w:lineRule="auto"/>
        <w:ind w:left="389" w:right="411" w:hanging="336"/>
        <w:jc w:val="both"/>
        <w:rPr>
          <w:sz w:val="20"/>
        </w:rPr>
      </w:pPr>
      <w:r>
        <w:rPr>
          <w:sz w:val="20"/>
        </w:rPr>
        <w:t>Chen, H., Fang, Z., Singla, Y. &amp; Dredze, M.</w:t>
      </w:r>
      <w:r>
        <w:rPr>
          <w:spacing w:val="40"/>
          <w:sz w:val="20"/>
        </w:rPr>
        <w:t xml:space="preserve"> </w:t>
      </w:r>
      <w:r>
        <w:rPr>
          <w:sz w:val="20"/>
        </w:rPr>
        <w:t>Benchmarking Large Language Models on Answering and Explaining Challenging Medical Questions.</w:t>
      </w:r>
      <w:r>
        <w:rPr>
          <w:spacing w:val="40"/>
          <w:sz w:val="20"/>
        </w:rPr>
        <w:t xml:space="preserve"> </w:t>
      </w:r>
      <w:r>
        <w:rPr>
          <w:sz w:val="20"/>
        </w:rPr>
        <w:t xml:space="preserve">In Chiruzzo, L., Ritter, A. &amp; Wang, L. (eds.) </w:t>
      </w:r>
      <w:r>
        <w:rPr>
          <w:i/>
          <w:sz w:val="20"/>
        </w:rPr>
        <w:t xml:space="preserve">Proceedings of the 2025 Conference of the Nations of the Americas Chapter of the Association for Computational Linguistics: Human Language Technologies </w:t>
      </w:r>
      <w:bookmarkStart w:id="1264" w:name="_bookmark42"/>
      <w:bookmarkEnd w:id="1264"/>
      <w:r>
        <w:rPr>
          <w:i/>
          <w:sz w:val="20"/>
        </w:rPr>
        <w:t>(Volume 1: Long Papers)</w:t>
      </w:r>
      <w:r>
        <w:rPr>
          <w:sz w:val="20"/>
        </w:rPr>
        <w:t>, 3563–3599 (Association for Computational Linguistics, Albuquerque, New Mexico, 2025).</w:t>
      </w:r>
    </w:p>
    <w:p w14:paraId="09EF1AFE" w14:textId="77777777" w:rsidR="00A40DB8" w:rsidRDefault="00096600">
      <w:pPr>
        <w:pStyle w:val="ListParagraph"/>
        <w:numPr>
          <w:ilvl w:val="0"/>
          <w:numId w:val="1"/>
        </w:numPr>
        <w:tabs>
          <w:tab w:val="left" w:pos="402"/>
        </w:tabs>
        <w:spacing w:line="249" w:lineRule="auto"/>
        <w:ind w:right="376" w:hanging="349"/>
        <w:jc w:val="both"/>
        <w:rPr>
          <w:sz w:val="20"/>
        </w:rPr>
      </w:pPr>
      <w:r>
        <w:rPr>
          <w:sz w:val="20"/>
        </w:rPr>
        <w:t>Zuo,</w:t>
      </w:r>
      <w:r>
        <w:rPr>
          <w:spacing w:val="-5"/>
          <w:sz w:val="20"/>
        </w:rPr>
        <w:t xml:space="preserve"> </w:t>
      </w:r>
      <w:r>
        <w:rPr>
          <w:sz w:val="20"/>
        </w:rPr>
        <w:t>Y.</w:t>
      </w:r>
      <w:r>
        <w:rPr>
          <w:spacing w:val="-5"/>
          <w:sz w:val="20"/>
        </w:rPr>
        <w:t xml:space="preserve"> </w:t>
      </w:r>
      <w:r>
        <w:rPr>
          <w:i/>
          <w:sz w:val="20"/>
        </w:rPr>
        <w:t>et</w:t>
      </w:r>
      <w:r>
        <w:rPr>
          <w:i/>
          <w:spacing w:val="-5"/>
          <w:sz w:val="20"/>
        </w:rPr>
        <w:t xml:space="preserve"> </w:t>
      </w:r>
      <w:r>
        <w:rPr>
          <w:i/>
          <w:sz w:val="20"/>
        </w:rPr>
        <w:t>al.</w:t>
      </w:r>
      <w:r>
        <w:rPr>
          <w:i/>
          <w:spacing w:val="16"/>
          <w:sz w:val="20"/>
        </w:rPr>
        <w:t xml:space="preserve"> </w:t>
      </w:r>
      <w:r>
        <w:rPr>
          <w:sz w:val="20"/>
        </w:rPr>
        <w:t>MedXpertQA:</w:t>
      </w:r>
      <w:r>
        <w:rPr>
          <w:spacing w:val="-5"/>
          <w:sz w:val="20"/>
        </w:rPr>
        <w:t xml:space="preserve"> </w:t>
      </w:r>
      <w:r>
        <w:rPr>
          <w:sz w:val="20"/>
        </w:rPr>
        <w:t>Benchmarking</w:t>
      </w:r>
      <w:r>
        <w:rPr>
          <w:spacing w:val="-5"/>
          <w:sz w:val="20"/>
        </w:rPr>
        <w:t xml:space="preserve"> </w:t>
      </w:r>
      <w:r>
        <w:rPr>
          <w:sz w:val="20"/>
        </w:rPr>
        <w:t>Expert-Level</w:t>
      </w:r>
      <w:r>
        <w:rPr>
          <w:spacing w:val="-5"/>
          <w:sz w:val="20"/>
        </w:rPr>
        <w:t xml:space="preserve"> </w:t>
      </w:r>
      <w:r>
        <w:rPr>
          <w:sz w:val="20"/>
        </w:rPr>
        <w:t>Medical</w:t>
      </w:r>
      <w:r>
        <w:rPr>
          <w:spacing w:val="-5"/>
          <w:sz w:val="20"/>
        </w:rPr>
        <w:t xml:space="preserve"> </w:t>
      </w:r>
      <w:r>
        <w:rPr>
          <w:sz w:val="20"/>
        </w:rPr>
        <w:t>Reasoning</w:t>
      </w:r>
      <w:r>
        <w:rPr>
          <w:spacing w:val="-5"/>
          <w:sz w:val="20"/>
        </w:rPr>
        <w:t xml:space="preserve"> </w:t>
      </w:r>
      <w:r>
        <w:rPr>
          <w:sz w:val="20"/>
        </w:rPr>
        <w:t>and</w:t>
      </w:r>
      <w:r>
        <w:rPr>
          <w:spacing w:val="-5"/>
          <w:sz w:val="20"/>
        </w:rPr>
        <w:t xml:space="preserve"> </w:t>
      </w:r>
      <w:r>
        <w:rPr>
          <w:sz w:val="20"/>
        </w:rPr>
        <w:t>Understanding,</w:t>
      </w:r>
      <w:r>
        <w:rPr>
          <w:spacing w:val="-5"/>
          <w:sz w:val="20"/>
        </w:rPr>
        <w:t xml:space="preserve"> </w:t>
      </w:r>
      <w:r>
        <w:rPr>
          <w:sz w:val="20"/>
        </w:rPr>
        <w:t>DOI:</w:t>
      </w:r>
      <w:r>
        <w:rPr>
          <w:spacing w:val="-5"/>
          <w:sz w:val="20"/>
        </w:rPr>
        <w:t xml:space="preserve"> </w:t>
      </w:r>
      <w:hyperlink r:id="rId80">
        <w:r w:rsidR="00A40DB8">
          <w:rPr>
            <w:color w:val="0000FF"/>
            <w:sz w:val="20"/>
          </w:rPr>
          <w:t>10.48550/arXiv</w:t>
        </w:r>
      </w:hyperlink>
      <w:r>
        <w:rPr>
          <w:color w:val="0000FF"/>
          <w:sz w:val="20"/>
        </w:rPr>
        <w:t xml:space="preserve">. </w:t>
      </w:r>
      <w:bookmarkStart w:id="1265" w:name="_bookmark43"/>
      <w:bookmarkEnd w:id="1265"/>
      <w:r>
        <w:fldChar w:fldCharType="begin"/>
      </w:r>
      <w:r>
        <w:instrText>HYPERLINK "10.48550/arXiv.2501.18362" \h</w:instrText>
      </w:r>
      <w:r>
        <w:fldChar w:fldCharType="separate"/>
      </w:r>
      <w:r>
        <w:rPr>
          <w:color w:val="0000FF"/>
          <w:sz w:val="20"/>
        </w:rPr>
        <w:t>2501.18362</w:t>
      </w:r>
      <w:r>
        <w:fldChar w:fldCharType="end"/>
      </w:r>
      <w:r>
        <w:rPr>
          <w:color w:val="0000FF"/>
          <w:sz w:val="20"/>
        </w:rPr>
        <w:t xml:space="preserve"> </w:t>
      </w:r>
      <w:r>
        <w:rPr>
          <w:sz w:val="20"/>
        </w:rPr>
        <w:t>(2025).</w:t>
      </w:r>
      <w:r>
        <w:rPr>
          <w:spacing w:val="40"/>
          <w:sz w:val="20"/>
        </w:rPr>
        <w:t xml:space="preserve"> </w:t>
      </w:r>
      <w:r>
        <w:rPr>
          <w:sz w:val="20"/>
        </w:rPr>
        <w:t>ArXiv:2501.18362 [cs].</w:t>
      </w:r>
    </w:p>
    <w:p w14:paraId="34EB37D9" w14:textId="77777777" w:rsidR="00A40DB8" w:rsidRDefault="00096600">
      <w:pPr>
        <w:pStyle w:val="ListParagraph"/>
        <w:numPr>
          <w:ilvl w:val="0"/>
          <w:numId w:val="1"/>
        </w:numPr>
        <w:tabs>
          <w:tab w:val="left" w:pos="401"/>
        </w:tabs>
        <w:ind w:left="401" w:hanging="348"/>
        <w:jc w:val="left"/>
        <w:rPr>
          <w:sz w:val="20"/>
        </w:rPr>
      </w:pPr>
      <w:bookmarkStart w:id="1266" w:name="_bookmark44"/>
      <w:bookmarkEnd w:id="1266"/>
      <w:r>
        <w:rPr>
          <w:sz w:val="20"/>
        </w:rPr>
        <w:t>Hurst,</w:t>
      </w:r>
      <w:r>
        <w:rPr>
          <w:spacing w:val="-7"/>
          <w:sz w:val="20"/>
        </w:rPr>
        <w:t xml:space="preserve"> </w:t>
      </w:r>
      <w:r>
        <w:rPr>
          <w:sz w:val="20"/>
        </w:rPr>
        <w:t>A.</w:t>
      </w:r>
      <w:r>
        <w:rPr>
          <w:spacing w:val="-6"/>
          <w:sz w:val="20"/>
        </w:rPr>
        <w:t xml:space="preserve"> </w:t>
      </w:r>
      <w:r>
        <w:rPr>
          <w:i/>
          <w:sz w:val="20"/>
        </w:rPr>
        <w:t>et</w:t>
      </w:r>
      <w:r>
        <w:rPr>
          <w:i/>
          <w:spacing w:val="-7"/>
          <w:sz w:val="20"/>
        </w:rPr>
        <w:t xml:space="preserve"> </w:t>
      </w:r>
      <w:r>
        <w:rPr>
          <w:i/>
          <w:sz w:val="20"/>
        </w:rPr>
        <w:t>al.</w:t>
      </w:r>
      <w:r>
        <w:rPr>
          <w:i/>
          <w:spacing w:val="14"/>
          <w:sz w:val="20"/>
        </w:rPr>
        <w:t xml:space="preserve"> </w:t>
      </w:r>
      <w:r>
        <w:rPr>
          <w:sz w:val="20"/>
        </w:rPr>
        <w:t>Gpt-4o</w:t>
      </w:r>
      <w:r>
        <w:rPr>
          <w:spacing w:val="-7"/>
          <w:sz w:val="20"/>
        </w:rPr>
        <w:t xml:space="preserve"> </w:t>
      </w:r>
      <w:r>
        <w:rPr>
          <w:sz w:val="20"/>
        </w:rPr>
        <w:t>system</w:t>
      </w:r>
      <w:r>
        <w:rPr>
          <w:spacing w:val="-6"/>
          <w:sz w:val="20"/>
        </w:rPr>
        <w:t xml:space="preserve"> </w:t>
      </w:r>
      <w:r>
        <w:rPr>
          <w:sz w:val="20"/>
        </w:rPr>
        <w:t>card.</w:t>
      </w:r>
      <w:r>
        <w:rPr>
          <w:spacing w:val="13"/>
          <w:sz w:val="20"/>
        </w:rPr>
        <w:t xml:space="preserve"> </w:t>
      </w:r>
      <w:r>
        <w:rPr>
          <w:i/>
          <w:sz w:val="20"/>
        </w:rPr>
        <w:t>arXiv</w:t>
      </w:r>
      <w:r>
        <w:rPr>
          <w:i/>
          <w:spacing w:val="-6"/>
          <w:sz w:val="20"/>
        </w:rPr>
        <w:t xml:space="preserve"> </w:t>
      </w:r>
      <w:r>
        <w:rPr>
          <w:i/>
          <w:sz w:val="20"/>
        </w:rPr>
        <w:t>preprint</w:t>
      </w:r>
      <w:r>
        <w:rPr>
          <w:i/>
          <w:spacing w:val="-7"/>
          <w:sz w:val="20"/>
        </w:rPr>
        <w:t xml:space="preserve"> </w:t>
      </w:r>
      <w:r>
        <w:rPr>
          <w:i/>
          <w:sz w:val="20"/>
        </w:rPr>
        <w:t>arXiv:2410.21276</w:t>
      </w:r>
      <w:r>
        <w:rPr>
          <w:i/>
          <w:spacing w:val="-2"/>
          <w:sz w:val="20"/>
        </w:rPr>
        <w:t xml:space="preserve"> </w:t>
      </w:r>
      <w:r>
        <w:rPr>
          <w:spacing w:val="-2"/>
          <w:sz w:val="20"/>
        </w:rPr>
        <w:t>(2024).</w:t>
      </w:r>
    </w:p>
    <w:p w14:paraId="3ECA54CD" w14:textId="77777777" w:rsidR="00A40DB8" w:rsidRDefault="00096600">
      <w:pPr>
        <w:pStyle w:val="ListParagraph"/>
        <w:numPr>
          <w:ilvl w:val="0"/>
          <w:numId w:val="1"/>
        </w:numPr>
        <w:tabs>
          <w:tab w:val="left" w:pos="401"/>
        </w:tabs>
        <w:spacing w:before="104"/>
        <w:ind w:left="401" w:hanging="348"/>
        <w:jc w:val="left"/>
        <w:rPr>
          <w:sz w:val="20"/>
        </w:rPr>
      </w:pPr>
      <w:bookmarkStart w:id="1267" w:name="_bookmark45"/>
      <w:bookmarkEnd w:id="1267"/>
      <w:r>
        <w:rPr>
          <w:sz w:val="20"/>
        </w:rPr>
        <w:t>Singh,</w:t>
      </w:r>
      <w:r>
        <w:rPr>
          <w:spacing w:val="-7"/>
          <w:sz w:val="20"/>
        </w:rPr>
        <w:t xml:space="preserve"> </w:t>
      </w:r>
      <w:r>
        <w:rPr>
          <w:sz w:val="20"/>
        </w:rPr>
        <w:t>A.</w:t>
      </w:r>
      <w:r>
        <w:rPr>
          <w:spacing w:val="-6"/>
          <w:sz w:val="20"/>
        </w:rPr>
        <w:t xml:space="preserve"> </w:t>
      </w:r>
      <w:r>
        <w:rPr>
          <w:i/>
          <w:sz w:val="20"/>
        </w:rPr>
        <w:t>et</w:t>
      </w:r>
      <w:r>
        <w:rPr>
          <w:i/>
          <w:spacing w:val="-6"/>
          <w:sz w:val="20"/>
        </w:rPr>
        <w:t xml:space="preserve"> </w:t>
      </w:r>
      <w:r>
        <w:rPr>
          <w:i/>
          <w:sz w:val="20"/>
        </w:rPr>
        <w:t>al.</w:t>
      </w:r>
      <w:r>
        <w:rPr>
          <w:i/>
          <w:spacing w:val="13"/>
          <w:sz w:val="20"/>
        </w:rPr>
        <w:t xml:space="preserve"> </w:t>
      </w:r>
      <w:r>
        <w:rPr>
          <w:sz w:val="20"/>
        </w:rPr>
        <w:t>Openai</w:t>
      </w:r>
      <w:r>
        <w:rPr>
          <w:spacing w:val="-6"/>
          <w:sz w:val="20"/>
        </w:rPr>
        <w:t xml:space="preserve"> </w:t>
      </w:r>
      <w:r>
        <w:rPr>
          <w:sz w:val="20"/>
        </w:rPr>
        <w:t>gpt-5</w:t>
      </w:r>
      <w:r>
        <w:rPr>
          <w:spacing w:val="-7"/>
          <w:sz w:val="20"/>
        </w:rPr>
        <w:t xml:space="preserve"> </w:t>
      </w:r>
      <w:r>
        <w:rPr>
          <w:sz w:val="20"/>
        </w:rPr>
        <w:t>system</w:t>
      </w:r>
      <w:r>
        <w:rPr>
          <w:spacing w:val="-6"/>
          <w:sz w:val="20"/>
        </w:rPr>
        <w:t xml:space="preserve"> </w:t>
      </w:r>
      <w:r>
        <w:rPr>
          <w:sz w:val="20"/>
        </w:rPr>
        <w:t>card.</w:t>
      </w:r>
      <w:r>
        <w:rPr>
          <w:spacing w:val="14"/>
          <w:sz w:val="20"/>
        </w:rPr>
        <w:t xml:space="preserve"> </w:t>
      </w:r>
      <w:r>
        <w:rPr>
          <w:i/>
          <w:sz w:val="20"/>
        </w:rPr>
        <w:t>arXiv</w:t>
      </w:r>
      <w:r>
        <w:rPr>
          <w:i/>
          <w:spacing w:val="-7"/>
          <w:sz w:val="20"/>
        </w:rPr>
        <w:t xml:space="preserve"> </w:t>
      </w:r>
      <w:r>
        <w:rPr>
          <w:i/>
          <w:sz w:val="20"/>
        </w:rPr>
        <w:t>preprint</w:t>
      </w:r>
      <w:r>
        <w:rPr>
          <w:i/>
          <w:spacing w:val="-6"/>
          <w:sz w:val="20"/>
        </w:rPr>
        <w:t xml:space="preserve"> </w:t>
      </w:r>
      <w:r>
        <w:rPr>
          <w:i/>
          <w:sz w:val="20"/>
        </w:rPr>
        <w:t>arXiv:2601.03267</w:t>
      </w:r>
      <w:r>
        <w:rPr>
          <w:i/>
          <w:spacing w:val="1"/>
          <w:sz w:val="20"/>
        </w:rPr>
        <w:t xml:space="preserve"> </w:t>
      </w:r>
      <w:r>
        <w:rPr>
          <w:spacing w:val="-2"/>
          <w:sz w:val="20"/>
        </w:rPr>
        <w:t>(2025).</w:t>
      </w:r>
    </w:p>
    <w:p w14:paraId="7324158F" w14:textId="77777777" w:rsidR="00A40DB8" w:rsidRDefault="00096600">
      <w:pPr>
        <w:pStyle w:val="ListParagraph"/>
        <w:numPr>
          <w:ilvl w:val="0"/>
          <w:numId w:val="1"/>
        </w:numPr>
        <w:tabs>
          <w:tab w:val="left" w:pos="401"/>
        </w:tabs>
        <w:spacing w:before="104"/>
        <w:ind w:left="401" w:hanging="348"/>
        <w:jc w:val="left"/>
        <w:rPr>
          <w:sz w:val="20"/>
        </w:rPr>
      </w:pPr>
      <w:bookmarkStart w:id="1268" w:name="_bookmark46"/>
      <w:bookmarkEnd w:id="1268"/>
      <w:r>
        <w:rPr>
          <w:sz w:val="20"/>
        </w:rPr>
        <w:t>Sellergren,</w:t>
      </w:r>
      <w:r>
        <w:rPr>
          <w:spacing w:val="-8"/>
          <w:sz w:val="20"/>
        </w:rPr>
        <w:t xml:space="preserve"> </w:t>
      </w:r>
      <w:r>
        <w:rPr>
          <w:sz w:val="20"/>
        </w:rPr>
        <w:t>A.</w:t>
      </w:r>
      <w:r>
        <w:rPr>
          <w:spacing w:val="-8"/>
          <w:sz w:val="20"/>
        </w:rPr>
        <w:t xml:space="preserve"> </w:t>
      </w:r>
      <w:r>
        <w:rPr>
          <w:i/>
          <w:sz w:val="20"/>
        </w:rPr>
        <w:t>et</w:t>
      </w:r>
      <w:r>
        <w:rPr>
          <w:i/>
          <w:spacing w:val="-8"/>
          <w:sz w:val="20"/>
        </w:rPr>
        <w:t xml:space="preserve"> </w:t>
      </w:r>
      <w:r>
        <w:rPr>
          <w:i/>
          <w:sz w:val="20"/>
        </w:rPr>
        <w:t>al.</w:t>
      </w:r>
      <w:r>
        <w:rPr>
          <w:i/>
          <w:spacing w:val="11"/>
          <w:sz w:val="20"/>
        </w:rPr>
        <w:t xml:space="preserve"> </w:t>
      </w:r>
      <w:r>
        <w:rPr>
          <w:sz w:val="20"/>
        </w:rPr>
        <w:t>Medgemma</w:t>
      </w:r>
      <w:r>
        <w:rPr>
          <w:spacing w:val="-7"/>
          <w:sz w:val="20"/>
        </w:rPr>
        <w:t xml:space="preserve"> </w:t>
      </w:r>
      <w:r>
        <w:rPr>
          <w:sz w:val="20"/>
        </w:rPr>
        <w:t>technical</w:t>
      </w:r>
      <w:r>
        <w:rPr>
          <w:spacing w:val="-8"/>
          <w:sz w:val="20"/>
        </w:rPr>
        <w:t xml:space="preserve"> </w:t>
      </w:r>
      <w:r>
        <w:rPr>
          <w:sz w:val="20"/>
        </w:rPr>
        <w:t>report.</w:t>
      </w:r>
      <w:r>
        <w:rPr>
          <w:spacing w:val="11"/>
          <w:sz w:val="20"/>
        </w:rPr>
        <w:t xml:space="preserve"> </w:t>
      </w:r>
      <w:r>
        <w:rPr>
          <w:i/>
          <w:sz w:val="20"/>
        </w:rPr>
        <w:t>arXiv</w:t>
      </w:r>
      <w:r>
        <w:rPr>
          <w:i/>
          <w:spacing w:val="-8"/>
          <w:sz w:val="20"/>
        </w:rPr>
        <w:t xml:space="preserve"> </w:t>
      </w:r>
      <w:r>
        <w:rPr>
          <w:i/>
          <w:sz w:val="20"/>
        </w:rPr>
        <w:t>preprint</w:t>
      </w:r>
      <w:r>
        <w:rPr>
          <w:i/>
          <w:spacing w:val="-8"/>
          <w:sz w:val="20"/>
        </w:rPr>
        <w:t xml:space="preserve"> </w:t>
      </w:r>
      <w:r>
        <w:rPr>
          <w:i/>
          <w:sz w:val="20"/>
        </w:rPr>
        <w:t>arXiv:2507.05201</w:t>
      </w:r>
      <w:r>
        <w:rPr>
          <w:i/>
          <w:spacing w:val="-7"/>
          <w:sz w:val="20"/>
        </w:rPr>
        <w:t xml:space="preserve"> </w:t>
      </w:r>
      <w:r>
        <w:rPr>
          <w:spacing w:val="-2"/>
          <w:sz w:val="20"/>
        </w:rPr>
        <w:t>(2025).</w:t>
      </w:r>
    </w:p>
    <w:p w14:paraId="4A5C0E07" w14:textId="77777777" w:rsidR="00A40DB8" w:rsidRDefault="00096600">
      <w:pPr>
        <w:pStyle w:val="ListParagraph"/>
        <w:numPr>
          <w:ilvl w:val="0"/>
          <w:numId w:val="1"/>
        </w:numPr>
        <w:tabs>
          <w:tab w:val="left" w:pos="401"/>
        </w:tabs>
        <w:spacing w:before="104"/>
        <w:ind w:left="401" w:hanging="348"/>
        <w:jc w:val="left"/>
        <w:rPr>
          <w:sz w:val="20"/>
        </w:rPr>
      </w:pPr>
      <w:bookmarkStart w:id="1269" w:name="_bookmark47"/>
      <w:bookmarkEnd w:id="1269"/>
      <w:r>
        <w:rPr>
          <w:sz w:val="20"/>
        </w:rPr>
        <w:t>Qwen</w:t>
      </w:r>
      <w:r>
        <w:rPr>
          <w:spacing w:val="-12"/>
          <w:sz w:val="20"/>
        </w:rPr>
        <w:t xml:space="preserve"> </w:t>
      </w:r>
      <w:r>
        <w:rPr>
          <w:i/>
          <w:sz w:val="20"/>
        </w:rPr>
        <w:t>et</w:t>
      </w:r>
      <w:r>
        <w:rPr>
          <w:i/>
          <w:spacing w:val="-11"/>
          <w:sz w:val="20"/>
        </w:rPr>
        <w:t xml:space="preserve"> </w:t>
      </w:r>
      <w:r>
        <w:rPr>
          <w:i/>
          <w:sz w:val="20"/>
        </w:rPr>
        <w:t>al.</w:t>
      </w:r>
      <w:r>
        <w:rPr>
          <w:i/>
          <w:spacing w:val="5"/>
          <w:sz w:val="20"/>
        </w:rPr>
        <w:t xml:space="preserve"> </w:t>
      </w:r>
      <w:r>
        <w:rPr>
          <w:sz w:val="20"/>
        </w:rPr>
        <w:t>Qwen2.5</w:t>
      </w:r>
      <w:r>
        <w:rPr>
          <w:spacing w:val="-11"/>
          <w:sz w:val="20"/>
        </w:rPr>
        <w:t xml:space="preserve"> </w:t>
      </w:r>
      <w:r>
        <w:rPr>
          <w:sz w:val="20"/>
        </w:rPr>
        <w:t>Technical</w:t>
      </w:r>
      <w:r>
        <w:rPr>
          <w:spacing w:val="-12"/>
          <w:sz w:val="20"/>
        </w:rPr>
        <w:t xml:space="preserve"> </w:t>
      </w:r>
      <w:r>
        <w:rPr>
          <w:sz w:val="20"/>
        </w:rPr>
        <w:t>Report,</w:t>
      </w:r>
      <w:r>
        <w:rPr>
          <w:spacing w:val="-11"/>
          <w:sz w:val="20"/>
        </w:rPr>
        <w:t xml:space="preserve"> </w:t>
      </w:r>
      <w:r>
        <w:rPr>
          <w:sz w:val="20"/>
        </w:rPr>
        <w:t>DOI:</w:t>
      </w:r>
      <w:r>
        <w:rPr>
          <w:spacing w:val="-11"/>
          <w:sz w:val="20"/>
        </w:rPr>
        <w:t xml:space="preserve"> </w:t>
      </w:r>
      <w:hyperlink r:id="rId81">
        <w:r w:rsidR="00A40DB8">
          <w:rPr>
            <w:color w:val="0000FF"/>
            <w:sz w:val="20"/>
          </w:rPr>
          <w:t>10.48550/arXiv.2412.15115</w:t>
        </w:r>
      </w:hyperlink>
      <w:r>
        <w:rPr>
          <w:color w:val="0000FF"/>
          <w:spacing w:val="-12"/>
          <w:sz w:val="20"/>
        </w:rPr>
        <w:t xml:space="preserve"> </w:t>
      </w:r>
      <w:r>
        <w:rPr>
          <w:sz w:val="20"/>
        </w:rPr>
        <w:t>(2025).</w:t>
      </w:r>
      <w:r>
        <w:rPr>
          <w:spacing w:val="6"/>
          <w:sz w:val="20"/>
        </w:rPr>
        <w:t xml:space="preserve"> </w:t>
      </w:r>
      <w:r>
        <w:rPr>
          <w:sz w:val="20"/>
        </w:rPr>
        <w:t>ArXiv:2412.15115</w:t>
      </w:r>
      <w:r>
        <w:rPr>
          <w:spacing w:val="-12"/>
          <w:sz w:val="20"/>
        </w:rPr>
        <w:t xml:space="preserve"> </w:t>
      </w:r>
      <w:r>
        <w:rPr>
          <w:spacing w:val="-2"/>
          <w:sz w:val="20"/>
        </w:rPr>
        <w:t>[cs].</w:t>
      </w:r>
    </w:p>
    <w:p w14:paraId="4892FEC8" w14:textId="77777777" w:rsidR="00A40DB8" w:rsidRDefault="00096600">
      <w:pPr>
        <w:pStyle w:val="ListParagraph"/>
        <w:numPr>
          <w:ilvl w:val="0"/>
          <w:numId w:val="1"/>
        </w:numPr>
        <w:tabs>
          <w:tab w:val="left" w:pos="401"/>
        </w:tabs>
        <w:spacing w:before="104"/>
        <w:ind w:left="401" w:hanging="348"/>
        <w:jc w:val="left"/>
        <w:rPr>
          <w:sz w:val="20"/>
        </w:rPr>
      </w:pPr>
      <w:bookmarkStart w:id="1270" w:name="_bookmark48"/>
      <w:bookmarkEnd w:id="1270"/>
      <w:r>
        <w:rPr>
          <w:sz w:val="20"/>
        </w:rPr>
        <w:t>Grattafiori,</w:t>
      </w:r>
      <w:r>
        <w:rPr>
          <w:spacing w:val="-9"/>
          <w:sz w:val="20"/>
        </w:rPr>
        <w:t xml:space="preserve"> </w:t>
      </w:r>
      <w:r>
        <w:rPr>
          <w:sz w:val="20"/>
        </w:rPr>
        <w:t>A.</w:t>
      </w:r>
      <w:r>
        <w:rPr>
          <w:spacing w:val="-9"/>
          <w:sz w:val="20"/>
        </w:rPr>
        <w:t xml:space="preserve"> </w:t>
      </w:r>
      <w:r>
        <w:rPr>
          <w:i/>
          <w:sz w:val="20"/>
        </w:rPr>
        <w:t>et</w:t>
      </w:r>
      <w:r>
        <w:rPr>
          <w:i/>
          <w:spacing w:val="-9"/>
          <w:sz w:val="20"/>
        </w:rPr>
        <w:t xml:space="preserve"> </w:t>
      </w:r>
      <w:r>
        <w:rPr>
          <w:i/>
          <w:sz w:val="20"/>
        </w:rPr>
        <w:t>al.</w:t>
      </w:r>
      <w:r>
        <w:rPr>
          <w:i/>
          <w:spacing w:val="10"/>
          <w:sz w:val="20"/>
        </w:rPr>
        <w:t xml:space="preserve"> </w:t>
      </w:r>
      <w:r>
        <w:rPr>
          <w:sz w:val="20"/>
        </w:rPr>
        <w:t>The</w:t>
      </w:r>
      <w:r>
        <w:rPr>
          <w:spacing w:val="-9"/>
          <w:sz w:val="20"/>
        </w:rPr>
        <w:t xml:space="preserve"> </w:t>
      </w:r>
      <w:r>
        <w:rPr>
          <w:sz w:val="20"/>
        </w:rPr>
        <w:t>Llama</w:t>
      </w:r>
      <w:r>
        <w:rPr>
          <w:spacing w:val="-8"/>
          <w:sz w:val="20"/>
        </w:rPr>
        <w:t xml:space="preserve"> </w:t>
      </w:r>
      <w:r>
        <w:rPr>
          <w:sz w:val="20"/>
        </w:rPr>
        <w:t>3</w:t>
      </w:r>
      <w:r>
        <w:rPr>
          <w:spacing w:val="-9"/>
          <w:sz w:val="20"/>
        </w:rPr>
        <w:t xml:space="preserve"> </w:t>
      </w:r>
      <w:r>
        <w:rPr>
          <w:sz w:val="20"/>
        </w:rPr>
        <w:t>Herd</w:t>
      </w:r>
      <w:r>
        <w:rPr>
          <w:spacing w:val="-9"/>
          <w:sz w:val="20"/>
        </w:rPr>
        <w:t xml:space="preserve"> </w:t>
      </w:r>
      <w:r>
        <w:rPr>
          <w:sz w:val="20"/>
        </w:rPr>
        <w:t>of</w:t>
      </w:r>
      <w:r>
        <w:rPr>
          <w:spacing w:val="-9"/>
          <w:sz w:val="20"/>
        </w:rPr>
        <w:t xml:space="preserve"> </w:t>
      </w:r>
      <w:r>
        <w:rPr>
          <w:sz w:val="20"/>
        </w:rPr>
        <w:t>Models,</w:t>
      </w:r>
      <w:r>
        <w:rPr>
          <w:spacing w:val="-8"/>
          <w:sz w:val="20"/>
        </w:rPr>
        <w:t xml:space="preserve"> </w:t>
      </w:r>
      <w:r>
        <w:rPr>
          <w:sz w:val="20"/>
        </w:rPr>
        <w:t>DOI:</w:t>
      </w:r>
      <w:r>
        <w:rPr>
          <w:spacing w:val="-9"/>
          <w:sz w:val="20"/>
        </w:rPr>
        <w:t xml:space="preserve"> </w:t>
      </w:r>
      <w:hyperlink r:id="rId82">
        <w:r w:rsidR="00A40DB8">
          <w:rPr>
            <w:color w:val="0000FF"/>
            <w:sz w:val="20"/>
          </w:rPr>
          <w:t>10.48550/arXiv.2407.21783</w:t>
        </w:r>
      </w:hyperlink>
      <w:r>
        <w:rPr>
          <w:color w:val="0000FF"/>
          <w:spacing w:val="-9"/>
          <w:sz w:val="20"/>
        </w:rPr>
        <w:t xml:space="preserve"> </w:t>
      </w:r>
      <w:r>
        <w:rPr>
          <w:sz w:val="20"/>
        </w:rPr>
        <w:t>(2024).</w:t>
      </w:r>
      <w:r>
        <w:rPr>
          <w:spacing w:val="10"/>
          <w:sz w:val="20"/>
        </w:rPr>
        <w:t xml:space="preserve"> </w:t>
      </w:r>
      <w:r>
        <w:rPr>
          <w:sz w:val="20"/>
        </w:rPr>
        <w:t>ArXiv:2407.21783</w:t>
      </w:r>
      <w:r>
        <w:rPr>
          <w:spacing w:val="-9"/>
          <w:sz w:val="20"/>
        </w:rPr>
        <w:t xml:space="preserve"> </w:t>
      </w:r>
      <w:r>
        <w:rPr>
          <w:spacing w:val="-2"/>
          <w:sz w:val="20"/>
        </w:rPr>
        <w:t>[cs].</w:t>
      </w:r>
    </w:p>
    <w:p w14:paraId="4A450922" w14:textId="77777777" w:rsidR="00A40DB8" w:rsidRDefault="00096600">
      <w:pPr>
        <w:pStyle w:val="ListParagraph"/>
        <w:numPr>
          <w:ilvl w:val="0"/>
          <w:numId w:val="1"/>
        </w:numPr>
        <w:tabs>
          <w:tab w:val="left" w:pos="395"/>
          <w:tab w:val="left" w:pos="400"/>
        </w:tabs>
        <w:spacing w:before="105" w:line="249" w:lineRule="auto"/>
        <w:ind w:left="395" w:right="396" w:hanging="343"/>
        <w:jc w:val="left"/>
        <w:rPr>
          <w:sz w:val="20"/>
        </w:rPr>
      </w:pPr>
      <w:r>
        <w:rPr>
          <w:spacing w:val="-2"/>
          <w:sz w:val="20"/>
        </w:rPr>
        <w:t>Choi, J.</w:t>
      </w:r>
      <w:r>
        <w:rPr>
          <w:spacing w:val="19"/>
          <w:sz w:val="20"/>
        </w:rPr>
        <w:t xml:space="preserve"> </w:t>
      </w:r>
      <w:r>
        <w:rPr>
          <w:spacing w:val="-2"/>
          <w:sz w:val="20"/>
        </w:rPr>
        <w:t xml:space="preserve">Identifying Key Terms in Prompts for Relevance Evaluation with GPT Models, DOI: </w:t>
      </w:r>
      <w:hyperlink r:id="rId83">
        <w:r w:rsidR="00A40DB8">
          <w:rPr>
            <w:color w:val="0000FF"/>
            <w:spacing w:val="-2"/>
            <w:sz w:val="20"/>
          </w:rPr>
          <w:t>10.48550/arXiv.2405.06931</w:t>
        </w:r>
      </w:hyperlink>
      <w:r>
        <w:rPr>
          <w:color w:val="0000FF"/>
          <w:spacing w:val="-2"/>
          <w:sz w:val="20"/>
        </w:rPr>
        <w:t xml:space="preserve"> </w:t>
      </w:r>
      <w:bookmarkStart w:id="1271" w:name="_bookmark49"/>
      <w:bookmarkEnd w:id="1271"/>
      <w:r>
        <w:rPr>
          <w:sz w:val="20"/>
        </w:rPr>
        <w:t>(2024). ArXiv:2405.06931 [cs].</w:t>
      </w:r>
    </w:p>
    <w:p w14:paraId="557C4C52" w14:textId="77777777" w:rsidR="00A40DB8" w:rsidRDefault="00096600">
      <w:pPr>
        <w:pStyle w:val="ListParagraph"/>
        <w:numPr>
          <w:ilvl w:val="0"/>
          <w:numId w:val="1"/>
        </w:numPr>
        <w:tabs>
          <w:tab w:val="left" w:pos="401"/>
        </w:tabs>
        <w:ind w:left="401" w:hanging="348"/>
        <w:jc w:val="left"/>
        <w:rPr>
          <w:sz w:val="20"/>
        </w:rPr>
      </w:pPr>
      <w:r>
        <w:rPr>
          <w:sz w:val="20"/>
        </w:rPr>
        <w:t>Wang,</w:t>
      </w:r>
      <w:r>
        <w:rPr>
          <w:spacing w:val="-3"/>
          <w:sz w:val="20"/>
        </w:rPr>
        <w:t xml:space="preserve"> </w:t>
      </w:r>
      <w:r>
        <w:rPr>
          <w:sz w:val="20"/>
        </w:rPr>
        <w:t>X.</w:t>
      </w:r>
      <w:r>
        <w:rPr>
          <w:spacing w:val="-4"/>
          <w:sz w:val="20"/>
        </w:rPr>
        <w:t xml:space="preserve"> </w:t>
      </w:r>
      <w:r>
        <w:rPr>
          <w:i/>
          <w:sz w:val="20"/>
        </w:rPr>
        <w:t>et</w:t>
      </w:r>
      <w:r>
        <w:rPr>
          <w:i/>
          <w:spacing w:val="-4"/>
          <w:sz w:val="20"/>
        </w:rPr>
        <w:t xml:space="preserve"> </w:t>
      </w:r>
      <w:r>
        <w:rPr>
          <w:i/>
          <w:sz w:val="20"/>
        </w:rPr>
        <w:t>al.</w:t>
      </w:r>
      <w:r>
        <w:rPr>
          <w:i/>
          <w:spacing w:val="18"/>
          <w:sz w:val="20"/>
        </w:rPr>
        <w:t xml:space="preserve"> </w:t>
      </w:r>
      <w:r>
        <w:rPr>
          <w:sz w:val="20"/>
        </w:rPr>
        <w:t>MedCite:</w:t>
      </w:r>
      <w:r>
        <w:rPr>
          <w:spacing w:val="7"/>
          <w:sz w:val="20"/>
        </w:rPr>
        <w:t xml:space="preserve"> </w:t>
      </w:r>
      <w:r>
        <w:rPr>
          <w:sz w:val="20"/>
        </w:rPr>
        <w:t>Can</w:t>
      </w:r>
      <w:r>
        <w:rPr>
          <w:spacing w:val="-3"/>
          <w:sz w:val="20"/>
        </w:rPr>
        <w:t xml:space="preserve"> </w:t>
      </w:r>
      <w:r>
        <w:rPr>
          <w:sz w:val="20"/>
        </w:rPr>
        <w:t>language</w:t>
      </w:r>
      <w:r>
        <w:rPr>
          <w:spacing w:val="-3"/>
          <w:sz w:val="20"/>
        </w:rPr>
        <w:t xml:space="preserve"> </w:t>
      </w:r>
      <w:r>
        <w:rPr>
          <w:sz w:val="20"/>
        </w:rPr>
        <w:t>models</w:t>
      </w:r>
      <w:r>
        <w:rPr>
          <w:spacing w:val="-4"/>
          <w:sz w:val="20"/>
        </w:rPr>
        <w:t xml:space="preserve"> </w:t>
      </w:r>
      <w:r>
        <w:rPr>
          <w:sz w:val="20"/>
        </w:rPr>
        <w:t>generate</w:t>
      </w:r>
      <w:r>
        <w:rPr>
          <w:spacing w:val="-4"/>
          <w:sz w:val="20"/>
        </w:rPr>
        <w:t xml:space="preserve"> </w:t>
      </w:r>
      <w:r>
        <w:rPr>
          <w:sz w:val="20"/>
        </w:rPr>
        <w:t>verifiable</w:t>
      </w:r>
      <w:r>
        <w:rPr>
          <w:spacing w:val="-4"/>
          <w:sz w:val="20"/>
        </w:rPr>
        <w:t xml:space="preserve"> </w:t>
      </w:r>
      <w:r>
        <w:rPr>
          <w:sz w:val="20"/>
        </w:rPr>
        <w:t>text</w:t>
      </w:r>
      <w:r>
        <w:rPr>
          <w:spacing w:val="-4"/>
          <w:sz w:val="20"/>
        </w:rPr>
        <w:t xml:space="preserve"> </w:t>
      </w:r>
      <w:r>
        <w:rPr>
          <w:sz w:val="20"/>
        </w:rPr>
        <w:t>for</w:t>
      </w:r>
      <w:r>
        <w:rPr>
          <w:spacing w:val="-3"/>
          <w:sz w:val="20"/>
        </w:rPr>
        <w:t xml:space="preserve"> </w:t>
      </w:r>
      <w:r>
        <w:rPr>
          <w:sz w:val="20"/>
        </w:rPr>
        <w:t>medicine?</w:t>
      </w:r>
      <w:r>
        <w:rPr>
          <w:spacing w:val="29"/>
          <w:sz w:val="20"/>
        </w:rPr>
        <w:t xml:space="preserve"> </w:t>
      </w:r>
      <w:r>
        <w:rPr>
          <w:sz w:val="20"/>
        </w:rPr>
        <w:t>In</w:t>
      </w:r>
      <w:r>
        <w:rPr>
          <w:spacing w:val="-2"/>
          <w:sz w:val="20"/>
        </w:rPr>
        <w:t xml:space="preserve"> </w:t>
      </w:r>
      <w:r>
        <w:rPr>
          <w:sz w:val="20"/>
        </w:rPr>
        <w:t>Che,</w:t>
      </w:r>
      <w:r>
        <w:rPr>
          <w:spacing w:val="-4"/>
          <w:sz w:val="20"/>
        </w:rPr>
        <w:t xml:space="preserve"> </w:t>
      </w:r>
      <w:r>
        <w:rPr>
          <w:sz w:val="20"/>
        </w:rPr>
        <w:t>W.,</w:t>
      </w:r>
      <w:r>
        <w:rPr>
          <w:spacing w:val="-3"/>
          <w:sz w:val="20"/>
        </w:rPr>
        <w:t xml:space="preserve"> </w:t>
      </w:r>
      <w:r>
        <w:rPr>
          <w:sz w:val="20"/>
        </w:rPr>
        <w:t>Nabende,</w:t>
      </w:r>
      <w:r>
        <w:rPr>
          <w:spacing w:val="-4"/>
          <w:sz w:val="20"/>
        </w:rPr>
        <w:t xml:space="preserve"> </w:t>
      </w:r>
      <w:r>
        <w:rPr>
          <w:sz w:val="20"/>
        </w:rPr>
        <w:t>J.,</w:t>
      </w:r>
      <w:r>
        <w:rPr>
          <w:spacing w:val="-4"/>
          <w:sz w:val="20"/>
        </w:rPr>
        <w:t xml:space="preserve"> </w:t>
      </w:r>
      <w:r>
        <w:rPr>
          <w:spacing w:val="-2"/>
          <w:sz w:val="20"/>
        </w:rPr>
        <w:t>Shutova,</w:t>
      </w:r>
    </w:p>
    <w:p w14:paraId="1C88C001" w14:textId="77777777" w:rsidR="00A40DB8" w:rsidRDefault="00096600">
      <w:pPr>
        <w:spacing w:before="9" w:line="249" w:lineRule="auto"/>
        <w:ind w:left="387" w:right="384" w:firstLine="14"/>
        <w:rPr>
          <w:sz w:val="20"/>
        </w:rPr>
      </w:pPr>
      <w:r>
        <w:rPr>
          <w:sz w:val="20"/>
        </w:rPr>
        <w:t xml:space="preserve">E. &amp; Pilehvar, M. T. (eds.) </w:t>
      </w:r>
      <w:r>
        <w:rPr>
          <w:i/>
          <w:sz w:val="20"/>
        </w:rPr>
        <w:t>Findings of the Association for Computational Linguistics:</w:t>
      </w:r>
      <w:r>
        <w:rPr>
          <w:i/>
          <w:spacing w:val="22"/>
          <w:sz w:val="20"/>
        </w:rPr>
        <w:t xml:space="preserve"> </w:t>
      </w:r>
      <w:r>
        <w:rPr>
          <w:i/>
          <w:sz w:val="20"/>
        </w:rPr>
        <w:t>ACL 2025</w:t>
      </w:r>
      <w:r>
        <w:rPr>
          <w:sz w:val="20"/>
        </w:rPr>
        <w:t xml:space="preserve">, 18891–18913, DOI: </w:t>
      </w:r>
      <w:bookmarkStart w:id="1272" w:name="_bookmark50"/>
      <w:bookmarkEnd w:id="1272"/>
      <w:r>
        <w:fldChar w:fldCharType="begin"/>
      </w:r>
      <w:r>
        <w:instrText>HYPERLINK "10.18653/v1/2025.findings-acl.967" \h</w:instrText>
      </w:r>
      <w:r>
        <w:fldChar w:fldCharType="separate"/>
      </w:r>
      <w:r>
        <w:rPr>
          <w:color w:val="0000FF"/>
          <w:sz w:val="20"/>
        </w:rPr>
        <w:t>10.18653/v1/2025.findings-acl.967</w:t>
      </w:r>
      <w:r>
        <w:fldChar w:fldCharType="end"/>
      </w:r>
      <w:r>
        <w:rPr>
          <w:color w:val="0000FF"/>
          <w:sz w:val="20"/>
        </w:rPr>
        <w:t xml:space="preserve"> </w:t>
      </w:r>
      <w:r>
        <w:rPr>
          <w:sz w:val="20"/>
        </w:rPr>
        <w:t>(Association for Computational Linguistics, Vienna, Austria, 2025).</w:t>
      </w:r>
    </w:p>
    <w:p w14:paraId="453AB483" w14:textId="77777777" w:rsidR="00A40DB8" w:rsidRDefault="00096600">
      <w:pPr>
        <w:pStyle w:val="ListParagraph"/>
        <w:numPr>
          <w:ilvl w:val="0"/>
          <w:numId w:val="1"/>
        </w:numPr>
        <w:tabs>
          <w:tab w:val="left" w:pos="401"/>
        </w:tabs>
        <w:ind w:left="401" w:hanging="348"/>
        <w:jc w:val="left"/>
        <w:rPr>
          <w:sz w:val="20"/>
        </w:rPr>
      </w:pPr>
      <w:r>
        <w:rPr>
          <w:sz w:val="20"/>
        </w:rPr>
        <w:t>Cohen-Wang,</w:t>
      </w:r>
      <w:r>
        <w:rPr>
          <w:spacing w:val="-11"/>
          <w:sz w:val="20"/>
        </w:rPr>
        <w:t xml:space="preserve"> </w:t>
      </w:r>
      <w:r>
        <w:rPr>
          <w:sz w:val="20"/>
        </w:rPr>
        <w:t>B.,</w:t>
      </w:r>
      <w:r>
        <w:rPr>
          <w:spacing w:val="-10"/>
          <w:sz w:val="20"/>
        </w:rPr>
        <w:t xml:space="preserve"> </w:t>
      </w:r>
      <w:r>
        <w:rPr>
          <w:sz w:val="20"/>
        </w:rPr>
        <w:t>Shah,</w:t>
      </w:r>
      <w:r>
        <w:rPr>
          <w:spacing w:val="-10"/>
          <w:sz w:val="20"/>
        </w:rPr>
        <w:t xml:space="preserve"> </w:t>
      </w:r>
      <w:r>
        <w:rPr>
          <w:sz w:val="20"/>
        </w:rPr>
        <w:t>H.,</w:t>
      </w:r>
      <w:r>
        <w:rPr>
          <w:spacing w:val="-10"/>
          <w:sz w:val="20"/>
        </w:rPr>
        <w:t xml:space="preserve"> </w:t>
      </w:r>
      <w:r>
        <w:rPr>
          <w:sz w:val="20"/>
        </w:rPr>
        <w:t>Georgiev,</w:t>
      </w:r>
      <w:r>
        <w:rPr>
          <w:spacing w:val="-10"/>
          <w:sz w:val="20"/>
        </w:rPr>
        <w:t xml:space="preserve"> </w:t>
      </w:r>
      <w:r>
        <w:rPr>
          <w:sz w:val="20"/>
        </w:rPr>
        <w:t>K.</w:t>
      </w:r>
      <w:r>
        <w:rPr>
          <w:spacing w:val="-10"/>
          <w:sz w:val="20"/>
        </w:rPr>
        <w:t xml:space="preserve"> </w:t>
      </w:r>
      <w:r>
        <w:rPr>
          <w:sz w:val="20"/>
        </w:rPr>
        <w:t>&amp;</w:t>
      </w:r>
      <w:r>
        <w:rPr>
          <w:spacing w:val="-10"/>
          <w:sz w:val="20"/>
        </w:rPr>
        <w:t xml:space="preserve"> </w:t>
      </w:r>
      <w:r>
        <w:rPr>
          <w:sz w:val="20"/>
        </w:rPr>
        <w:t>Madry,</w:t>
      </w:r>
      <w:r>
        <w:rPr>
          <w:spacing w:val="-10"/>
          <w:sz w:val="20"/>
        </w:rPr>
        <w:t xml:space="preserve"> </w:t>
      </w:r>
      <w:r>
        <w:rPr>
          <w:sz w:val="20"/>
        </w:rPr>
        <w:t>A.</w:t>
      </w:r>
      <w:r>
        <w:rPr>
          <w:spacing w:val="8"/>
          <w:sz w:val="20"/>
        </w:rPr>
        <w:t xml:space="preserve"> </w:t>
      </w:r>
      <w:r>
        <w:rPr>
          <w:sz w:val="20"/>
        </w:rPr>
        <w:t>ContextCite: Attributing</w:t>
      </w:r>
      <w:r>
        <w:rPr>
          <w:spacing w:val="-10"/>
          <w:sz w:val="20"/>
        </w:rPr>
        <w:t xml:space="preserve"> </w:t>
      </w:r>
      <w:r>
        <w:rPr>
          <w:sz w:val="20"/>
        </w:rPr>
        <w:t>Model</w:t>
      </w:r>
      <w:r>
        <w:rPr>
          <w:spacing w:val="-10"/>
          <w:sz w:val="20"/>
        </w:rPr>
        <w:t xml:space="preserve"> </w:t>
      </w:r>
      <w:r>
        <w:rPr>
          <w:sz w:val="20"/>
        </w:rPr>
        <w:t>Generation</w:t>
      </w:r>
      <w:r>
        <w:rPr>
          <w:spacing w:val="-10"/>
          <w:sz w:val="20"/>
        </w:rPr>
        <w:t xml:space="preserve"> </w:t>
      </w:r>
      <w:r>
        <w:rPr>
          <w:sz w:val="20"/>
        </w:rPr>
        <w:t>to</w:t>
      </w:r>
      <w:r>
        <w:rPr>
          <w:spacing w:val="-10"/>
          <w:sz w:val="20"/>
        </w:rPr>
        <w:t xml:space="preserve"> </w:t>
      </w:r>
      <w:r>
        <w:rPr>
          <w:sz w:val="20"/>
        </w:rPr>
        <w:t>Context</w:t>
      </w:r>
      <w:r>
        <w:rPr>
          <w:spacing w:val="-10"/>
          <w:sz w:val="20"/>
        </w:rPr>
        <w:t xml:space="preserve"> </w:t>
      </w:r>
      <w:r>
        <w:rPr>
          <w:spacing w:val="-2"/>
          <w:sz w:val="20"/>
        </w:rPr>
        <w:t>(2024).</w:t>
      </w:r>
    </w:p>
    <w:p w14:paraId="782BF0BC" w14:textId="77777777" w:rsidR="00A40DB8" w:rsidRDefault="00A40DB8">
      <w:pPr>
        <w:pStyle w:val="ListParagraph"/>
        <w:jc w:val="left"/>
        <w:rPr>
          <w:sz w:val="20"/>
        </w:rPr>
        <w:sectPr w:rsidR="00A40DB8">
          <w:pgSz w:w="12240" w:h="15840"/>
          <w:pgMar w:top="1200" w:right="720" w:bottom="840" w:left="1080" w:header="0" w:footer="648" w:gutter="0"/>
          <w:cols w:space="720"/>
        </w:sectPr>
      </w:pPr>
    </w:p>
    <w:p w14:paraId="48BF52C2" w14:textId="77777777" w:rsidR="00A40DB8" w:rsidRDefault="00096600">
      <w:pPr>
        <w:pStyle w:val="ListParagraph"/>
        <w:numPr>
          <w:ilvl w:val="0"/>
          <w:numId w:val="1"/>
        </w:numPr>
        <w:tabs>
          <w:tab w:val="left" w:pos="395"/>
          <w:tab w:val="left" w:pos="401"/>
        </w:tabs>
        <w:spacing w:before="88" w:line="249" w:lineRule="auto"/>
        <w:ind w:left="395" w:right="411" w:hanging="342"/>
        <w:jc w:val="left"/>
        <w:rPr>
          <w:sz w:val="20"/>
        </w:rPr>
      </w:pPr>
      <w:bookmarkStart w:id="1273" w:name="_bookmark51"/>
      <w:bookmarkStart w:id="1274" w:name="_bookmark53"/>
      <w:bookmarkEnd w:id="1273"/>
      <w:bookmarkEnd w:id="1274"/>
      <w:r>
        <w:rPr>
          <w:b/>
          <w:sz w:val="20"/>
        </w:rPr>
        <w:lastRenderedPageBreak/>
        <w:tab/>
      </w:r>
      <w:r>
        <w:rPr>
          <w:spacing w:val="-2"/>
          <w:sz w:val="20"/>
        </w:rPr>
        <w:t>Cutler,</w:t>
      </w:r>
      <w:r>
        <w:rPr>
          <w:spacing w:val="-6"/>
          <w:sz w:val="20"/>
        </w:rPr>
        <w:t xml:space="preserve"> </w:t>
      </w:r>
      <w:r>
        <w:rPr>
          <w:spacing w:val="-2"/>
          <w:sz w:val="20"/>
        </w:rPr>
        <w:t>D.,</w:t>
      </w:r>
      <w:r>
        <w:rPr>
          <w:spacing w:val="-6"/>
          <w:sz w:val="20"/>
        </w:rPr>
        <w:t xml:space="preserve"> </w:t>
      </w:r>
      <w:r>
        <w:rPr>
          <w:spacing w:val="-2"/>
          <w:sz w:val="20"/>
        </w:rPr>
        <w:t>Skinner,</w:t>
      </w:r>
      <w:r>
        <w:rPr>
          <w:spacing w:val="-6"/>
          <w:sz w:val="20"/>
        </w:rPr>
        <w:t xml:space="preserve"> </w:t>
      </w:r>
      <w:r>
        <w:rPr>
          <w:spacing w:val="-2"/>
          <w:sz w:val="20"/>
        </w:rPr>
        <w:t>J.</w:t>
      </w:r>
      <w:r>
        <w:rPr>
          <w:spacing w:val="-7"/>
          <w:sz w:val="20"/>
        </w:rPr>
        <w:t xml:space="preserve"> </w:t>
      </w:r>
      <w:r>
        <w:rPr>
          <w:spacing w:val="-2"/>
          <w:sz w:val="20"/>
        </w:rPr>
        <w:t>S.,</w:t>
      </w:r>
      <w:r>
        <w:rPr>
          <w:spacing w:val="-6"/>
          <w:sz w:val="20"/>
        </w:rPr>
        <w:t xml:space="preserve"> </w:t>
      </w:r>
      <w:r>
        <w:rPr>
          <w:spacing w:val="-2"/>
          <w:sz w:val="20"/>
        </w:rPr>
        <w:t>Stern,</w:t>
      </w:r>
      <w:r>
        <w:rPr>
          <w:spacing w:val="-6"/>
          <w:sz w:val="20"/>
        </w:rPr>
        <w:t xml:space="preserve"> </w:t>
      </w:r>
      <w:r>
        <w:rPr>
          <w:spacing w:val="-2"/>
          <w:sz w:val="20"/>
        </w:rPr>
        <w:t>A.</w:t>
      </w:r>
      <w:r>
        <w:rPr>
          <w:spacing w:val="-6"/>
          <w:sz w:val="20"/>
        </w:rPr>
        <w:t xml:space="preserve"> </w:t>
      </w:r>
      <w:r>
        <w:rPr>
          <w:spacing w:val="-2"/>
          <w:sz w:val="20"/>
        </w:rPr>
        <w:t>D.</w:t>
      </w:r>
      <w:r>
        <w:rPr>
          <w:spacing w:val="-7"/>
          <w:sz w:val="20"/>
        </w:rPr>
        <w:t xml:space="preserve"> </w:t>
      </w:r>
      <w:r>
        <w:rPr>
          <w:spacing w:val="-2"/>
          <w:sz w:val="20"/>
        </w:rPr>
        <w:t>&amp;</w:t>
      </w:r>
      <w:r>
        <w:rPr>
          <w:spacing w:val="-6"/>
          <w:sz w:val="20"/>
        </w:rPr>
        <w:t xml:space="preserve"> </w:t>
      </w:r>
      <w:r>
        <w:rPr>
          <w:spacing w:val="-2"/>
          <w:sz w:val="20"/>
        </w:rPr>
        <w:t>Wennberg,</w:t>
      </w:r>
      <w:r>
        <w:rPr>
          <w:spacing w:val="-6"/>
          <w:sz w:val="20"/>
        </w:rPr>
        <w:t xml:space="preserve"> </w:t>
      </w:r>
      <w:r>
        <w:rPr>
          <w:spacing w:val="-2"/>
          <w:sz w:val="20"/>
        </w:rPr>
        <w:t>D.</w:t>
      </w:r>
      <w:r>
        <w:rPr>
          <w:spacing w:val="11"/>
          <w:sz w:val="20"/>
        </w:rPr>
        <w:t xml:space="preserve"> </w:t>
      </w:r>
      <w:r>
        <w:rPr>
          <w:spacing w:val="-2"/>
          <w:sz w:val="20"/>
        </w:rPr>
        <w:t>Physician</w:t>
      </w:r>
      <w:r>
        <w:rPr>
          <w:spacing w:val="-7"/>
          <w:sz w:val="20"/>
        </w:rPr>
        <w:t xml:space="preserve"> </w:t>
      </w:r>
      <w:r>
        <w:rPr>
          <w:spacing w:val="-2"/>
          <w:sz w:val="20"/>
        </w:rPr>
        <w:t>Beliefs</w:t>
      </w:r>
      <w:r>
        <w:rPr>
          <w:spacing w:val="-6"/>
          <w:sz w:val="20"/>
        </w:rPr>
        <w:t xml:space="preserve"> </w:t>
      </w:r>
      <w:r>
        <w:rPr>
          <w:spacing w:val="-2"/>
          <w:sz w:val="20"/>
        </w:rPr>
        <w:t>and</w:t>
      </w:r>
      <w:r>
        <w:rPr>
          <w:spacing w:val="-7"/>
          <w:sz w:val="20"/>
        </w:rPr>
        <w:t xml:space="preserve"> </w:t>
      </w:r>
      <w:r>
        <w:rPr>
          <w:spacing w:val="-2"/>
          <w:sz w:val="20"/>
        </w:rPr>
        <w:t>Patient</w:t>
      </w:r>
      <w:r>
        <w:rPr>
          <w:spacing w:val="-7"/>
          <w:sz w:val="20"/>
        </w:rPr>
        <w:t xml:space="preserve"> </w:t>
      </w:r>
      <w:r>
        <w:rPr>
          <w:spacing w:val="-2"/>
          <w:sz w:val="20"/>
        </w:rPr>
        <w:t>Preferences:</w:t>
      </w:r>
      <w:r>
        <w:rPr>
          <w:sz w:val="20"/>
        </w:rPr>
        <w:t xml:space="preserve"> </w:t>
      </w:r>
      <w:r>
        <w:rPr>
          <w:spacing w:val="-2"/>
          <w:sz w:val="20"/>
        </w:rPr>
        <w:t>A</w:t>
      </w:r>
      <w:r>
        <w:rPr>
          <w:spacing w:val="-7"/>
          <w:sz w:val="20"/>
        </w:rPr>
        <w:t xml:space="preserve"> </w:t>
      </w:r>
      <w:r>
        <w:rPr>
          <w:spacing w:val="-2"/>
          <w:sz w:val="20"/>
        </w:rPr>
        <w:t>New</w:t>
      </w:r>
      <w:r>
        <w:rPr>
          <w:spacing w:val="-7"/>
          <w:sz w:val="20"/>
        </w:rPr>
        <w:t xml:space="preserve"> </w:t>
      </w:r>
      <w:r>
        <w:rPr>
          <w:spacing w:val="-2"/>
          <w:sz w:val="20"/>
        </w:rPr>
        <w:t>Look</w:t>
      </w:r>
      <w:r>
        <w:rPr>
          <w:spacing w:val="-6"/>
          <w:sz w:val="20"/>
        </w:rPr>
        <w:t xml:space="preserve"> </w:t>
      </w:r>
      <w:r>
        <w:rPr>
          <w:spacing w:val="-2"/>
          <w:sz w:val="20"/>
        </w:rPr>
        <w:t>at</w:t>
      </w:r>
      <w:r>
        <w:rPr>
          <w:spacing w:val="-6"/>
          <w:sz w:val="20"/>
        </w:rPr>
        <w:t xml:space="preserve"> </w:t>
      </w:r>
      <w:r>
        <w:rPr>
          <w:spacing w:val="-2"/>
          <w:sz w:val="20"/>
        </w:rPr>
        <w:t xml:space="preserve">Regional </w:t>
      </w:r>
      <w:bookmarkStart w:id="1275" w:name="_bookmark52"/>
      <w:bookmarkEnd w:id="1275"/>
      <w:r>
        <w:rPr>
          <w:sz w:val="20"/>
        </w:rPr>
        <w:t>Variation</w:t>
      </w:r>
      <w:r>
        <w:rPr>
          <w:spacing w:val="-1"/>
          <w:sz w:val="20"/>
        </w:rPr>
        <w:t xml:space="preserve"> </w:t>
      </w:r>
      <w:r>
        <w:rPr>
          <w:sz w:val="20"/>
        </w:rPr>
        <w:t>in</w:t>
      </w:r>
      <w:r>
        <w:rPr>
          <w:spacing w:val="-1"/>
          <w:sz w:val="20"/>
        </w:rPr>
        <w:t xml:space="preserve"> </w:t>
      </w:r>
      <w:r>
        <w:rPr>
          <w:sz w:val="20"/>
        </w:rPr>
        <w:t>Health</w:t>
      </w:r>
      <w:r>
        <w:rPr>
          <w:spacing w:val="-1"/>
          <w:sz w:val="20"/>
        </w:rPr>
        <w:t xml:space="preserve"> </w:t>
      </w:r>
      <w:r>
        <w:rPr>
          <w:sz w:val="20"/>
        </w:rPr>
        <w:t>Care</w:t>
      </w:r>
      <w:r>
        <w:rPr>
          <w:spacing w:val="-1"/>
          <w:sz w:val="20"/>
        </w:rPr>
        <w:t xml:space="preserve"> </w:t>
      </w:r>
      <w:r>
        <w:rPr>
          <w:sz w:val="20"/>
        </w:rPr>
        <w:t>Spending.</w:t>
      </w:r>
      <w:r>
        <w:rPr>
          <w:spacing w:val="21"/>
          <w:sz w:val="20"/>
        </w:rPr>
        <w:t xml:space="preserve"> </w:t>
      </w:r>
      <w:r>
        <w:rPr>
          <w:i/>
          <w:sz w:val="20"/>
        </w:rPr>
        <w:t>Am.</w:t>
      </w:r>
      <w:r>
        <w:rPr>
          <w:i/>
          <w:spacing w:val="-1"/>
          <w:sz w:val="20"/>
        </w:rPr>
        <w:t xml:space="preserve"> </w:t>
      </w:r>
      <w:r>
        <w:rPr>
          <w:i/>
          <w:sz w:val="20"/>
        </w:rPr>
        <w:t>Econ.</w:t>
      </w:r>
      <w:r>
        <w:rPr>
          <w:i/>
          <w:spacing w:val="-1"/>
          <w:sz w:val="20"/>
        </w:rPr>
        <w:t xml:space="preserve"> </w:t>
      </w:r>
      <w:r>
        <w:rPr>
          <w:i/>
          <w:sz w:val="20"/>
        </w:rPr>
        <w:t>Journal: Econ.</w:t>
      </w:r>
      <w:r>
        <w:rPr>
          <w:i/>
          <w:spacing w:val="-1"/>
          <w:sz w:val="20"/>
        </w:rPr>
        <w:t xml:space="preserve"> </w:t>
      </w:r>
      <w:r>
        <w:rPr>
          <w:i/>
          <w:sz w:val="20"/>
        </w:rPr>
        <w:t>Policy</w:t>
      </w:r>
      <w:r>
        <w:rPr>
          <w:i/>
          <w:spacing w:val="-1"/>
          <w:sz w:val="20"/>
        </w:rPr>
        <w:t xml:space="preserve"> </w:t>
      </w:r>
      <w:r>
        <w:rPr>
          <w:b/>
          <w:sz w:val="20"/>
        </w:rPr>
        <w:t>11</w:t>
      </w:r>
      <w:r>
        <w:rPr>
          <w:sz w:val="20"/>
        </w:rPr>
        <w:t>,</w:t>
      </w:r>
      <w:r>
        <w:rPr>
          <w:spacing w:val="-1"/>
          <w:sz w:val="20"/>
        </w:rPr>
        <w:t xml:space="preserve"> </w:t>
      </w:r>
      <w:r>
        <w:rPr>
          <w:sz w:val="20"/>
        </w:rPr>
        <w:t>192–221,</w:t>
      </w:r>
      <w:r>
        <w:rPr>
          <w:spacing w:val="-1"/>
          <w:sz w:val="20"/>
        </w:rPr>
        <w:t xml:space="preserve"> </w:t>
      </w:r>
      <w:r>
        <w:rPr>
          <w:sz w:val="20"/>
        </w:rPr>
        <w:t>DOI:</w:t>
      </w:r>
      <w:r>
        <w:rPr>
          <w:spacing w:val="-1"/>
          <w:sz w:val="20"/>
        </w:rPr>
        <w:t xml:space="preserve"> </w:t>
      </w:r>
      <w:hyperlink r:id="rId84">
        <w:r w:rsidR="00A40DB8">
          <w:rPr>
            <w:color w:val="0000FF"/>
            <w:sz w:val="20"/>
          </w:rPr>
          <w:t>10.1257/pol.20150421</w:t>
        </w:r>
      </w:hyperlink>
      <w:r>
        <w:rPr>
          <w:color w:val="0000FF"/>
          <w:spacing w:val="-1"/>
          <w:sz w:val="20"/>
        </w:rPr>
        <w:t xml:space="preserve"> </w:t>
      </w:r>
      <w:r>
        <w:rPr>
          <w:sz w:val="20"/>
        </w:rPr>
        <w:t>(2019).</w:t>
      </w:r>
    </w:p>
    <w:p w14:paraId="6ED6BD0E" w14:textId="77777777" w:rsidR="00A40DB8" w:rsidRDefault="00096600">
      <w:pPr>
        <w:pStyle w:val="ListParagraph"/>
        <w:numPr>
          <w:ilvl w:val="0"/>
          <w:numId w:val="1"/>
        </w:numPr>
        <w:tabs>
          <w:tab w:val="left" w:pos="396"/>
          <w:tab w:val="left" w:pos="401"/>
        </w:tabs>
        <w:spacing w:before="65" w:line="249" w:lineRule="auto"/>
        <w:ind w:left="396" w:right="400" w:hanging="343"/>
        <w:jc w:val="left"/>
        <w:rPr>
          <w:sz w:val="20"/>
        </w:rPr>
      </w:pPr>
      <w:r>
        <w:rPr>
          <w:sz w:val="20"/>
        </w:rPr>
        <w:t>Hao, Y.</w:t>
      </w:r>
      <w:r>
        <w:rPr>
          <w:spacing w:val="-3"/>
          <w:sz w:val="20"/>
        </w:rPr>
        <w:t xml:space="preserve"> </w:t>
      </w:r>
      <w:r>
        <w:rPr>
          <w:i/>
          <w:sz w:val="20"/>
        </w:rPr>
        <w:t>et</w:t>
      </w:r>
      <w:r>
        <w:rPr>
          <w:i/>
          <w:spacing w:val="-3"/>
          <w:sz w:val="20"/>
        </w:rPr>
        <w:t xml:space="preserve"> </w:t>
      </w:r>
      <w:r>
        <w:rPr>
          <w:i/>
          <w:sz w:val="20"/>
        </w:rPr>
        <w:t>al.</w:t>
      </w:r>
      <w:r>
        <w:rPr>
          <w:i/>
          <w:spacing w:val="18"/>
          <w:sz w:val="20"/>
        </w:rPr>
        <w:t xml:space="preserve"> </w:t>
      </w:r>
      <w:r>
        <w:rPr>
          <w:sz w:val="20"/>
        </w:rPr>
        <w:t>Measuring</w:t>
      </w:r>
      <w:r>
        <w:rPr>
          <w:spacing w:val="-3"/>
          <w:sz w:val="20"/>
        </w:rPr>
        <w:t xml:space="preserve"> </w:t>
      </w:r>
      <w:r>
        <w:rPr>
          <w:sz w:val="20"/>
        </w:rPr>
        <w:t>physicians</w:t>
      </w:r>
      <w:r>
        <w:rPr>
          <w:spacing w:val="-3"/>
          <w:sz w:val="20"/>
        </w:rPr>
        <w:t xml:space="preserve"> </w:t>
      </w:r>
      <w:r>
        <w:rPr>
          <w:sz w:val="20"/>
        </w:rPr>
        <w:t>and</w:t>
      </w:r>
      <w:r>
        <w:rPr>
          <w:spacing w:val="-3"/>
          <w:sz w:val="20"/>
        </w:rPr>
        <w:t xml:space="preserve"> </w:t>
      </w:r>
      <w:r>
        <w:rPr>
          <w:sz w:val="20"/>
        </w:rPr>
        <w:t>ai</w:t>
      </w:r>
      <w:r>
        <w:rPr>
          <w:spacing w:val="-3"/>
          <w:sz w:val="20"/>
        </w:rPr>
        <w:t xml:space="preserve"> </w:t>
      </w:r>
      <w:r>
        <w:rPr>
          <w:sz w:val="20"/>
        </w:rPr>
        <w:t>relevance</w:t>
      </w:r>
      <w:r>
        <w:rPr>
          <w:spacing w:val="-3"/>
          <w:sz w:val="20"/>
        </w:rPr>
        <w:t xml:space="preserve"> </w:t>
      </w:r>
      <w:r>
        <w:rPr>
          <w:sz w:val="20"/>
        </w:rPr>
        <w:t>alignment</w:t>
      </w:r>
      <w:r>
        <w:rPr>
          <w:spacing w:val="-3"/>
          <w:sz w:val="20"/>
        </w:rPr>
        <w:t xml:space="preserve"> </w:t>
      </w:r>
      <w:r>
        <w:rPr>
          <w:sz w:val="20"/>
        </w:rPr>
        <w:t>in</w:t>
      </w:r>
      <w:r>
        <w:rPr>
          <w:spacing w:val="-3"/>
          <w:sz w:val="20"/>
        </w:rPr>
        <w:t xml:space="preserve"> </w:t>
      </w:r>
      <w:r>
        <w:rPr>
          <w:sz w:val="20"/>
        </w:rPr>
        <w:t>medical</w:t>
      </w:r>
      <w:r>
        <w:rPr>
          <w:spacing w:val="-3"/>
          <w:sz w:val="20"/>
        </w:rPr>
        <w:t xml:space="preserve"> </w:t>
      </w:r>
      <w:r>
        <w:rPr>
          <w:sz w:val="20"/>
        </w:rPr>
        <w:t>question</w:t>
      </w:r>
      <w:r>
        <w:rPr>
          <w:spacing w:val="-3"/>
          <w:sz w:val="20"/>
        </w:rPr>
        <w:t xml:space="preserve"> </w:t>
      </w:r>
      <w:r>
        <w:rPr>
          <w:sz w:val="20"/>
        </w:rPr>
        <w:t>answering,</w:t>
      </w:r>
      <w:r>
        <w:rPr>
          <w:spacing w:val="-3"/>
          <w:sz w:val="20"/>
        </w:rPr>
        <w:t xml:space="preserve"> </w:t>
      </w:r>
      <w:r>
        <w:rPr>
          <w:sz w:val="20"/>
        </w:rPr>
        <w:t>DOI:</w:t>
      </w:r>
      <w:r>
        <w:rPr>
          <w:spacing w:val="-3"/>
          <w:sz w:val="20"/>
        </w:rPr>
        <w:t xml:space="preserve"> </w:t>
      </w:r>
      <w:hyperlink r:id="rId85">
        <w:r w:rsidR="00A40DB8">
          <w:rPr>
            <w:color w:val="0000FF"/>
            <w:sz w:val="20"/>
          </w:rPr>
          <w:t>10.17605/OSF.IO/</w:t>
        </w:r>
      </w:hyperlink>
      <w:r>
        <w:rPr>
          <w:color w:val="0000FF"/>
          <w:sz w:val="20"/>
        </w:rPr>
        <w:t xml:space="preserve"> </w:t>
      </w:r>
      <w:bookmarkStart w:id="1276" w:name="_bookmark54"/>
      <w:bookmarkEnd w:id="1276"/>
      <w:r>
        <w:fldChar w:fldCharType="begin"/>
      </w:r>
      <w:r>
        <w:instrText>HYPERLINK "10.17605/OSF.IO/T72J5" \h</w:instrText>
      </w:r>
      <w:r>
        <w:fldChar w:fldCharType="separate"/>
      </w:r>
      <w:r>
        <w:rPr>
          <w:color w:val="0000FF"/>
          <w:sz w:val="20"/>
        </w:rPr>
        <w:t>T72J5</w:t>
      </w:r>
      <w:r>
        <w:fldChar w:fldCharType="end"/>
      </w:r>
      <w:r>
        <w:rPr>
          <w:color w:val="0000FF"/>
          <w:sz w:val="20"/>
        </w:rPr>
        <w:t xml:space="preserve"> </w:t>
      </w:r>
      <w:r>
        <w:rPr>
          <w:sz w:val="20"/>
        </w:rPr>
        <w:t>(2025).</w:t>
      </w:r>
    </w:p>
    <w:p w14:paraId="3F1FC775" w14:textId="77777777" w:rsidR="00A40DB8" w:rsidRDefault="00096600">
      <w:pPr>
        <w:pStyle w:val="ListParagraph"/>
        <w:numPr>
          <w:ilvl w:val="0"/>
          <w:numId w:val="1"/>
        </w:numPr>
        <w:tabs>
          <w:tab w:val="left" w:pos="401"/>
        </w:tabs>
        <w:spacing w:before="66"/>
        <w:ind w:left="401" w:hanging="348"/>
        <w:jc w:val="left"/>
        <w:rPr>
          <w:i/>
          <w:sz w:val="20"/>
        </w:rPr>
      </w:pPr>
      <w:r>
        <w:rPr>
          <w:sz w:val="20"/>
        </w:rPr>
        <w:t>Bao, G., Zhang, H., Yang, L., Wang, C. &amp; Zhang, Y.</w:t>
      </w:r>
      <w:r>
        <w:rPr>
          <w:spacing w:val="23"/>
          <w:sz w:val="20"/>
        </w:rPr>
        <w:t xml:space="preserve"> </w:t>
      </w:r>
      <w:r>
        <w:rPr>
          <w:sz w:val="20"/>
        </w:rPr>
        <w:t>LLMs with Chain-of-Thought Are Non-Causal Reasoners.</w:t>
      </w:r>
      <w:r>
        <w:rPr>
          <w:spacing w:val="22"/>
          <w:sz w:val="20"/>
        </w:rPr>
        <w:t xml:space="preserve"> </w:t>
      </w:r>
      <w:r>
        <w:rPr>
          <w:i/>
          <w:spacing w:val="-4"/>
          <w:sz w:val="20"/>
        </w:rPr>
        <w:t>CoRR</w:t>
      </w:r>
    </w:p>
    <w:p w14:paraId="4133B9A2" w14:textId="77777777" w:rsidR="00A40DB8" w:rsidRDefault="00096600">
      <w:pPr>
        <w:pStyle w:val="BodyText"/>
        <w:spacing w:before="9"/>
        <w:ind w:left="395"/>
      </w:pPr>
      <w:r>
        <w:rPr>
          <w:spacing w:val="-2"/>
        </w:rPr>
        <w:t>(2024).</w:t>
      </w:r>
    </w:p>
    <w:p w14:paraId="7865456E" w14:textId="77777777" w:rsidR="00A40DB8" w:rsidRDefault="00096600">
      <w:pPr>
        <w:pStyle w:val="ListParagraph"/>
        <w:numPr>
          <w:ilvl w:val="0"/>
          <w:numId w:val="1"/>
        </w:numPr>
        <w:tabs>
          <w:tab w:val="left" w:pos="396"/>
          <w:tab w:val="left" w:pos="400"/>
        </w:tabs>
        <w:spacing w:before="74" w:line="249" w:lineRule="auto"/>
        <w:ind w:left="396" w:right="387" w:hanging="344"/>
        <w:jc w:val="both"/>
        <w:rPr>
          <w:sz w:val="20"/>
        </w:rPr>
      </w:pPr>
      <w:r>
        <w:rPr>
          <w:sz w:val="20"/>
        </w:rPr>
        <w:t>Ishii,</w:t>
      </w:r>
      <w:r>
        <w:rPr>
          <w:spacing w:val="-7"/>
          <w:sz w:val="20"/>
        </w:rPr>
        <w:t xml:space="preserve"> </w:t>
      </w:r>
      <w:r>
        <w:rPr>
          <w:sz w:val="20"/>
        </w:rPr>
        <w:t>A.,</w:t>
      </w:r>
      <w:r>
        <w:rPr>
          <w:spacing w:val="-10"/>
          <w:sz w:val="20"/>
        </w:rPr>
        <w:t xml:space="preserve"> </w:t>
      </w:r>
      <w:r>
        <w:rPr>
          <w:sz w:val="20"/>
        </w:rPr>
        <w:t>Inoue,</w:t>
      </w:r>
      <w:r>
        <w:rPr>
          <w:spacing w:val="-10"/>
          <w:sz w:val="20"/>
        </w:rPr>
        <w:t xml:space="preserve"> </w:t>
      </w:r>
      <w:r>
        <w:rPr>
          <w:sz w:val="20"/>
        </w:rPr>
        <w:t>N.,</w:t>
      </w:r>
      <w:r>
        <w:rPr>
          <w:spacing w:val="-10"/>
          <w:sz w:val="20"/>
        </w:rPr>
        <w:t xml:space="preserve"> </w:t>
      </w:r>
      <w:r>
        <w:rPr>
          <w:sz w:val="20"/>
        </w:rPr>
        <w:t>Suzuki,</w:t>
      </w:r>
      <w:r>
        <w:rPr>
          <w:spacing w:val="-10"/>
          <w:sz w:val="20"/>
        </w:rPr>
        <w:t xml:space="preserve"> </w:t>
      </w:r>
      <w:r>
        <w:rPr>
          <w:sz w:val="20"/>
        </w:rPr>
        <w:t>H.</w:t>
      </w:r>
      <w:r>
        <w:rPr>
          <w:spacing w:val="-10"/>
          <w:sz w:val="20"/>
        </w:rPr>
        <w:t xml:space="preserve"> </w:t>
      </w:r>
      <w:r>
        <w:rPr>
          <w:sz w:val="20"/>
        </w:rPr>
        <w:t>&amp;</w:t>
      </w:r>
      <w:r>
        <w:rPr>
          <w:spacing w:val="-10"/>
          <w:sz w:val="20"/>
        </w:rPr>
        <w:t xml:space="preserve"> </w:t>
      </w:r>
      <w:r>
        <w:rPr>
          <w:sz w:val="20"/>
        </w:rPr>
        <w:t>Sekine,</w:t>
      </w:r>
      <w:r>
        <w:rPr>
          <w:spacing w:val="-10"/>
          <w:sz w:val="20"/>
        </w:rPr>
        <w:t xml:space="preserve"> </w:t>
      </w:r>
      <w:r>
        <w:rPr>
          <w:sz w:val="20"/>
        </w:rPr>
        <w:t>S.</w:t>
      </w:r>
      <w:r>
        <w:rPr>
          <w:spacing w:val="9"/>
          <w:sz w:val="20"/>
        </w:rPr>
        <w:t xml:space="preserve"> </w:t>
      </w:r>
      <w:r>
        <w:rPr>
          <w:sz w:val="20"/>
        </w:rPr>
        <w:t>Analysis</w:t>
      </w:r>
      <w:r>
        <w:rPr>
          <w:spacing w:val="-10"/>
          <w:sz w:val="20"/>
        </w:rPr>
        <w:t xml:space="preserve"> </w:t>
      </w:r>
      <w:r>
        <w:rPr>
          <w:sz w:val="20"/>
        </w:rPr>
        <w:t>of</w:t>
      </w:r>
      <w:r>
        <w:rPr>
          <w:spacing w:val="-10"/>
          <w:sz w:val="20"/>
        </w:rPr>
        <w:t xml:space="preserve"> </w:t>
      </w:r>
      <w:r>
        <w:rPr>
          <w:sz w:val="20"/>
        </w:rPr>
        <w:t>LLM‘s</w:t>
      </w:r>
      <w:r>
        <w:rPr>
          <w:spacing w:val="-10"/>
          <w:sz w:val="20"/>
        </w:rPr>
        <w:t xml:space="preserve"> </w:t>
      </w:r>
      <w:r>
        <w:rPr>
          <w:sz w:val="20"/>
        </w:rPr>
        <w:t>“Spurious”</w:t>
      </w:r>
      <w:r>
        <w:rPr>
          <w:spacing w:val="-10"/>
          <w:sz w:val="20"/>
        </w:rPr>
        <w:t xml:space="preserve"> </w:t>
      </w:r>
      <w:r>
        <w:rPr>
          <w:sz w:val="20"/>
        </w:rPr>
        <w:t>Correct</w:t>
      </w:r>
      <w:r>
        <w:rPr>
          <w:spacing w:val="-10"/>
          <w:sz w:val="20"/>
        </w:rPr>
        <w:t xml:space="preserve"> </w:t>
      </w:r>
      <w:r>
        <w:rPr>
          <w:sz w:val="20"/>
        </w:rPr>
        <w:t>Answers</w:t>
      </w:r>
      <w:r>
        <w:rPr>
          <w:spacing w:val="-10"/>
          <w:sz w:val="20"/>
        </w:rPr>
        <w:t xml:space="preserve"> </w:t>
      </w:r>
      <w:r>
        <w:rPr>
          <w:sz w:val="20"/>
        </w:rPr>
        <w:t>Using</w:t>
      </w:r>
      <w:r>
        <w:rPr>
          <w:spacing w:val="-10"/>
          <w:sz w:val="20"/>
        </w:rPr>
        <w:t xml:space="preserve"> </w:t>
      </w:r>
      <w:r>
        <w:rPr>
          <w:sz w:val="20"/>
        </w:rPr>
        <w:t>Evidence</w:t>
      </w:r>
      <w:r>
        <w:rPr>
          <w:spacing w:val="-10"/>
          <w:sz w:val="20"/>
        </w:rPr>
        <w:t xml:space="preserve"> </w:t>
      </w:r>
      <w:r>
        <w:rPr>
          <w:sz w:val="20"/>
        </w:rPr>
        <w:t>Information of</w:t>
      </w:r>
      <w:r>
        <w:rPr>
          <w:spacing w:val="-3"/>
          <w:sz w:val="20"/>
        </w:rPr>
        <w:t xml:space="preserve"> </w:t>
      </w:r>
      <w:r>
        <w:rPr>
          <w:sz w:val="20"/>
        </w:rPr>
        <w:t>Multi-hop</w:t>
      </w:r>
      <w:r>
        <w:rPr>
          <w:spacing w:val="-4"/>
          <w:sz w:val="20"/>
        </w:rPr>
        <w:t xml:space="preserve"> </w:t>
      </w:r>
      <w:r>
        <w:rPr>
          <w:sz w:val="20"/>
        </w:rPr>
        <w:t>QA</w:t>
      </w:r>
      <w:r>
        <w:rPr>
          <w:spacing w:val="-3"/>
          <w:sz w:val="20"/>
        </w:rPr>
        <w:t xml:space="preserve"> </w:t>
      </w:r>
      <w:r>
        <w:rPr>
          <w:sz w:val="20"/>
        </w:rPr>
        <w:t>Datasets.</w:t>
      </w:r>
      <w:r>
        <w:rPr>
          <w:spacing w:val="18"/>
          <w:sz w:val="20"/>
        </w:rPr>
        <w:t xml:space="preserve"> </w:t>
      </w:r>
      <w:r>
        <w:rPr>
          <w:sz w:val="20"/>
        </w:rPr>
        <w:t>In</w:t>
      </w:r>
      <w:r>
        <w:rPr>
          <w:spacing w:val="-4"/>
          <w:sz w:val="20"/>
        </w:rPr>
        <w:t xml:space="preserve"> </w:t>
      </w:r>
      <w:r>
        <w:rPr>
          <w:sz w:val="20"/>
        </w:rPr>
        <w:t>Biswas,</w:t>
      </w:r>
      <w:r>
        <w:rPr>
          <w:spacing w:val="-3"/>
          <w:sz w:val="20"/>
        </w:rPr>
        <w:t xml:space="preserve"> </w:t>
      </w:r>
      <w:r>
        <w:rPr>
          <w:sz w:val="20"/>
        </w:rPr>
        <w:t>R.</w:t>
      </w:r>
      <w:r>
        <w:rPr>
          <w:spacing w:val="-3"/>
          <w:sz w:val="20"/>
        </w:rPr>
        <w:t xml:space="preserve"> </w:t>
      </w:r>
      <w:r>
        <w:rPr>
          <w:i/>
          <w:sz w:val="20"/>
        </w:rPr>
        <w:t>et</w:t>
      </w:r>
      <w:r>
        <w:rPr>
          <w:i/>
          <w:spacing w:val="-3"/>
          <w:sz w:val="20"/>
        </w:rPr>
        <w:t xml:space="preserve"> </w:t>
      </w:r>
      <w:r>
        <w:rPr>
          <w:i/>
          <w:sz w:val="20"/>
        </w:rPr>
        <w:t>al.</w:t>
      </w:r>
      <w:r>
        <w:rPr>
          <w:i/>
          <w:spacing w:val="-4"/>
          <w:sz w:val="20"/>
        </w:rPr>
        <w:t xml:space="preserve"> </w:t>
      </w:r>
      <w:r>
        <w:rPr>
          <w:sz w:val="20"/>
        </w:rPr>
        <w:t>(eds.)</w:t>
      </w:r>
      <w:r>
        <w:rPr>
          <w:spacing w:val="-3"/>
          <w:sz w:val="20"/>
        </w:rPr>
        <w:t xml:space="preserve"> </w:t>
      </w:r>
      <w:r>
        <w:rPr>
          <w:i/>
          <w:sz w:val="20"/>
        </w:rPr>
        <w:t>Proceedings</w:t>
      </w:r>
      <w:r>
        <w:rPr>
          <w:i/>
          <w:spacing w:val="-3"/>
          <w:sz w:val="20"/>
        </w:rPr>
        <w:t xml:space="preserve"> </w:t>
      </w:r>
      <w:r>
        <w:rPr>
          <w:i/>
          <w:sz w:val="20"/>
        </w:rPr>
        <w:t>of</w:t>
      </w:r>
      <w:r>
        <w:rPr>
          <w:i/>
          <w:spacing w:val="-3"/>
          <w:sz w:val="20"/>
        </w:rPr>
        <w:t xml:space="preserve"> </w:t>
      </w:r>
      <w:r>
        <w:rPr>
          <w:i/>
          <w:sz w:val="20"/>
        </w:rPr>
        <w:t>the</w:t>
      </w:r>
      <w:r>
        <w:rPr>
          <w:i/>
          <w:spacing w:val="-4"/>
          <w:sz w:val="20"/>
        </w:rPr>
        <w:t xml:space="preserve"> </w:t>
      </w:r>
      <w:r>
        <w:rPr>
          <w:i/>
          <w:sz w:val="20"/>
        </w:rPr>
        <w:t>1st</w:t>
      </w:r>
      <w:r>
        <w:rPr>
          <w:i/>
          <w:spacing w:val="-3"/>
          <w:sz w:val="20"/>
        </w:rPr>
        <w:t xml:space="preserve"> </w:t>
      </w:r>
      <w:r>
        <w:rPr>
          <w:i/>
          <w:sz w:val="20"/>
        </w:rPr>
        <w:t>Workshop</w:t>
      </w:r>
      <w:r>
        <w:rPr>
          <w:i/>
          <w:spacing w:val="-3"/>
          <w:sz w:val="20"/>
        </w:rPr>
        <w:t xml:space="preserve"> </w:t>
      </w:r>
      <w:r>
        <w:rPr>
          <w:i/>
          <w:sz w:val="20"/>
        </w:rPr>
        <w:t>on</w:t>
      </w:r>
      <w:r>
        <w:rPr>
          <w:i/>
          <w:spacing w:val="-3"/>
          <w:sz w:val="20"/>
        </w:rPr>
        <w:t xml:space="preserve"> </w:t>
      </w:r>
      <w:r>
        <w:rPr>
          <w:i/>
          <w:sz w:val="20"/>
        </w:rPr>
        <w:t>Knowledge</w:t>
      </w:r>
      <w:r>
        <w:rPr>
          <w:i/>
          <w:spacing w:val="-4"/>
          <w:sz w:val="20"/>
        </w:rPr>
        <w:t xml:space="preserve"> </w:t>
      </w:r>
      <w:r>
        <w:rPr>
          <w:i/>
          <w:sz w:val="20"/>
        </w:rPr>
        <w:t>Graphs</w:t>
      </w:r>
      <w:r>
        <w:rPr>
          <w:i/>
          <w:spacing w:val="-3"/>
          <w:sz w:val="20"/>
        </w:rPr>
        <w:t xml:space="preserve"> </w:t>
      </w:r>
      <w:r>
        <w:rPr>
          <w:i/>
          <w:sz w:val="20"/>
        </w:rPr>
        <w:t>and</w:t>
      </w:r>
      <w:r>
        <w:rPr>
          <w:i/>
          <w:spacing w:val="-3"/>
          <w:sz w:val="20"/>
        </w:rPr>
        <w:t xml:space="preserve"> </w:t>
      </w:r>
      <w:r>
        <w:rPr>
          <w:i/>
          <w:sz w:val="20"/>
        </w:rPr>
        <w:t>Large Language</w:t>
      </w:r>
      <w:r>
        <w:rPr>
          <w:i/>
          <w:spacing w:val="-10"/>
          <w:sz w:val="20"/>
        </w:rPr>
        <w:t xml:space="preserve"> </w:t>
      </w:r>
      <w:r>
        <w:rPr>
          <w:i/>
          <w:sz w:val="20"/>
        </w:rPr>
        <w:t>Models</w:t>
      </w:r>
      <w:r>
        <w:rPr>
          <w:i/>
          <w:spacing w:val="-10"/>
          <w:sz w:val="20"/>
        </w:rPr>
        <w:t xml:space="preserve"> </w:t>
      </w:r>
      <w:r>
        <w:rPr>
          <w:i/>
          <w:sz w:val="20"/>
        </w:rPr>
        <w:t>(KaLLM</w:t>
      </w:r>
      <w:r>
        <w:rPr>
          <w:i/>
          <w:spacing w:val="-9"/>
          <w:sz w:val="20"/>
        </w:rPr>
        <w:t xml:space="preserve"> </w:t>
      </w:r>
      <w:r>
        <w:rPr>
          <w:i/>
          <w:sz w:val="20"/>
        </w:rPr>
        <w:t>2024)</w:t>
      </w:r>
      <w:r>
        <w:rPr>
          <w:sz w:val="20"/>
        </w:rPr>
        <w:t>,</w:t>
      </w:r>
      <w:r>
        <w:rPr>
          <w:spacing w:val="-10"/>
          <w:sz w:val="20"/>
        </w:rPr>
        <w:t xml:space="preserve"> </w:t>
      </w:r>
      <w:r>
        <w:rPr>
          <w:sz w:val="20"/>
        </w:rPr>
        <w:t>24–34,</w:t>
      </w:r>
      <w:r>
        <w:rPr>
          <w:spacing w:val="-10"/>
          <w:sz w:val="20"/>
        </w:rPr>
        <w:t xml:space="preserve"> </w:t>
      </w:r>
      <w:r>
        <w:rPr>
          <w:sz w:val="20"/>
        </w:rPr>
        <w:t>DOI:</w:t>
      </w:r>
      <w:r>
        <w:rPr>
          <w:spacing w:val="-10"/>
          <w:sz w:val="20"/>
        </w:rPr>
        <w:t xml:space="preserve"> </w:t>
      </w:r>
      <w:hyperlink r:id="rId86">
        <w:r w:rsidR="00A40DB8">
          <w:rPr>
            <w:color w:val="0000FF"/>
            <w:sz w:val="20"/>
          </w:rPr>
          <w:t>10.18653/v1/2024.kallm-1.3</w:t>
        </w:r>
      </w:hyperlink>
      <w:r>
        <w:rPr>
          <w:color w:val="0000FF"/>
          <w:spacing w:val="-10"/>
          <w:sz w:val="20"/>
        </w:rPr>
        <w:t xml:space="preserve"> </w:t>
      </w:r>
      <w:r>
        <w:rPr>
          <w:sz w:val="20"/>
        </w:rPr>
        <w:t>(Association</w:t>
      </w:r>
      <w:r>
        <w:rPr>
          <w:spacing w:val="-10"/>
          <w:sz w:val="20"/>
        </w:rPr>
        <w:t xml:space="preserve"> </w:t>
      </w:r>
      <w:r>
        <w:rPr>
          <w:sz w:val="20"/>
        </w:rPr>
        <w:t>for</w:t>
      </w:r>
      <w:r>
        <w:rPr>
          <w:spacing w:val="-10"/>
          <w:sz w:val="20"/>
        </w:rPr>
        <w:t xml:space="preserve"> </w:t>
      </w:r>
      <w:r>
        <w:rPr>
          <w:sz w:val="20"/>
        </w:rPr>
        <w:t>Computational</w:t>
      </w:r>
      <w:r>
        <w:rPr>
          <w:spacing w:val="-10"/>
          <w:sz w:val="20"/>
        </w:rPr>
        <w:t xml:space="preserve"> </w:t>
      </w:r>
      <w:r>
        <w:rPr>
          <w:sz w:val="20"/>
        </w:rPr>
        <w:t xml:space="preserve">Linguistics, </w:t>
      </w:r>
      <w:bookmarkStart w:id="1277" w:name="_bookmark55"/>
      <w:bookmarkEnd w:id="1277"/>
      <w:r>
        <w:rPr>
          <w:sz w:val="20"/>
        </w:rPr>
        <w:t>Bangkok, Thailand, 2024).</w:t>
      </w:r>
    </w:p>
    <w:p w14:paraId="60257509" w14:textId="77777777" w:rsidR="00A40DB8" w:rsidRDefault="00096600">
      <w:pPr>
        <w:pStyle w:val="ListParagraph"/>
        <w:numPr>
          <w:ilvl w:val="0"/>
          <w:numId w:val="1"/>
        </w:numPr>
        <w:tabs>
          <w:tab w:val="left" w:pos="401"/>
        </w:tabs>
        <w:spacing w:before="65"/>
        <w:ind w:left="401" w:hanging="348"/>
        <w:jc w:val="both"/>
        <w:rPr>
          <w:sz w:val="20"/>
        </w:rPr>
      </w:pPr>
      <w:r>
        <w:rPr>
          <w:spacing w:val="-2"/>
          <w:sz w:val="20"/>
        </w:rPr>
        <w:t>de</w:t>
      </w:r>
      <w:r>
        <w:rPr>
          <w:spacing w:val="-5"/>
          <w:sz w:val="20"/>
        </w:rPr>
        <w:t xml:space="preserve"> </w:t>
      </w:r>
      <w:r>
        <w:rPr>
          <w:spacing w:val="-2"/>
          <w:sz w:val="20"/>
        </w:rPr>
        <w:t>Hond,</w:t>
      </w:r>
      <w:r>
        <w:rPr>
          <w:spacing w:val="-4"/>
          <w:sz w:val="20"/>
        </w:rPr>
        <w:t xml:space="preserve"> </w:t>
      </w:r>
      <w:r>
        <w:rPr>
          <w:spacing w:val="-2"/>
          <w:sz w:val="20"/>
        </w:rPr>
        <w:t>A.</w:t>
      </w:r>
      <w:r>
        <w:rPr>
          <w:spacing w:val="-5"/>
          <w:sz w:val="20"/>
        </w:rPr>
        <w:t xml:space="preserve"> </w:t>
      </w:r>
      <w:r>
        <w:rPr>
          <w:i/>
          <w:spacing w:val="-2"/>
          <w:sz w:val="20"/>
        </w:rPr>
        <w:t>et</w:t>
      </w:r>
      <w:r>
        <w:rPr>
          <w:i/>
          <w:spacing w:val="-4"/>
          <w:sz w:val="20"/>
        </w:rPr>
        <w:t xml:space="preserve"> </w:t>
      </w:r>
      <w:r>
        <w:rPr>
          <w:i/>
          <w:spacing w:val="-2"/>
          <w:sz w:val="20"/>
        </w:rPr>
        <w:t>al.</w:t>
      </w:r>
      <w:r>
        <w:rPr>
          <w:i/>
          <w:spacing w:val="16"/>
          <w:sz w:val="20"/>
        </w:rPr>
        <w:t xml:space="preserve"> </w:t>
      </w:r>
      <w:r>
        <w:rPr>
          <w:spacing w:val="-2"/>
          <w:sz w:val="20"/>
        </w:rPr>
        <w:t>From</w:t>
      </w:r>
      <w:r>
        <w:rPr>
          <w:spacing w:val="-4"/>
          <w:sz w:val="20"/>
        </w:rPr>
        <w:t xml:space="preserve"> </w:t>
      </w:r>
      <w:r>
        <w:rPr>
          <w:spacing w:val="-2"/>
          <w:sz w:val="20"/>
        </w:rPr>
        <w:t>text</w:t>
      </w:r>
      <w:r>
        <w:rPr>
          <w:spacing w:val="-5"/>
          <w:sz w:val="20"/>
        </w:rPr>
        <w:t xml:space="preserve"> </w:t>
      </w:r>
      <w:r>
        <w:rPr>
          <w:spacing w:val="-2"/>
          <w:sz w:val="20"/>
        </w:rPr>
        <w:t>to</w:t>
      </w:r>
      <w:r>
        <w:rPr>
          <w:spacing w:val="-4"/>
          <w:sz w:val="20"/>
        </w:rPr>
        <w:t xml:space="preserve"> </w:t>
      </w:r>
      <w:r>
        <w:rPr>
          <w:spacing w:val="-2"/>
          <w:sz w:val="20"/>
        </w:rPr>
        <w:t>treatment:</w:t>
      </w:r>
      <w:r>
        <w:rPr>
          <w:spacing w:val="7"/>
          <w:sz w:val="20"/>
        </w:rPr>
        <w:t xml:space="preserve"> </w:t>
      </w:r>
      <w:r>
        <w:rPr>
          <w:spacing w:val="-2"/>
          <w:sz w:val="20"/>
        </w:rPr>
        <w:t>the</w:t>
      </w:r>
      <w:r>
        <w:rPr>
          <w:spacing w:val="-5"/>
          <w:sz w:val="20"/>
        </w:rPr>
        <w:t xml:space="preserve"> </w:t>
      </w:r>
      <w:r>
        <w:rPr>
          <w:spacing w:val="-2"/>
          <w:sz w:val="20"/>
        </w:rPr>
        <w:t>crucial</w:t>
      </w:r>
      <w:r>
        <w:rPr>
          <w:spacing w:val="-4"/>
          <w:sz w:val="20"/>
        </w:rPr>
        <w:t xml:space="preserve"> </w:t>
      </w:r>
      <w:r>
        <w:rPr>
          <w:spacing w:val="-2"/>
          <w:sz w:val="20"/>
        </w:rPr>
        <w:t>role</w:t>
      </w:r>
      <w:r>
        <w:rPr>
          <w:spacing w:val="-4"/>
          <w:sz w:val="20"/>
        </w:rPr>
        <w:t xml:space="preserve"> </w:t>
      </w:r>
      <w:r>
        <w:rPr>
          <w:spacing w:val="-2"/>
          <w:sz w:val="20"/>
        </w:rPr>
        <w:t>of</w:t>
      </w:r>
      <w:r>
        <w:rPr>
          <w:spacing w:val="-5"/>
          <w:sz w:val="20"/>
        </w:rPr>
        <w:t xml:space="preserve"> </w:t>
      </w:r>
      <w:r>
        <w:rPr>
          <w:spacing w:val="-2"/>
          <w:sz w:val="20"/>
        </w:rPr>
        <w:t>validation</w:t>
      </w:r>
      <w:r>
        <w:rPr>
          <w:spacing w:val="-4"/>
          <w:sz w:val="20"/>
        </w:rPr>
        <w:t xml:space="preserve"> </w:t>
      </w:r>
      <w:r>
        <w:rPr>
          <w:spacing w:val="-2"/>
          <w:sz w:val="20"/>
        </w:rPr>
        <w:t>for</w:t>
      </w:r>
      <w:r>
        <w:rPr>
          <w:spacing w:val="-4"/>
          <w:sz w:val="20"/>
        </w:rPr>
        <w:t xml:space="preserve"> </w:t>
      </w:r>
      <w:r>
        <w:rPr>
          <w:spacing w:val="-2"/>
          <w:sz w:val="20"/>
        </w:rPr>
        <w:t>generative</w:t>
      </w:r>
      <w:r>
        <w:rPr>
          <w:spacing w:val="-5"/>
          <w:sz w:val="20"/>
        </w:rPr>
        <w:t xml:space="preserve"> </w:t>
      </w:r>
      <w:r>
        <w:rPr>
          <w:spacing w:val="-2"/>
          <w:sz w:val="20"/>
        </w:rPr>
        <w:t>large</w:t>
      </w:r>
      <w:r>
        <w:rPr>
          <w:spacing w:val="-4"/>
          <w:sz w:val="20"/>
        </w:rPr>
        <w:t xml:space="preserve"> </w:t>
      </w:r>
      <w:r>
        <w:rPr>
          <w:spacing w:val="-2"/>
          <w:sz w:val="20"/>
        </w:rPr>
        <w:t>language</w:t>
      </w:r>
      <w:r>
        <w:rPr>
          <w:spacing w:val="-4"/>
          <w:sz w:val="20"/>
        </w:rPr>
        <w:t xml:space="preserve"> </w:t>
      </w:r>
      <w:r>
        <w:rPr>
          <w:spacing w:val="-2"/>
          <w:sz w:val="20"/>
        </w:rPr>
        <w:t>models</w:t>
      </w:r>
      <w:r>
        <w:rPr>
          <w:spacing w:val="-5"/>
          <w:sz w:val="20"/>
        </w:rPr>
        <w:t xml:space="preserve"> </w:t>
      </w:r>
      <w:r>
        <w:rPr>
          <w:spacing w:val="-2"/>
          <w:sz w:val="20"/>
        </w:rPr>
        <w:t>in</w:t>
      </w:r>
      <w:r>
        <w:rPr>
          <w:spacing w:val="-4"/>
          <w:sz w:val="20"/>
        </w:rPr>
        <w:t xml:space="preserve"> </w:t>
      </w:r>
      <w:r>
        <w:rPr>
          <w:spacing w:val="-2"/>
          <w:sz w:val="20"/>
        </w:rPr>
        <w:t>health</w:t>
      </w:r>
      <w:r>
        <w:rPr>
          <w:spacing w:val="-5"/>
          <w:sz w:val="20"/>
        </w:rPr>
        <w:t xml:space="preserve"> </w:t>
      </w:r>
      <w:r>
        <w:rPr>
          <w:spacing w:val="-2"/>
          <w:sz w:val="20"/>
        </w:rPr>
        <w:t>care.</w:t>
      </w:r>
    </w:p>
    <w:p w14:paraId="1807BFA6" w14:textId="77777777" w:rsidR="00A40DB8" w:rsidRDefault="00096600">
      <w:pPr>
        <w:spacing w:before="10"/>
        <w:ind w:left="391"/>
        <w:jc w:val="both"/>
        <w:rPr>
          <w:sz w:val="20"/>
        </w:rPr>
      </w:pPr>
      <w:bookmarkStart w:id="1278" w:name="_bookmark56"/>
      <w:bookmarkEnd w:id="1278"/>
      <w:r>
        <w:rPr>
          <w:i/>
          <w:sz w:val="20"/>
        </w:rPr>
        <w:t>The</w:t>
      </w:r>
      <w:r>
        <w:rPr>
          <w:i/>
          <w:spacing w:val="-6"/>
          <w:sz w:val="20"/>
        </w:rPr>
        <w:t xml:space="preserve"> </w:t>
      </w:r>
      <w:r>
        <w:rPr>
          <w:i/>
          <w:sz w:val="20"/>
        </w:rPr>
        <w:t>Lancet</w:t>
      </w:r>
      <w:r>
        <w:rPr>
          <w:i/>
          <w:spacing w:val="-6"/>
          <w:sz w:val="20"/>
        </w:rPr>
        <w:t xml:space="preserve"> </w:t>
      </w:r>
      <w:r>
        <w:rPr>
          <w:i/>
          <w:sz w:val="20"/>
        </w:rPr>
        <w:t>Digit.</w:t>
      </w:r>
      <w:r>
        <w:rPr>
          <w:i/>
          <w:spacing w:val="-5"/>
          <w:sz w:val="20"/>
        </w:rPr>
        <w:t xml:space="preserve"> </w:t>
      </w:r>
      <w:r>
        <w:rPr>
          <w:i/>
          <w:sz w:val="20"/>
        </w:rPr>
        <w:t>Heal.</w:t>
      </w:r>
      <w:r>
        <w:rPr>
          <w:i/>
          <w:spacing w:val="-6"/>
          <w:sz w:val="20"/>
        </w:rPr>
        <w:t xml:space="preserve"> </w:t>
      </w:r>
      <w:r>
        <w:rPr>
          <w:b/>
          <w:sz w:val="20"/>
        </w:rPr>
        <w:t>6</w:t>
      </w:r>
      <w:r>
        <w:rPr>
          <w:sz w:val="20"/>
        </w:rPr>
        <w:t>,</w:t>
      </w:r>
      <w:r>
        <w:rPr>
          <w:spacing w:val="-6"/>
          <w:sz w:val="20"/>
        </w:rPr>
        <w:t xml:space="preserve"> </w:t>
      </w:r>
      <w:r>
        <w:rPr>
          <w:sz w:val="20"/>
        </w:rPr>
        <w:t>e441–e443</w:t>
      </w:r>
      <w:r>
        <w:rPr>
          <w:spacing w:val="-5"/>
          <w:sz w:val="20"/>
        </w:rPr>
        <w:t xml:space="preserve"> </w:t>
      </w:r>
      <w:r>
        <w:rPr>
          <w:spacing w:val="-2"/>
          <w:sz w:val="20"/>
        </w:rPr>
        <w:t>(2024).</w:t>
      </w:r>
    </w:p>
    <w:p w14:paraId="7C5013ED" w14:textId="77777777" w:rsidR="00A40DB8" w:rsidRDefault="00096600">
      <w:pPr>
        <w:pStyle w:val="ListParagraph"/>
        <w:numPr>
          <w:ilvl w:val="0"/>
          <w:numId w:val="1"/>
        </w:numPr>
        <w:tabs>
          <w:tab w:val="left" w:pos="402"/>
        </w:tabs>
        <w:spacing w:before="74" w:line="249" w:lineRule="auto"/>
        <w:ind w:right="411" w:hanging="349"/>
        <w:jc w:val="both"/>
        <w:rPr>
          <w:sz w:val="20"/>
        </w:rPr>
      </w:pPr>
      <w:r>
        <w:rPr>
          <w:sz w:val="20"/>
        </w:rPr>
        <w:t>Gourabathina,</w:t>
      </w:r>
      <w:r>
        <w:rPr>
          <w:spacing w:val="-6"/>
          <w:sz w:val="20"/>
        </w:rPr>
        <w:t xml:space="preserve"> </w:t>
      </w:r>
      <w:r>
        <w:rPr>
          <w:sz w:val="20"/>
        </w:rPr>
        <w:t>A.,</w:t>
      </w:r>
      <w:r>
        <w:rPr>
          <w:spacing w:val="-6"/>
          <w:sz w:val="20"/>
        </w:rPr>
        <w:t xml:space="preserve"> </w:t>
      </w:r>
      <w:r>
        <w:rPr>
          <w:sz w:val="20"/>
        </w:rPr>
        <w:t>Hao,</w:t>
      </w:r>
      <w:r>
        <w:rPr>
          <w:spacing w:val="-6"/>
          <w:sz w:val="20"/>
        </w:rPr>
        <w:t xml:space="preserve"> </w:t>
      </w:r>
      <w:r>
        <w:rPr>
          <w:sz w:val="20"/>
        </w:rPr>
        <w:t>Y.,</w:t>
      </w:r>
      <w:r>
        <w:rPr>
          <w:spacing w:val="-6"/>
          <w:sz w:val="20"/>
        </w:rPr>
        <w:t xml:space="preserve"> </w:t>
      </w:r>
      <w:r>
        <w:rPr>
          <w:sz w:val="20"/>
        </w:rPr>
        <w:t>Gerych,</w:t>
      </w:r>
      <w:r>
        <w:rPr>
          <w:spacing w:val="-6"/>
          <w:sz w:val="20"/>
        </w:rPr>
        <w:t xml:space="preserve"> </w:t>
      </w:r>
      <w:r>
        <w:rPr>
          <w:sz w:val="20"/>
        </w:rPr>
        <w:t>W.</w:t>
      </w:r>
      <w:r>
        <w:rPr>
          <w:spacing w:val="-6"/>
          <w:sz w:val="20"/>
        </w:rPr>
        <w:t xml:space="preserve"> </w:t>
      </w:r>
      <w:r>
        <w:rPr>
          <w:sz w:val="20"/>
        </w:rPr>
        <w:t>&amp;</w:t>
      </w:r>
      <w:r>
        <w:rPr>
          <w:spacing w:val="-6"/>
          <w:sz w:val="20"/>
        </w:rPr>
        <w:t xml:space="preserve"> </w:t>
      </w:r>
      <w:r>
        <w:rPr>
          <w:sz w:val="20"/>
        </w:rPr>
        <w:t>Ghassemi,</w:t>
      </w:r>
      <w:r>
        <w:rPr>
          <w:spacing w:val="-6"/>
          <w:sz w:val="20"/>
        </w:rPr>
        <w:t xml:space="preserve"> </w:t>
      </w:r>
      <w:r>
        <w:rPr>
          <w:sz w:val="20"/>
        </w:rPr>
        <w:t>M.</w:t>
      </w:r>
      <w:r>
        <w:rPr>
          <w:spacing w:val="14"/>
          <w:sz w:val="20"/>
        </w:rPr>
        <w:t xml:space="preserve"> </w:t>
      </w:r>
      <w:r>
        <w:rPr>
          <w:sz w:val="20"/>
        </w:rPr>
        <w:t>The</w:t>
      </w:r>
      <w:r>
        <w:rPr>
          <w:spacing w:val="-6"/>
          <w:sz w:val="20"/>
        </w:rPr>
        <w:t xml:space="preserve"> </w:t>
      </w:r>
      <w:r>
        <w:rPr>
          <w:sz w:val="20"/>
        </w:rPr>
        <w:t>medperturb</w:t>
      </w:r>
      <w:r>
        <w:rPr>
          <w:spacing w:val="-6"/>
          <w:sz w:val="20"/>
        </w:rPr>
        <w:t xml:space="preserve"> </w:t>
      </w:r>
      <w:r>
        <w:rPr>
          <w:sz w:val="20"/>
        </w:rPr>
        <w:t>dataset: What</w:t>
      </w:r>
      <w:r>
        <w:rPr>
          <w:spacing w:val="-6"/>
          <w:sz w:val="20"/>
        </w:rPr>
        <w:t xml:space="preserve"> </w:t>
      </w:r>
      <w:r>
        <w:rPr>
          <w:sz w:val="20"/>
        </w:rPr>
        <w:t>non-content</w:t>
      </w:r>
      <w:r>
        <w:rPr>
          <w:spacing w:val="-6"/>
          <w:sz w:val="20"/>
        </w:rPr>
        <w:t xml:space="preserve"> </w:t>
      </w:r>
      <w:r>
        <w:rPr>
          <w:sz w:val="20"/>
        </w:rPr>
        <w:t>perturbations</w:t>
      </w:r>
      <w:r>
        <w:rPr>
          <w:spacing w:val="-6"/>
          <w:sz w:val="20"/>
        </w:rPr>
        <w:t xml:space="preserve"> </w:t>
      </w:r>
      <w:r>
        <w:rPr>
          <w:sz w:val="20"/>
        </w:rPr>
        <w:t xml:space="preserve">reveal </w:t>
      </w:r>
      <w:bookmarkStart w:id="1279" w:name="_bookmark57"/>
      <w:bookmarkEnd w:id="1279"/>
      <w:r>
        <w:rPr>
          <w:sz w:val="20"/>
        </w:rPr>
        <w:t>about human and clinical llm decision making.</w:t>
      </w:r>
      <w:r>
        <w:rPr>
          <w:spacing w:val="38"/>
          <w:sz w:val="20"/>
        </w:rPr>
        <w:t xml:space="preserve"> </w:t>
      </w:r>
      <w:r>
        <w:rPr>
          <w:i/>
          <w:sz w:val="20"/>
        </w:rPr>
        <w:t xml:space="preserve">arXiv preprint arXiv:2506.17163 </w:t>
      </w:r>
      <w:r>
        <w:rPr>
          <w:sz w:val="20"/>
        </w:rPr>
        <w:t>(2025).</w:t>
      </w:r>
    </w:p>
    <w:p w14:paraId="27195606" w14:textId="77777777" w:rsidR="00A40DB8" w:rsidRDefault="00096600">
      <w:pPr>
        <w:pStyle w:val="ListParagraph"/>
        <w:numPr>
          <w:ilvl w:val="0"/>
          <w:numId w:val="1"/>
        </w:numPr>
        <w:tabs>
          <w:tab w:val="left" w:pos="396"/>
          <w:tab w:val="left" w:pos="401"/>
        </w:tabs>
        <w:spacing w:before="66" w:line="249" w:lineRule="auto"/>
        <w:ind w:left="396" w:right="377" w:hanging="343"/>
        <w:jc w:val="both"/>
        <w:rPr>
          <w:sz w:val="20"/>
        </w:rPr>
      </w:pPr>
      <w:r>
        <w:rPr>
          <w:sz w:val="20"/>
        </w:rPr>
        <w:t xml:space="preserve">Yang, Q. </w:t>
      </w:r>
      <w:r>
        <w:rPr>
          <w:i/>
          <w:sz w:val="20"/>
        </w:rPr>
        <w:t>et al.</w:t>
      </w:r>
      <w:r>
        <w:rPr>
          <w:i/>
          <w:spacing w:val="40"/>
          <w:sz w:val="20"/>
        </w:rPr>
        <w:t xml:space="preserve"> </w:t>
      </w:r>
      <w:r>
        <w:rPr>
          <w:sz w:val="20"/>
        </w:rPr>
        <w:t>Harnessing Biomedical Literature to Calibrate Clinicians’ Trust in AI Decision Support Systems.</w:t>
      </w:r>
      <w:r>
        <w:rPr>
          <w:spacing w:val="40"/>
          <w:sz w:val="20"/>
        </w:rPr>
        <w:t xml:space="preserve"> </w:t>
      </w:r>
      <w:r>
        <w:rPr>
          <w:sz w:val="20"/>
        </w:rPr>
        <w:t xml:space="preserve">In </w:t>
      </w:r>
      <w:r>
        <w:rPr>
          <w:i/>
          <w:spacing w:val="-2"/>
          <w:sz w:val="20"/>
        </w:rPr>
        <w:t>Proceedings</w:t>
      </w:r>
      <w:r>
        <w:rPr>
          <w:i/>
          <w:spacing w:val="-11"/>
          <w:sz w:val="20"/>
        </w:rPr>
        <w:t xml:space="preserve"> </w:t>
      </w:r>
      <w:r>
        <w:rPr>
          <w:i/>
          <w:spacing w:val="-2"/>
          <w:sz w:val="20"/>
        </w:rPr>
        <w:t>of</w:t>
      </w:r>
      <w:r>
        <w:rPr>
          <w:i/>
          <w:spacing w:val="-10"/>
          <w:sz w:val="20"/>
        </w:rPr>
        <w:t xml:space="preserve"> </w:t>
      </w:r>
      <w:r>
        <w:rPr>
          <w:i/>
          <w:spacing w:val="-2"/>
          <w:sz w:val="20"/>
        </w:rPr>
        <w:t>the</w:t>
      </w:r>
      <w:r>
        <w:rPr>
          <w:i/>
          <w:spacing w:val="-11"/>
          <w:sz w:val="20"/>
        </w:rPr>
        <w:t xml:space="preserve"> </w:t>
      </w:r>
      <w:r>
        <w:rPr>
          <w:i/>
          <w:spacing w:val="-2"/>
          <w:sz w:val="20"/>
        </w:rPr>
        <w:t>2023</w:t>
      </w:r>
      <w:r>
        <w:rPr>
          <w:i/>
          <w:spacing w:val="-10"/>
          <w:sz w:val="20"/>
        </w:rPr>
        <w:t xml:space="preserve"> </w:t>
      </w:r>
      <w:r>
        <w:rPr>
          <w:i/>
          <w:spacing w:val="-2"/>
          <w:sz w:val="20"/>
        </w:rPr>
        <w:t>CHI</w:t>
      </w:r>
      <w:r>
        <w:rPr>
          <w:i/>
          <w:spacing w:val="-11"/>
          <w:sz w:val="20"/>
        </w:rPr>
        <w:t xml:space="preserve"> </w:t>
      </w:r>
      <w:r>
        <w:rPr>
          <w:i/>
          <w:spacing w:val="-2"/>
          <w:sz w:val="20"/>
        </w:rPr>
        <w:t>Conference</w:t>
      </w:r>
      <w:r>
        <w:rPr>
          <w:i/>
          <w:spacing w:val="-10"/>
          <w:sz w:val="20"/>
        </w:rPr>
        <w:t xml:space="preserve"> </w:t>
      </w:r>
      <w:r>
        <w:rPr>
          <w:i/>
          <w:spacing w:val="-2"/>
          <w:sz w:val="20"/>
        </w:rPr>
        <w:t>on</w:t>
      </w:r>
      <w:r>
        <w:rPr>
          <w:i/>
          <w:spacing w:val="-11"/>
          <w:sz w:val="20"/>
        </w:rPr>
        <w:t xml:space="preserve"> </w:t>
      </w:r>
      <w:r>
        <w:rPr>
          <w:i/>
          <w:spacing w:val="-2"/>
          <w:sz w:val="20"/>
        </w:rPr>
        <w:t>Human</w:t>
      </w:r>
      <w:r>
        <w:rPr>
          <w:i/>
          <w:spacing w:val="-10"/>
          <w:sz w:val="20"/>
        </w:rPr>
        <w:t xml:space="preserve"> </w:t>
      </w:r>
      <w:r>
        <w:rPr>
          <w:i/>
          <w:spacing w:val="-2"/>
          <w:sz w:val="20"/>
        </w:rPr>
        <w:t>Factors</w:t>
      </w:r>
      <w:r>
        <w:rPr>
          <w:i/>
          <w:spacing w:val="-11"/>
          <w:sz w:val="20"/>
        </w:rPr>
        <w:t xml:space="preserve"> </w:t>
      </w:r>
      <w:r>
        <w:rPr>
          <w:i/>
          <w:spacing w:val="-2"/>
          <w:sz w:val="20"/>
        </w:rPr>
        <w:t>in</w:t>
      </w:r>
      <w:r>
        <w:rPr>
          <w:i/>
          <w:spacing w:val="-10"/>
          <w:sz w:val="20"/>
        </w:rPr>
        <w:t xml:space="preserve"> </w:t>
      </w:r>
      <w:r>
        <w:rPr>
          <w:i/>
          <w:spacing w:val="-2"/>
          <w:sz w:val="20"/>
        </w:rPr>
        <w:t>Computing</w:t>
      </w:r>
      <w:r>
        <w:rPr>
          <w:i/>
          <w:spacing w:val="-11"/>
          <w:sz w:val="20"/>
        </w:rPr>
        <w:t xml:space="preserve"> </w:t>
      </w:r>
      <w:r>
        <w:rPr>
          <w:i/>
          <w:spacing w:val="-2"/>
          <w:sz w:val="20"/>
        </w:rPr>
        <w:t>Systems</w:t>
      </w:r>
      <w:r>
        <w:rPr>
          <w:spacing w:val="-2"/>
          <w:sz w:val="20"/>
        </w:rPr>
        <w:t>,</w:t>
      </w:r>
      <w:r>
        <w:rPr>
          <w:spacing w:val="-9"/>
          <w:sz w:val="20"/>
        </w:rPr>
        <w:t xml:space="preserve"> </w:t>
      </w:r>
      <w:r>
        <w:rPr>
          <w:spacing w:val="-2"/>
          <w:sz w:val="20"/>
        </w:rPr>
        <w:t>CHI</w:t>
      </w:r>
      <w:r>
        <w:rPr>
          <w:spacing w:val="-11"/>
          <w:sz w:val="20"/>
        </w:rPr>
        <w:t xml:space="preserve"> </w:t>
      </w:r>
      <w:r>
        <w:rPr>
          <w:spacing w:val="-2"/>
          <w:sz w:val="20"/>
        </w:rPr>
        <w:t>’23,</w:t>
      </w:r>
      <w:r>
        <w:rPr>
          <w:spacing w:val="-9"/>
          <w:sz w:val="20"/>
        </w:rPr>
        <w:t xml:space="preserve"> </w:t>
      </w:r>
      <w:r>
        <w:rPr>
          <w:spacing w:val="-2"/>
          <w:sz w:val="20"/>
        </w:rPr>
        <w:t>1–14,</w:t>
      </w:r>
      <w:r>
        <w:rPr>
          <w:spacing w:val="-10"/>
          <w:sz w:val="20"/>
        </w:rPr>
        <w:t xml:space="preserve"> </w:t>
      </w:r>
      <w:r>
        <w:rPr>
          <w:spacing w:val="-2"/>
          <w:sz w:val="20"/>
        </w:rPr>
        <w:t>DOI:</w:t>
      </w:r>
      <w:r>
        <w:rPr>
          <w:spacing w:val="-10"/>
          <w:sz w:val="20"/>
        </w:rPr>
        <w:t xml:space="preserve"> </w:t>
      </w:r>
      <w:hyperlink r:id="rId87">
        <w:r w:rsidR="00A40DB8">
          <w:rPr>
            <w:color w:val="0000FF"/>
            <w:spacing w:val="-2"/>
            <w:sz w:val="20"/>
          </w:rPr>
          <w:t>10.1145/3544548.</w:t>
        </w:r>
      </w:hyperlink>
      <w:r>
        <w:rPr>
          <w:color w:val="0000FF"/>
          <w:spacing w:val="-2"/>
          <w:sz w:val="20"/>
        </w:rPr>
        <w:t xml:space="preserve"> </w:t>
      </w:r>
      <w:bookmarkStart w:id="1280" w:name="_bookmark58"/>
      <w:bookmarkEnd w:id="1280"/>
      <w:r>
        <w:fldChar w:fldCharType="begin"/>
      </w:r>
      <w:r>
        <w:instrText>HYPERLINK "10.1145/3544548.3581393" \h</w:instrText>
      </w:r>
      <w:r>
        <w:fldChar w:fldCharType="separate"/>
      </w:r>
      <w:r>
        <w:rPr>
          <w:color w:val="0000FF"/>
          <w:sz w:val="20"/>
        </w:rPr>
        <w:t>3581393</w:t>
      </w:r>
      <w:r>
        <w:fldChar w:fldCharType="end"/>
      </w:r>
      <w:r>
        <w:rPr>
          <w:color w:val="0000FF"/>
          <w:sz w:val="20"/>
        </w:rPr>
        <w:t xml:space="preserve"> </w:t>
      </w:r>
      <w:r>
        <w:rPr>
          <w:sz w:val="20"/>
        </w:rPr>
        <w:t>(Association for Computing Machinery, New York, NY, USA, 2023).</w:t>
      </w:r>
    </w:p>
    <w:p w14:paraId="1205DF73" w14:textId="77777777" w:rsidR="00A40DB8" w:rsidRDefault="00096600">
      <w:pPr>
        <w:pStyle w:val="ListParagraph"/>
        <w:numPr>
          <w:ilvl w:val="0"/>
          <w:numId w:val="1"/>
        </w:numPr>
        <w:tabs>
          <w:tab w:val="left" w:pos="402"/>
        </w:tabs>
        <w:spacing w:before="65" w:line="249" w:lineRule="auto"/>
        <w:ind w:right="377" w:hanging="349"/>
        <w:jc w:val="both"/>
        <w:rPr>
          <w:sz w:val="20"/>
        </w:rPr>
      </w:pPr>
      <w:r>
        <w:rPr>
          <w:sz w:val="20"/>
        </w:rPr>
        <w:t>McKechnie,</w:t>
      </w:r>
      <w:r>
        <w:rPr>
          <w:spacing w:val="-9"/>
          <w:sz w:val="20"/>
        </w:rPr>
        <w:t xml:space="preserve"> </w:t>
      </w:r>
      <w:r>
        <w:rPr>
          <w:sz w:val="20"/>
        </w:rPr>
        <w:t>J.,</w:t>
      </w:r>
      <w:r>
        <w:rPr>
          <w:spacing w:val="-9"/>
          <w:sz w:val="20"/>
        </w:rPr>
        <w:t xml:space="preserve"> </w:t>
      </w:r>
      <w:r>
        <w:rPr>
          <w:sz w:val="20"/>
        </w:rPr>
        <w:t>McDonald,</w:t>
      </w:r>
      <w:r>
        <w:rPr>
          <w:spacing w:val="-9"/>
          <w:sz w:val="20"/>
        </w:rPr>
        <w:t xml:space="preserve"> </w:t>
      </w:r>
      <w:r>
        <w:rPr>
          <w:sz w:val="20"/>
        </w:rPr>
        <w:t>G.</w:t>
      </w:r>
      <w:r>
        <w:rPr>
          <w:spacing w:val="-9"/>
          <w:sz w:val="20"/>
        </w:rPr>
        <w:t xml:space="preserve"> </w:t>
      </w:r>
      <w:r>
        <w:rPr>
          <w:sz w:val="20"/>
        </w:rPr>
        <w:t>&amp;</w:t>
      </w:r>
      <w:r>
        <w:rPr>
          <w:spacing w:val="-9"/>
          <w:sz w:val="20"/>
        </w:rPr>
        <w:t xml:space="preserve"> </w:t>
      </w:r>
      <w:r>
        <w:rPr>
          <w:sz w:val="20"/>
        </w:rPr>
        <w:t>Macdonald,</w:t>
      </w:r>
      <w:r>
        <w:rPr>
          <w:spacing w:val="-9"/>
          <w:sz w:val="20"/>
        </w:rPr>
        <w:t xml:space="preserve"> </w:t>
      </w:r>
      <w:r>
        <w:rPr>
          <w:sz w:val="20"/>
        </w:rPr>
        <w:t>C.</w:t>
      </w:r>
      <w:r>
        <w:rPr>
          <w:spacing w:val="10"/>
          <w:sz w:val="20"/>
        </w:rPr>
        <w:t xml:space="preserve"> </w:t>
      </w:r>
      <w:r>
        <w:rPr>
          <w:sz w:val="20"/>
        </w:rPr>
        <w:t>Context</w:t>
      </w:r>
      <w:r>
        <w:rPr>
          <w:spacing w:val="-9"/>
          <w:sz w:val="20"/>
        </w:rPr>
        <w:t xml:space="preserve"> </w:t>
      </w:r>
      <w:r>
        <w:rPr>
          <w:sz w:val="20"/>
        </w:rPr>
        <w:t>Example</w:t>
      </w:r>
      <w:r>
        <w:rPr>
          <w:spacing w:val="-9"/>
          <w:sz w:val="20"/>
        </w:rPr>
        <w:t xml:space="preserve"> </w:t>
      </w:r>
      <w:r>
        <w:rPr>
          <w:sz w:val="20"/>
        </w:rPr>
        <w:t>Selection</w:t>
      </w:r>
      <w:r>
        <w:rPr>
          <w:spacing w:val="-9"/>
          <w:sz w:val="20"/>
        </w:rPr>
        <w:t xml:space="preserve"> </w:t>
      </w:r>
      <w:r>
        <w:rPr>
          <w:sz w:val="20"/>
        </w:rPr>
        <w:t>for</w:t>
      </w:r>
      <w:r>
        <w:rPr>
          <w:spacing w:val="-9"/>
          <w:sz w:val="20"/>
        </w:rPr>
        <w:t xml:space="preserve"> </w:t>
      </w:r>
      <w:r>
        <w:rPr>
          <w:sz w:val="20"/>
        </w:rPr>
        <w:t>LLM</w:t>
      </w:r>
      <w:r>
        <w:rPr>
          <w:spacing w:val="-9"/>
          <w:sz w:val="20"/>
        </w:rPr>
        <w:t xml:space="preserve"> </w:t>
      </w:r>
      <w:r>
        <w:rPr>
          <w:sz w:val="20"/>
        </w:rPr>
        <w:t>Generated</w:t>
      </w:r>
      <w:r>
        <w:rPr>
          <w:spacing w:val="-9"/>
          <w:sz w:val="20"/>
        </w:rPr>
        <w:t xml:space="preserve"> </w:t>
      </w:r>
      <w:r>
        <w:rPr>
          <w:sz w:val="20"/>
        </w:rPr>
        <w:t>Relevance</w:t>
      </w:r>
      <w:r>
        <w:rPr>
          <w:spacing w:val="-9"/>
          <w:sz w:val="20"/>
        </w:rPr>
        <w:t xml:space="preserve"> </w:t>
      </w:r>
      <w:r>
        <w:rPr>
          <w:sz w:val="20"/>
        </w:rPr>
        <w:t xml:space="preserve">Assessments. </w:t>
      </w:r>
      <w:r>
        <w:rPr>
          <w:spacing w:val="-2"/>
          <w:sz w:val="20"/>
        </w:rPr>
        <w:t>In</w:t>
      </w:r>
      <w:r>
        <w:rPr>
          <w:spacing w:val="-3"/>
          <w:sz w:val="20"/>
        </w:rPr>
        <w:t xml:space="preserve"> </w:t>
      </w:r>
      <w:r>
        <w:rPr>
          <w:i/>
          <w:spacing w:val="-2"/>
          <w:sz w:val="20"/>
        </w:rPr>
        <w:t>Advances</w:t>
      </w:r>
      <w:r>
        <w:rPr>
          <w:i/>
          <w:spacing w:val="-3"/>
          <w:sz w:val="20"/>
        </w:rPr>
        <w:t xml:space="preserve"> </w:t>
      </w:r>
      <w:r>
        <w:rPr>
          <w:i/>
          <w:spacing w:val="-2"/>
          <w:sz w:val="20"/>
        </w:rPr>
        <w:t>in</w:t>
      </w:r>
      <w:r>
        <w:rPr>
          <w:i/>
          <w:spacing w:val="-3"/>
          <w:sz w:val="20"/>
        </w:rPr>
        <w:t xml:space="preserve"> </w:t>
      </w:r>
      <w:r>
        <w:rPr>
          <w:i/>
          <w:spacing w:val="-2"/>
          <w:sz w:val="20"/>
        </w:rPr>
        <w:t>Information</w:t>
      </w:r>
      <w:r>
        <w:rPr>
          <w:i/>
          <w:spacing w:val="-3"/>
          <w:sz w:val="20"/>
        </w:rPr>
        <w:t xml:space="preserve"> </w:t>
      </w:r>
      <w:r>
        <w:rPr>
          <w:i/>
          <w:spacing w:val="-2"/>
          <w:sz w:val="20"/>
        </w:rPr>
        <w:t>Retrieval:</w:t>
      </w:r>
      <w:r>
        <w:rPr>
          <w:i/>
          <w:sz w:val="20"/>
        </w:rPr>
        <w:t xml:space="preserve"> </w:t>
      </w:r>
      <w:r>
        <w:rPr>
          <w:i/>
          <w:spacing w:val="-2"/>
          <w:sz w:val="20"/>
        </w:rPr>
        <w:t>47th</w:t>
      </w:r>
      <w:r>
        <w:rPr>
          <w:i/>
          <w:spacing w:val="-3"/>
          <w:sz w:val="20"/>
        </w:rPr>
        <w:t xml:space="preserve"> </w:t>
      </w:r>
      <w:r>
        <w:rPr>
          <w:i/>
          <w:spacing w:val="-2"/>
          <w:sz w:val="20"/>
        </w:rPr>
        <w:t>European</w:t>
      </w:r>
      <w:r>
        <w:rPr>
          <w:i/>
          <w:spacing w:val="-3"/>
          <w:sz w:val="20"/>
        </w:rPr>
        <w:t xml:space="preserve"> </w:t>
      </w:r>
      <w:r>
        <w:rPr>
          <w:i/>
          <w:spacing w:val="-2"/>
          <w:sz w:val="20"/>
        </w:rPr>
        <w:t>Conference</w:t>
      </w:r>
      <w:r>
        <w:rPr>
          <w:i/>
          <w:spacing w:val="-3"/>
          <w:sz w:val="20"/>
        </w:rPr>
        <w:t xml:space="preserve"> </w:t>
      </w:r>
      <w:r>
        <w:rPr>
          <w:i/>
          <w:spacing w:val="-2"/>
          <w:sz w:val="20"/>
        </w:rPr>
        <w:t>on</w:t>
      </w:r>
      <w:r>
        <w:rPr>
          <w:i/>
          <w:spacing w:val="-3"/>
          <w:sz w:val="20"/>
        </w:rPr>
        <w:t xml:space="preserve"> </w:t>
      </w:r>
      <w:r>
        <w:rPr>
          <w:i/>
          <w:spacing w:val="-2"/>
          <w:sz w:val="20"/>
        </w:rPr>
        <w:t>Information</w:t>
      </w:r>
      <w:r>
        <w:rPr>
          <w:i/>
          <w:spacing w:val="-3"/>
          <w:sz w:val="20"/>
        </w:rPr>
        <w:t xml:space="preserve"> </w:t>
      </w:r>
      <w:r>
        <w:rPr>
          <w:i/>
          <w:spacing w:val="-2"/>
          <w:sz w:val="20"/>
        </w:rPr>
        <w:t>Retrieval,</w:t>
      </w:r>
      <w:r>
        <w:rPr>
          <w:i/>
          <w:spacing w:val="-3"/>
          <w:sz w:val="20"/>
        </w:rPr>
        <w:t xml:space="preserve"> </w:t>
      </w:r>
      <w:r>
        <w:rPr>
          <w:i/>
          <w:spacing w:val="-2"/>
          <w:sz w:val="20"/>
        </w:rPr>
        <w:t>ECIR</w:t>
      </w:r>
      <w:r>
        <w:rPr>
          <w:i/>
          <w:spacing w:val="-3"/>
          <w:sz w:val="20"/>
        </w:rPr>
        <w:t xml:space="preserve"> </w:t>
      </w:r>
      <w:r>
        <w:rPr>
          <w:i/>
          <w:spacing w:val="-2"/>
          <w:sz w:val="20"/>
        </w:rPr>
        <w:t>2025,</w:t>
      </w:r>
      <w:r>
        <w:rPr>
          <w:i/>
          <w:spacing w:val="-3"/>
          <w:sz w:val="20"/>
        </w:rPr>
        <w:t xml:space="preserve"> </w:t>
      </w:r>
      <w:r>
        <w:rPr>
          <w:i/>
          <w:spacing w:val="-2"/>
          <w:sz w:val="20"/>
        </w:rPr>
        <w:t>Lucca,</w:t>
      </w:r>
      <w:r>
        <w:rPr>
          <w:i/>
          <w:spacing w:val="-3"/>
          <w:sz w:val="20"/>
        </w:rPr>
        <w:t xml:space="preserve"> </w:t>
      </w:r>
      <w:r>
        <w:rPr>
          <w:i/>
          <w:spacing w:val="-2"/>
          <w:sz w:val="20"/>
        </w:rPr>
        <w:t>Italy,</w:t>
      </w:r>
      <w:r>
        <w:rPr>
          <w:i/>
          <w:spacing w:val="-3"/>
          <w:sz w:val="20"/>
        </w:rPr>
        <w:t xml:space="preserve"> </w:t>
      </w:r>
      <w:r>
        <w:rPr>
          <w:i/>
          <w:spacing w:val="-2"/>
          <w:sz w:val="20"/>
        </w:rPr>
        <w:t xml:space="preserve">April </w:t>
      </w:r>
      <w:r>
        <w:rPr>
          <w:i/>
          <w:sz w:val="20"/>
        </w:rPr>
        <w:t>6–10, 2025, Proceedings, Part I</w:t>
      </w:r>
      <w:r>
        <w:rPr>
          <w:sz w:val="20"/>
        </w:rPr>
        <w:t xml:space="preserve">, 293–309, DOI: </w:t>
      </w:r>
      <w:hyperlink r:id="rId88">
        <w:r w:rsidR="00A40DB8">
          <w:rPr>
            <w:color w:val="0000FF"/>
            <w:sz w:val="20"/>
          </w:rPr>
          <w:t>10.1007/978-3-031-88708-6_19</w:t>
        </w:r>
      </w:hyperlink>
      <w:r>
        <w:rPr>
          <w:color w:val="0000FF"/>
          <w:sz w:val="20"/>
        </w:rPr>
        <w:t xml:space="preserve"> </w:t>
      </w:r>
      <w:r>
        <w:rPr>
          <w:sz w:val="20"/>
        </w:rPr>
        <w:t xml:space="preserve">(Springer-Verlag, Berlin, Heidelberg, </w:t>
      </w:r>
      <w:bookmarkStart w:id="1281" w:name="_bookmark59"/>
      <w:bookmarkEnd w:id="1281"/>
      <w:r>
        <w:rPr>
          <w:spacing w:val="-2"/>
          <w:sz w:val="20"/>
        </w:rPr>
        <w:t>2025).</w:t>
      </w:r>
    </w:p>
    <w:p w14:paraId="065A0C42" w14:textId="77777777" w:rsidR="00A40DB8" w:rsidRDefault="00096600">
      <w:pPr>
        <w:pStyle w:val="ListParagraph"/>
        <w:numPr>
          <w:ilvl w:val="0"/>
          <w:numId w:val="1"/>
        </w:numPr>
        <w:tabs>
          <w:tab w:val="left" w:pos="397"/>
          <w:tab w:val="left" w:pos="401"/>
        </w:tabs>
        <w:spacing w:before="65" w:line="249" w:lineRule="auto"/>
        <w:ind w:left="397" w:right="411" w:hanging="344"/>
        <w:jc w:val="both"/>
        <w:rPr>
          <w:sz w:val="20"/>
        </w:rPr>
      </w:pPr>
      <w:r>
        <w:rPr>
          <w:sz w:val="20"/>
        </w:rPr>
        <w:t>Kabongo,</w:t>
      </w:r>
      <w:r>
        <w:rPr>
          <w:spacing w:val="-1"/>
          <w:sz w:val="20"/>
        </w:rPr>
        <w:t xml:space="preserve"> </w:t>
      </w:r>
      <w:r>
        <w:rPr>
          <w:sz w:val="20"/>
        </w:rPr>
        <w:t>S.,</w:t>
      </w:r>
      <w:r>
        <w:rPr>
          <w:spacing w:val="-5"/>
          <w:sz w:val="20"/>
        </w:rPr>
        <w:t xml:space="preserve"> </w:t>
      </w:r>
      <w:r>
        <w:rPr>
          <w:sz w:val="20"/>
        </w:rPr>
        <w:t>D’Souza,</w:t>
      </w:r>
      <w:r>
        <w:rPr>
          <w:spacing w:val="-5"/>
          <w:sz w:val="20"/>
        </w:rPr>
        <w:t xml:space="preserve"> </w:t>
      </w:r>
      <w:r>
        <w:rPr>
          <w:sz w:val="20"/>
        </w:rPr>
        <w:t>J.</w:t>
      </w:r>
      <w:r>
        <w:rPr>
          <w:spacing w:val="-5"/>
          <w:sz w:val="20"/>
        </w:rPr>
        <w:t xml:space="preserve"> </w:t>
      </w:r>
      <w:r>
        <w:rPr>
          <w:sz w:val="20"/>
        </w:rPr>
        <w:t>&amp;</w:t>
      </w:r>
      <w:r>
        <w:rPr>
          <w:spacing w:val="-5"/>
          <w:sz w:val="20"/>
        </w:rPr>
        <w:t xml:space="preserve"> </w:t>
      </w:r>
      <w:r>
        <w:rPr>
          <w:sz w:val="20"/>
        </w:rPr>
        <w:t>Auer,</w:t>
      </w:r>
      <w:r>
        <w:rPr>
          <w:spacing w:val="-5"/>
          <w:sz w:val="20"/>
        </w:rPr>
        <w:t xml:space="preserve"> </w:t>
      </w:r>
      <w:r>
        <w:rPr>
          <w:sz w:val="20"/>
        </w:rPr>
        <w:t>S.</w:t>
      </w:r>
      <w:r>
        <w:rPr>
          <w:spacing w:val="17"/>
          <w:sz w:val="20"/>
        </w:rPr>
        <w:t xml:space="preserve"> </w:t>
      </w:r>
      <w:r>
        <w:rPr>
          <w:sz w:val="20"/>
        </w:rPr>
        <w:t>Effective</w:t>
      </w:r>
      <w:r>
        <w:rPr>
          <w:spacing w:val="-5"/>
          <w:sz w:val="20"/>
        </w:rPr>
        <w:t xml:space="preserve"> </w:t>
      </w:r>
      <w:r>
        <w:rPr>
          <w:sz w:val="20"/>
        </w:rPr>
        <w:t>Context</w:t>
      </w:r>
      <w:r>
        <w:rPr>
          <w:spacing w:val="-5"/>
          <w:sz w:val="20"/>
        </w:rPr>
        <w:t xml:space="preserve"> </w:t>
      </w:r>
      <w:r>
        <w:rPr>
          <w:sz w:val="20"/>
        </w:rPr>
        <w:t>Selection</w:t>
      </w:r>
      <w:r>
        <w:rPr>
          <w:spacing w:val="-5"/>
          <w:sz w:val="20"/>
        </w:rPr>
        <w:t xml:space="preserve"> </w:t>
      </w:r>
      <w:r>
        <w:rPr>
          <w:sz w:val="20"/>
        </w:rPr>
        <w:t>in</w:t>
      </w:r>
      <w:r>
        <w:rPr>
          <w:spacing w:val="-5"/>
          <w:sz w:val="20"/>
        </w:rPr>
        <w:t xml:space="preserve"> </w:t>
      </w:r>
      <w:r>
        <w:rPr>
          <w:sz w:val="20"/>
        </w:rPr>
        <w:t>LLM-Based</w:t>
      </w:r>
      <w:r>
        <w:rPr>
          <w:spacing w:val="-5"/>
          <w:sz w:val="20"/>
        </w:rPr>
        <w:t xml:space="preserve"> </w:t>
      </w:r>
      <w:r>
        <w:rPr>
          <w:sz w:val="20"/>
        </w:rPr>
        <w:t>Leaderboard</w:t>
      </w:r>
      <w:r>
        <w:rPr>
          <w:spacing w:val="-5"/>
          <w:sz w:val="20"/>
        </w:rPr>
        <w:t xml:space="preserve"> </w:t>
      </w:r>
      <w:r>
        <w:rPr>
          <w:sz w:val="20"/>
        </w:rPr>
        <w:t>Generation: An</w:t>
      </w:r>
      <w:r>
        <w:rPr>
          <w:spacing w:val="-5"/>
          <w:sz w:val="20"/>
        </w:rPr>
        <w:t xml:space="preserve"> </w:t>
      </w:r>
      <w:r>
        <w:rPr>
          <w:sz w:val="20"/>
        </w:rPr>
        <w:t>Empirical Study.</w:t>
      </w:r>
      <w:r>
        <w:rPr>
          <w:spacing w:val="40"/>
          <w:sz w:val="20"/>
        </w:rPr>
        <w:t xml:space="preserve"> </w:t>
      </w:r>
      <w:r>
        <w:rPr>
          <w:sz w:val="20"/>
        </w:rPr>
        <w:t xml:space="preserve">In Rapp, A., Di Caro, L., Meziane, F. &amp; Sugumaran, V. (eds.) </w:t>
      </w:r>
      <w:r>
        <w:rPr>
          <w:i/>
          <w:sz w:val="20"/>
        </w:rPr>
        <w:t xml:space="preserve">Natural Language Processing and Information </w:t>
      </w:r>
      <w:bookmarkStart w:id="1282" w:name="_bookmark60"/>
      <w:bookmarkEnd w:id="1282"/>
      <w:r>
        <w:rPr>
          <w:i/>
          <w:sz w:val="20"/>
        </w:rPr>
        <w:t>Systems</w:t>
      </w:r>
      <w:r>
        <w:rPr>
          <w:sz w:val="20"/>
        </w:rPr>
        <w:t xml:space="preserve">, 150–160, DOI: </w:t>
      </w:r>
      <w:hyperlink r:id="rId89">
        <w:r w:rsidR="00A40DB8">
          <w:rPr>
            <w:color w:val="0000FF"/>
            <w:sz w:val="20"/>
          </w:rPr>
          <w:t>10.1007/978-3-031-70242-6_15</w:t>
        </w:r>
      </w:hyperlink>
      <w:r>
        <w:rPr>
          <w:color w:val="0000FF"/>
          <w:sz w:val="20"/>
        </w:rPr>
        <w:t xml:space="preserve"> </w:t>
      </w:r>
      <w:r>
        <w:rPr>
          <w:sz w:val="20"/>
        </w:rPr>
        <w:t>(Springer Nature Switzerland, Cham, 2024).</w:t>
      </w:r>
    </w:p>
    <w:p w14:paraId="4794EC69" w14:textId="77777777" w:rsidR="00A40DB8" w:rsidRDefault="00096600">
      <w:pPr>
        <w:pStyle w:val="ListParagraph"/>
        <w:numPr>
          <w:ilvl w:val="0"/>
          <w:numId w:val="1"/>
        </w:numPr>
        <w:tabs>
          <w:tab w:val="left" w:pos="395"/>
          <w:tab w:val="left" w:pos="400"/>
        </w:tabs>
        <w:spacing w:before="65" w:line="249" w:lineRule="auto"/>
        <w:ind w:left="395" w:right="396" w:hanging="343"/>
        <w:jc w:val="both"/>
        <w:rPr>
          <w:sz w:val="20"/>
        </w:rPr>
      </w:pPr>
      <w:r>
        <w:rPr>
          <w:spacing w:val="-2"/>
          <w:sz w:val="20"/>
        </w:rPr>
        <w:t>Shi,</w:t>
      </w:r>
      <w:r>
        <w:rPr>
          <w:spacing w:val="-11"/>
          <w:sz w:val="20"/>
        </w:rPr>
        <w:t xml:space="preserve"> </w:t>
      </w:r>
      <w:r>
        <w:rPr>
          <w:spacing w:val="-2"/>
          <w:sz w:val="20"/>
        </w:rPr>
        <w:t>L.</w:t>
      </w:r>
      <w:r>
        <w:rPr>
          <w:spacing w:val="-10"/>
          <w:sz w:val="20"/>
        </w:rPr>
        <w:t xml:space="preserve"> </w:t>
      </w:r>
      <w:r>
        <w:rPr>
          <w:i/>
          <w:spacing w:val="-2"/>
          <w:sz w:val="20"/>
        </w:rPr>
        <w:t>et</w:t>
      </w:r>
      <w:r>
        <w:rPr>
          <w:i/>
          <w:spacing w:val="-11"/>
          <w:sz w:val="20"/>
        </w:rPr>
        <w:t xml:space="preserve"> </w:t>
      </w:r>
      <w:r>
        <w:rPr>
          <w:i/>
          <w:spacing w:val="-2"/>
          <w:sz w:val="20"/>
        </w:rPr>
        <w:t>al.</w:t>
      </w:r>
      <w:r>
        <w:rPr>
          <w:i/>
          <w:spacing w:val="-10"/>
          <w:sz w:val="20"/>
        </w:rPr>
        <w:t xml:space="preserve"> </w:t>
      </w:r>
      <w:r>
        <w:rPr>
          <w:spacing w:val="-2"/>
          <w:sz w:val="20"/>
        </w:rPr>
        <w:t>Judging</w:t>
      </w:r>
      <w:r>
        <w:rPr>
          <w:spacing w:val="-11"/>
          <w:sz w:val="20"/>
        </w:rPr>
        <w:t xml:space="preserve"> </w:t>
      </w:r>
      <w:r>
        <w:rPr>
          <w:spacing w:val="-2"/>
          <w:sz w:val="20"/>
        </w:rPr>
        <w:t>the</w:t>
      </w:r>
      <w:r>
        <w:rPr>
          <w:spacing w:val="-10"/>
          <w:sz w:val="20"/>
        </w:rPr>
        <w:t xml:space="preserve"> </w:t>
      </w:r>
      <w:r>
        <w:rPr>
          <w:spacing w:val="-2"/>
          <w:sz w:val="20"/>
        </w:rPr>
        <w:t>Judges:</w:t>
      </w:r>
      <w:r>
        <w:rPr>
          <w:spacing w:val="-11"/>
          <w:sz w:val="20"/>
        </w:rPr>
        <w:t xml:space="preserve"> </w:t>
      </w:r>
      <w:r>
        <w:rPr>
          <w:spacing w:val="-2"/>
          <w:sz w:val="20"/>
        </w:rPr>
        <w:t>A</w:t>
      </w:r>
      <w:r>
        <w:rPr>
          <w:spacing w:val="-10"/>
          <w:sz w:val="20"/>
        </w:rPr>
        <w:t xml:space="preserve"> </w:t>
      </w:r>
      <w:r>
        <w:rPr>
          <w:spacing w:val="-2"/>
          <w:sz w:val="20"/>
        </w:rPr>
        <w:t>Systematic</w:t>
      </w:r>
      <w:r>
        <w:rPr>
          <w:spacing w:val="-11"/>
          <w:sz w:val="20"/>
        </w:rPr>
        <w:t xml:space="preserve"> </w:t>
      </w:r>
      <w:r>
        <w:rPr>
          <w:spacing w:val="-2"/>
          <w:sz w:val="20"/>
        </w:rPr>
        <w:t>Study</w:t>
      </w:r>
      <w:r>
        <w:rPr>
          <w:spacing w:val="-10"/>
          <w:sz w:val="20"/>
        </w:rPr>
        <w:t xml:space="preserve"> </w:t>
      </w:r>
      <w:r>
        <w:rPr>
          <w:spacing w:val="-2"/>
          <w:sz w:val="20"/>
        </w:rPr>
        <w:t>of</w:t>
      </w:r>
      <w:r>
        <w:rPr>
          <w:spacing w:val="-11"/>
          <w:sz w:val="20"/>
        </w:rPr>
        <w:t xml:space="preserve"> </w:t>
      </w:r>
      <w:r>
        <w:rPr>
          <w:spacing w:val="-2"/>
          <w:sz w:val="20"/>
        </w:rPr>
        <w:t>Position</w:t>
      </w:r>
      <w:r>
        <w:rPr>
          <w:spacing w:val="-10"/>
          <w:sz w:val="20"/>
        </w:rPr>
        <w:t xml:space="preserve"> </w:t>
      </w:r>
      <w:r>
        <w:rPr>
          <w:spacing w:val="-2"/>
          <w:sz w:val="20"/>
        </w:rPr>
        <w:t>Bias</w:t>
      </w:r>
      <w:r>
        <w:rPr>
          <w:spacing w:val="-11"/>
          <w:sz w:val="20"/>
        </w:rPr>
        <w:t xml:space="preserve"> </w:t>
      </w:r>
      <w:r>
        <w:rPr>
          <w:spacing w:val="-2"/>
          <w:sz w:val="20"/>
        </w:rPr>
        <w:t>in</w:t>
      </w:r>
      <w:r>
        <w:rPr>
          <w:spacing w:val="-10"/>
          <w:sz w:val="20"/>
        </w:rPr>
        <w:t xml:space="preserve"> </w:t>
      </w:r>
      <w:r>
        <w:rPr>
          <w:spacing w:val="-2"/>
          <w:sz w:val="20"/>
        </w:rPr>
        <w:t>LLM-as-a-Judge,</w:t>
      </w:r>
      <w:r>
        <w:rPr>
          <w:spacing w:val="-11"/>
          <w:sz w:val="20"/>
        </w:rPr>
        <w:t xml:space="preserve"> </w:t>
      </w:r>
      <w:r>
        <w:rPr>
          <w:spacing w:val="-2"/>
          <w:sz w:val="20"/>
        </w:rPr>
        <w:t>DOI:</w:t>
      </w:r>
      <w:r>
        <w:rPr>
          <w:spacing w:val="-10"/>
          <w:sz w:val="20"/>
        </w:rPr>
        <w:t xml:space="preserve"> </w:t>
      </w:r>
      <w:hyperlink r:id="rId90">
        <w:r w:rsidR="00A40DB8">
          <w:rPr>
            <w:color w:val="0000FF"/>
            <w:spacing w:val="-2"/>
            <w:sz w:val="20"/>
          </w:rPr>
          <w:t>10.48550/arXiv.2406.07791</w:t>
        </w:r>
      </w:hyperlink>
      <w:r>
        <w:rPr>
          <w:color w:val="0000FF"/>
          <w:spacing w:val="-2"/>
          <w:sz w:val="20"/>
        </w:rPr>
        <w:t xml:space="preserve"> </w:t>
      </w:r>
      <w:r>
        <w:rPr>
          <w:sz w:val="20"/>
        </w:rPr>
        <w:t>(2025). ArXiv:2406.07791 [cs].</w:t>
      </w:r>
    </w:p>
    <w:p w14:paraId="373E46F8" w14:textId="77777777" w:rsidR="00A40DB8" w:rsidRDefault="00096600">
      <w:pPr>
        <w:pStyle w:val="ListParagraph"/>
        <w:numPr>
          <w:ilvl w:val="0"/>
          <w:numId w:val="1"/>
        </w:numPr>
        <w:tabs>
          <w:tab w:val="left" w:pos="395"/>
          <w:tab w:val="left" w:pos="401"/>
        </w:tabs>
        <w:spacing w:before="66" w:line="249" w:lineRule="auto"/>
        <w:ind w:left="395" w:right="386" w:hanging="342"/>
        <w:jc w:val="both"/>
        <w:rPr>
          <w:sz w:val="20"/>
        </w:rPr>
      </w:pPr>
      <w:r>
        <w:rPr>
          <w:sz w:val="20"/>
        </w:rPr>
        <w:t xml:space="preserve">Zheng, L. </w:t>
      </w:r>
      <w:r>
        <w:rPr>
          <w:i/>
          <w:sz w:val="20"/>
        </w:rPr>
        <w:t>et al.</w:t>
      </w:r>
      <w:r>
        <w:rPr>
          <w:i/>
          <w:spacing w:val="40"/>
          <w:sz w:val="20"/>
        </w:rPr>
        <w:t xml:space="preserve"> </w:t>
      </w:r>
      <w:r>
        <w:rPr>
          <w:sz w:val="20"/>
        </w:rPr>
        <w:t>Judging LLM-as-a-Judge with MT-Bench and Chatbot Arena.</w:t>
      </w:r>
      <w:r>
        <w:rPr>
          <w:spacing w:val="40"/>
          <w:sz w:val="20"/>
        </w:rPr>
        <w:t xml:space="preserve"> </w:t>
      </w:r>
      <w:r>
        <w:rPr>
          <w:i/>
          <w:sz w:val="20"/>
        </w:rPr>
        <w:t xml:space="preserve">Adv. Neural Inf. Process. Syst. </w:t>
      </w:r>
      <w:r>
        <w:rPr>
          <w:b/>
          <w:sz w:val="20"/>
        </w:rPr>
        <w:t>36</w:t>
      </w:r>
      <w:r>
        <w:rPr>
          <w:sz w:val="20"/>
        </w:rPr>
        <w:t>, 46595–46623 (2023).</w:t>
      </w:r>
    </w:p>
    <w:p w14:paraId="6B35753A" w14:textId="77777777" w:rsidR="00A40DB8" w:rsidRDefault="00096600">
      <w:pPr>
        <w:pStyle w:val="ListParagraph"/>
        <w:numPr>
          <w:ilvl w:val="0"/>
          <w:numId w:val="1"/>
        </w:numPr>
        <w:tabs>
          <w:tab w:val="left" w:pos="402"/>
        </w:tabs>
        <w:spacing w:before="65" w:line="249" w:lineRule="auto"/>
        <w:ind w:right="376" w:hanging="349"/>
        <w:jc w:val="both"/>
        <w:rPr>
          <w:sz w:val="20"/>
        </w:rPr>
      </w:pPr>
      <w:r>
        <w:rPr>
          <w:sz w:val="20"/>
        </w:rPr>
        <w:t>Soboroff,</w:t>
      </w:r>
      <w:r>
        <w:rPr>
          <w:spacing w:val="-2"/>
          <w:sz w:val="20"/>
        </w:rPr>
        <w:t xml:space="preserve"> </w:t>
      </w:r>
      <w:r>
        <w:rPr>
          <w:sz w:val="20"/>
        </w:rPr>
        <w:t>I.</w:t>
      </w:r>
      <w:r>
        <w:rPr>
          <w:spacing w:val="20"/>
          <w:sz w:val="20"/>
        </w:rPr>
        <w:t xml:space="preserve"> </w:t>
      </w:r>
      <w:r>
        <w:rPr>
          <w:sz w:val="20"/>
        </w:rPr>
        <w:t>Don’t</w:t>
      </w:r>
      <w:r>
        <w:rPr>
          <w:spacing w:val="-2"/>
          <w:sz w:val="20"/>
        </w:rPr>
        <w:t xml:space="preserve"> </w:t>
      </w:r>
      <w:r>
        <w:rPr>
          <w:sz w:val="20"/>
        </w:rPr>
        <w:t>Use</w:t>
      </w:r>
      <w:r>
        <w:rPr>
          <w:spacing w:val="-2"/>
          <w:sz w:val="20"/>
        </w:rPr>
        <w:t xml:space="preserve"> </w:t>
      </w:r>
      <w:r>
        <w:rPr>
          <w:sz w:val="20"/>
        </w:rPr>
        <w:t>LLMs</w:t>
      </w:r>
      <w:r>
        <w:rPr>
          <w:spacing w:val="-2"/>
          <w:sz w:val="20"/>
        </w:rPr>
        <w:t xml:space="preserve"> </w:t>
      </w:r>
      <w:r>
        <w:rPr>
          <w:sz w:val="20"/>
        </w:rPr>
        <w:t>to</w:t>
      </w:r>
      <w:r>
        <w:rPr>
          <w:spacing w:val="-2"/>
          <w:sz w:val="20"/>
        </w:rPr>
        <w:t xml:space="preserve"> </w:t>
      </w:r>
      <w:r>
        <w:rPr>
          <w:sz w:val="20"/>
        </w:rPr>
        <w:t>Make</w:t>
      </w:r>
      <w:r>
        <w:rPr>
          <w:spacing w:val="-2"/>
          <w:sz w:val="20"/>
        </w:rPr>
        <w:t xml:space="preserve"> </w:t>
      </w:r>
      <w:r>
        <w:rPr>
          <w:sz w:val="20"/>
        </w:rPr>
        <w:t>Relevance</w:t>
      </w:r>
      <w:r>
        <w:rPr>
          <w:spacing w:val="-2"/>
          <w:sz w:val="20"/>
        </w:rPr>
        <w:t xml:space="preserve"> </w:t>
      </w:r>
      <w:r>
        <w:rPr>
          <w:sz w:val="20"/>
        </w:rPr>
        <w:t>Judgments.</w:t>
      </w:r>
      <w:r>
        <w:rPr>
          <w:spacing w:val="20"/>
          <w:sz w:val="20"/>
        </w:rPr>
        <w:t xml:space="preserve"> </w:t>
      </w:r>
      <w:r>
        <w:rPr>
          <w:i/>
          <w:sz w:val="20"/>
        </w:rPr>
        <w:t>Inf.</w:t>
      </w:r>
      <w:r>
        <w:rPr>
          <w:i/>
          <w:spacing w:val="-2"/>
          <w:sz w:val="20"/>
        </w:rPr>
        <w:t xml:space="preserve"> </w:t>
      </w:r>
      <w:r>
        <w:rPr>
          <w:i/>
          <w:sz w:val="20"/>
        </w:rPr>
        <w:t>Retr.</w:t>
      </w:r>
      <w:r>
        <w:rPr>
          <w:i/>
          <w:spacing w:val="-2"/>
          <w:sz w:val="20"/>
        </w:rPr>
        <w:t xml:space="preserve"> </w:t>
      </w:r>
      <w:r>
        <w:rPr>
          <w:i/>
          <w:sz w:val="20"/>
        </w:rPr>
        <w:t>Res.</w:t>
      </w:r>
      <w:r>
        <w:rPr>
          <w:i/>
          <w:spacing w:val="-2"/>
          <w:sz w:val="20"/>
        </w:rPr>
        <w:t xml:space="preserve"> </w:t>
      </w:r>
      <w:r>
        <w:rPr>
          <w:b/>
          <w:sz w:val="20"/>
        </w:rPr>
        <w:t>1</w:t>
      </w:r>
      <w:r>
        <w:rPr>
          <w:sz w:val="20"/>
        </w:rPr>
        <w:t>,</w:t>
      </w:r>
      <w:r>
        <w:rPr>
          <w:spacing w:val="-2"/>
          <w:sz w:val="20"/>
        </w:rPr>
        <w:t xml:space="preserve"> </w:t>
      </w:r>
      <w:r>
        <w:rPr>
          <w:sz w:val="20"/>
        </w:rPr>
        <w:t>29–46,</w:t>
      </w:r>
      <w:r>
        <w:rPr>
          <w:spacing w:val="-2"/>
          <w:sz w:val="20"/>
        </w:rPr>
        <w:t xml:space="preserve"> </w:t>
      </w:r>
      <w:r>
        <w:rPr>
          <w:sz w:val="20"/>
        </w:rPr>
        <w:t>DOI:</w:t>
      </w:r>
      <w:r>
        <w:rPr>
          <w:spacing w:val="-2"/>
          <w:sz w:val="20"/>
        </w:rPr>
        <w:t xml:space="preserve"> </w:t>
      </w:r>
      <w:hyperlink r:id="rId91">
        <w:r w:rsidR="00A40DB8">
          <w:rPr>
            <w:color w:val="0000FF"/>
            <w:sz w:val="20"/>
          </w:rPr>
          <w:t>10.54195/irrj.19625</w:t>
        </w:r>
      </w:hyperlink>
      <w:r>
        <w:rPr>
          <w:color w:val="0000FF"/>
          <w:spacing w:val="-2"/>
          <w:sz w:val="20"/>
        </w:rPr>
        <w:t xml:space="preserve"> </w:t>
      </w:r>
      <w:r>
        <w:rPr>
          <w:sz w:val="20"/>
        </w:rPr>
        <w:t xml:space="preserve">(2025). </w:t>
      </w:r>
      <w:bookmarkStart w:id="1283" w:name="_bookmark61"/>
      <w:bookmarkEnd w:id="1283"/>
      <w:r>
        <w:rPr>
          <w:sz w:val="20"/>
        </w:rPr>
        <w:t>Number: 1.</w:t>
      </w:r>
    </w:p>
    <w:p w14:paraId="7CDF29CD" w14:textId="77777777" w:rsidR="00A40DB8" w:rsidRDefault="00096600">
      <w:pPr>
        <w:pStyle w:val="ListParagraph"/>
        <w:numPr>
          <w:ilvl w:val="0"/>
          <w:numId w:val="1"/>
        </w:numPr>
        <w:tabs>
          <w:tab w:val="left" w:pos="401"/>
        </w:tabs>
        <w:spacing w:before="65"/>
        <w:ind w:left="401" w:hanging="348"/>
        <w:jc w:val="both"/>
        <w:rPr>
          <w:sz w:val="20"/>
        </w:rPr>
      </w:pPr>
      <w:bookmarkStart w:id="1284" w:name="_bookmark62"/>
      <w:bookmarkEnd w:id="1284"/>
      <w:r>
        <w:rPr>
          <w:sz w:val="20"/>
        </w:rPr>
        <w:t>Qiu,</w:t>
      </w:r>
      <w:r>
        <w:rPr>
          <w:spacing w:val="-7"/>
          <w:sz w:val="20"/>
        </w:rPr>
        <w:t xml:space="preserve"> </w:t>
      </w:r>
      <w:r>
        <w:rPr>
          <w:sz w:val="20"/>
        </w:rPr>
        <w:t>P.</w:t>
      </w:r>
      <w:r>
        <w:rPr>
          <w:spacing w:val="-6"/>
          <w:sz w:val="20"/>
        </w:rPr>
        <w:t xml:space="preserve"> </w:t>
      </w:r>
      <w:r>
        <w:rPr>
          <w:i/>
          <w:sz w:val="20"/>
        </w:rPr>
        <w:t>et</w:t>
      </w:r>
      <w:r>
        <w:rPr>
          <w:i/>
          <w:spacing w:val="-6"/>
          <w:sz w:val="20"/>
        </w:rPr>
        <w:t xml:space="preserve"> </w:t>
      </w:r>
      <w:r>
        <w:rPr>
          <w:i/>
          <w:sz w:val="20"/>
        </w:rPr>
        <w:t>al.</w:t>
      </w:r>
      <w:r>
        <w:rPr>
          <w:i/>
          <w:spacing w:val="13"/>
          <w:sz w:val="20"/>
        </w:rPr>
        <w:t xml:space="preserve"> </w:t>
      </w:r>
      <w:r>
        <w:rPr>
          <w:sz w:val="20"/>
        </w:rPr>
        <w:t>Quantifying</w:t>
      </w:r>
      <w:r>
        <w:rPr>
          <w:spacing w:val="-6"/>
          <w:sz w:val="20"/>
        </w:rPr>
        <w:t xml:space="preserve"> </w:t>
      </w:r>
      <w:r>
        <w:rPr>
          <w:sz w:val="20"/>
        </w:rPr>
        <w:t>the</w:t>
      </w:r>
      <w:r>
        <w:rPr>
          <w:spacing w:val="-6"/>
          <w:sz w:val="20"/>
        </w:rPr>
        <w:t xml:space="preserve"> </w:t>
      </w:r>
      <w:r>
        <w:rPr>
          <w:sz w:val="20"/>
        </w:rPr>
        <w:t>reasoning</w:t>
      </w:r>
      <w:r>
        <w:rPr>
          <w:spacing w:val="-6"/>
          <w:sz w:val="20"/>
        </w:rPr>
        <w:t xml:space="preserve"> </w:t>
      </w:r>
      <w:r>
        <w:rPr>
          <w:sz w:val="20"/>
        </w:rPr>
        <w:t>abilities</w:t>
      </w:r>
      <w:r>
        <w:rPr>
          <w:spacing w:val="-6"/>
          <w:sz w:val="20"/>
        </w:rPr>
        <w:t xml:space="preserve"> </w:t>
      </w:r>
      <w:r>
        <w:rPr>
          <w:sz w:val="20"/>
        </w:rPr>
        <w:t>of</w:t>
      </w:r>
      <w:r>
        <w:rPr>
          <w:spacing w:val="-7"/>
          <w:sz w:val="20"/>
        </w:rPr>
        <w:t xml:space="preserve"> </w:t>
      </w:r>
      <w:r>
        <w:rPr>
          <w:sz w:val="20"/>
        </w:rPr>
        <w:t>llms</w:t>
      </w:r>
      <w:r>
        <w:rPr>
          <w:spacing w:val="-6"/>
          <w:sz w:val="20"/>
        </w:rPr>
        <w:t xml:space="preserve"> </w:t>
      </w:r>
      <w:r>
        <w:rPr>
          <w:sz w:val="20"/>
        </w:rPr>
        <w:t>on</w:t>
      </w:r>
      <w:r>
        <w:rPr>
          <w:spacing w:val="-6"/>
          <w:sz w:val="20"/>
        </w:rPr>
        <w:t xml:space="preserve"> </w:t>
      </w:r>
      <w:r>
        <w:rPr>
          <w:sz w:val="20"/>
        </w:rPr>
        <w:t>clinical</w:t>
      </w:r>
      <w:r>
        <w:rPr>
          <w:spacing w:val="-6"/>
          <w:sz w:val="20"/>
        </w:rPr>
        <w:t xml:space="preserve"> </w:t>
      </w:r>
      <w:r>
        <w:rPr>
          <w:sz w:val="20"/>
        </w:rPr>
        <w:t>cases.</w:t>
      </w:r>
      <w:r>
        <w:rPr>
          <w:spacing w:val="13"/>
          <w:sz w:val="20"/>
        </w:rPr>
        <w:t xml:space="preserve"> </w:t>
      </w:r>
      <w:r>
        <w:rPr>
          <w:i/>
          <w:sz w:val="20"/>
        </w:rPr>
        <w:t>Nat.</w:t>
      </w:r>
      <w:r>
        <w:rPr>
          <w:i/>
          <w:spacing w:val="-6"/>
          <w:sz w:val="20"/>
        </w:rPr>
        <w:t xml:space="preserve"> </w:t>
      </w:r>
      <w:r>
        <w:rPr>
          <w:i/>
          <w:sz w:val="20"/>
        </w:rPr>
        <w:t>Commun.</w:t>
      </w:r>
      <w:r>
        <w:rPr>
          <w:i/>
          <w:spacing w:val="-6"/>
          <w:sz w:val="20"/>
        </w:rPr>
        <w:t xml:space="preserve"> </w:t>
      </w:r>
      <w:r>
        <w:rPr>
          <w:b/>
          <w:sz w:val="20"/>
        </w:rPr>
        <w:t>16</w:t>
      </w:r>
      <w:r>
        <w:rPr>
          <w:sz w:val="20"/>
        </w:rPr>
        <w:t>,</w:t>
      </w:r>
      <w:r>
        <w:rPr>
          <w:spacing w:val="-6"/>
          <w:sz w:val="20"/>
        </w:rPr>
        <w:t xml:space="preserve"> </w:t>
      </w:r>
      <w:r>
        <w:rPr>
          <w:sz w:val="20"/>
        </w:rPr>
        <w:t>9799</w:t>
      </w:r>
      <w:r>
        <w:rPr>
          <w:spacing w:val="-7"/>
          <w:sz w:val="20"/>
        </w:rPr>
        <w:t xml:space="preserve"> </w:t>
      </w:r>
      <w:r>
        <w:rPr>
          <w:spacing w:val="-2"/>
          <w:sz w:val="20"/>
        </w:rPr>
        <w:t>(2025).</w:t>
      </w:r>
    </w:p>
    <w:p w14:paraId="1853A7B8" w14:textId="77777777" w:rsidR="00A40DB8" w:rsidRDefault="00096600">
      <w:pPr>
        <w:pStyle w:val="ListParagraph"/>
        <w:numPr>
          <w:ilvl w:val="0"/>
          <w:numId w:val="1"/>
        </w:numPr>
        <w:tabs>
          <w:tab w:val="left" w:pos="401"/>
        </w:tabs>
        <w:spacing w:before="75"/>
        <w:ind w:left="401" w:hanging="348"/>
        <w:jc w:val="both"/>
        <w:rPr>
          <w:i/>
          <w:sz w:val="20"/>
        </w:rPr>
      </w:pPr>
      <w:r>
        <w:rPr>
          <w:spacing w:val="-2"/>
          <w:sz w:val="20"/>
        </w:rPr>
        <w:t>Li,</w:t>
      </w:r>
      <w:r>
        <w:rPr>
          <w:spacing w:val="-11"/>
          <w:sz w:val="20"/>
        </w:rPr>
        <w:t xml:space="preserve"> </w:t>
      </w:r>
      <w:r>
        <w:rPr>
          <w:spacing w:val="-2"/>
          <w:sz w:val="20"/>
        </w:rPr>
        <w:t>X.</w:t>
      </w:r>
      <w:r>
        <w:rPr>
          <w:spacing w:val="-10"/>
          <w:sz w:val="20"/>
        </w:rPr>
        <w:t xml:space="preserve"> </w:t>
      </w:r>
      <w:r>
        <w:rPr>
          <w:i/>
          <w:spacing w:val="-2"/>
          <w:sz w:val="20"/>
        </w:rPr>
        <w:t>et</w:t>
      </w:r>
      <w:r>
        <w:rPr>
          <w:i/>
          <w:spacing w:val="-11"/>
          <w:sz w:val="20"/>
        </w:rPr>
        <w:t xml:space="preserve"> </w:t>
      </w:r>
      <w:r>
        <w:rPr>
          <w:i/>
          <w:spacing w:val="-2"/>
          <w:sz w:val="20"/>
        </w:rPr>
        <w:t>al.</w:t>
      </w:r>
      <w:r>
        <w:rPr>
          <w:i/>
          <w:spacing w:val="-9"/>
          <w:sz w:val="20"/>
        </w:rPr>
        <w:t xml:space="preserve"> </w:t>
      </w:r>
      <w:r>
        <w:rPr>
          <w:spacing w:val="-2"/>
          <w:sz w:val="20"/>
        </w:rPr>
        <w:t>Medguide:</w:t>
      </w:r>
      <w:r>
        <w:rPr>
          <w:spacing w:val="2"/>
          <w:sz w:val="20"/>
        </w:rPr>
        <w:t xml:space="preserve"> </w:t>
      </w:r>
      <w:r>
        <w:rPr>
          <w:spacing w:val="-2"/>
          <w:sz w:val="20"/>
        </w:rPr>
        <w:t>Benchmarking</w:t>
      </w:r>
      <w:r>
        <w:rPr>
          <w:spacing w:val="-10"/>
          <w:sz w:val="20"/>
        </w:rPr>
        <w:t xml:space="preserve"> </w:t>
      </w:r>
      <w:r>
        <w:rPr>
          <w:spacing w:val="-2"/>
          <w:sz w:val="20"/>
        </w:rPr>
        <w:t>clinical</w:t>
      </w:r>
      <w:r>
        <w:rPr>
          <w:spacing w:val="-11"/>
          <w:sz w:val="20"/>
        </w:rPr>
        <w:t xml:space="preserve"> </w:t>
      </w:r>
      <w:r>
        <w:rPr>
          <w:spacing w:val="-2"/>
          <w:sz w:val="20"/>
        </w:rPr>
        <w:t>decision-making</w:t>
      </w:r>
      <w:r>
        <w:rPr>
          <w:spacing w:val="-10"/>
          <w:sz w:val="20"/>
        </w:rPr>
        <w:t xml:space="preserve"> </w:t>
      </w:r>
      <w:r>
        <w:rPr>
          <w:spacing w:val="-2"/>
          <w:sz w:val="20"/>
        </w:rPr>
        <w:t>in</w:t>
      </w:r>
      <w:r>
        <w:rPr>
          <w:spacing w:val="-11"/>
          <w:sz w:val="20"/>
        </w:rPr>
        <w:t xml:space="preserve"> </w:t>
      </w:r>
      <w:r>
        <w:rPr>
          <w:spacing w:val="-2"/>
          <w:sz w:val="20"/>
        </w:rPr>
        <w:t>large</w:t>
      </w:r>
      <w:r>
        <w:rPr>
          <w:spacing w:val="-10"/>
          <w:sz w:val="20"/>
        </w:rPr>
        <w:t xml:space="preserve"> </w:t>
      </w:r>
      <w:r>
        <w:rPr>
          <w:spacing w:val="-2"/>
          <w:sz w:val="20"/>
        </w:rPr>
        <w:t>language</w:t>
      </w:r>
      <w:r>
        <w:rPr>
          <w:spacing w:val="-11"/>
          <w:sz w:val="20"/>
        </w:rPr>
        <w:t xml:space="preserve"> </w:t>
      </w:r>
      <w:r>
        <w:rPr>
          <w:spacing w:val="-2"/>
          <w:sz w:val="20"/>
        </w:rPr>
        <w:t>models.</w:t>
      </w:r>
      <w:r>
        <w:rPr>
          <w:spacing w:val="1"/>
          <w:sz w:val="20"/>
        </w:rPr>
        <w:t xml:space="preserve"> </w:t>
      </w:r>
      <w:r>
        <w:rPr>
          <w:i/>
          <w:spacing w:val="-2"/>
          <w:sz w:val="20"/>
        </w:rPr>
        <w:t>arXiv</w:t>
      </w:r>
      <w:r>
        <w:rPr>
          <w:i/>
          <w:spacing w:val="-10"/>
          <w:sz w:val="20"/>
        </w:rPr>
        <w:t xml:space="preserve"> </w:t>
      </w:r>
      <w:r>
        <w:rPr>
          <w:i/>
          <w:spacing w:val="-2"/>
          <w:sz w:val="20"/>
        </w:rPr>
        <w:t>preprint</w:t>
      </w:r>
      <w:r>
        <w:rPr>
          <w:i/>
          <w:spacing w:val="-11"/>
          <w:sz w:val="20"/>
        </w:rPr>
        <w:t xml:space="preserve"> </w:t>
      </w:r>
      <w:r>
        <w:rPr>
          <w:i/>
          <w:spacing w:val="-2"/>
          <w:sz w:val="20"/>
        </w:rPr>
        <w:t>arXiv:2505.11613</w:t>
      </w:r>
    </w:p>
    <w:p w14:paraId="5C55F643" w14:textId="77777777" w:rsidR="00A40DB8" w:rsidRDefault="00096600">
      <w:pPr>
        <w:pStyle w:val="BodyText"/>
        <w:spacing w:before="9"/>
        <w:ind w:left="395"/>
      </w:pPr>
      <w:bookmarkStart w:id="1285" w:name="_bookmark63"/>
      <w:bookmarkEnd w:id="1285"/>
      <w:r>
        <w:rPr>
          <w:spacing w:val="-2"/>
        </w:rPr>
        <w:t>(2025).</w:t>
      </w:r>
    </w:p>
    <w:p w14:paraId="68D55FEC" w14:textId="77777777" w:rsidR="00A40DB8" w:rsidRDefault="00096600">
      <w:pPr>
        <w:pStyle w:val="ListParagraph"/>
        <w:numPr>
          <w:ilvl w:val="0"/>
          <w:numId w:val="1"/>
        </w:numPr>
        <w:tabs>
          <w:tab w:val="left" w:pos="398"/>
          <w:tab w:val="left" w:pos="401"/>
        </w:tabs>
        <w:spacing w:before="75" w:line="249" w:lineRule="auto"/>
        <w:ind w:left="398" w:right="411" w:hanging="345"/>
        <w:jc w:val="left"/>
        <w:rPr>
          <w:sz w:val="20"/>
        </w:rPr>
      </w:pPr>
      <w:r>
        <w:rPr>
          <w:sz w:val="20"/>
        </w:rPr>
        <w:t>Abbasiantaeb, Z., Meng, C., Azzopardi, L. &amp; Aliannejadi, M.</w:t>
      </w:r>
      <w:r>
        <w:rPr>
          <w:spacing w:val="40"/>
          <w:sz w:val="20"/>
        </w:rPr>
        <w:t xml:space="preserve"> </w:t>
      </w:r>
      <w:r>
        <w:rPr>
          <w:sz w:val="20"/>
        </w:rPr>
        <w:t xml:space="preserve">Can We Use Large Language Models to Fill Relevance </w:t>
      </w:r>
      <w:bookmarkStart w:id="1286" w:name="_bookmark64"/>
      <w:bookmarkEnd w:id="1286"/>
      <w:r>
        <w:rPr>
          <w:sz w:val="20"/>
        </w:rPr>
        <w:t xml:space="preserve">Judgment Holes?, DOI: </w:t>
      </w:r>
      <w:hyperlink r:id="rId92">
        <w:r w:rsidR="00A40DB8">
          <w:rPr>
            <w:color w:val="0000FF"/>
            <w:sz w:val="20"/>
          </w:rPr>
          <w:t>10.48550/arXiv.2405.05600</w:t>
        </w:r>
      </w:hyperlink>
      <w:r>
        <w:rPr>
          <w:color w:val="0000FF"/>
          <w:sz w:val="20"/>
        </w:rPr>
        <w:t xml:space="preserve"> </w:t>
      </w:r>
      <w:r>
        <w:rPr>
          <w:sz w:val="20"/>
        </w:rPr>
        <w:t>(2024).</w:t>
      </w:r>
      <w:r>
        <w:rPr>
          <w:spacing w:val="40"/>
          <w:sz w:val="20"/>
        </w:rPr>
        <w:t xml:space="preserve"> </w:t>
      </w:r>
      <w:r>
        <w:rPr>
          <w:sz w:val="20"/>
        </w:rPr>
        <w:t>ArXiv:2405.05600 [cs].</w:t>
      </w:r>
    </w:p>
    <w:p w14:paraId="5CCDDD0A" w14:textId="77777777" w:rsidR="00A40DB8" w:rsidRDefault="00096600">
      <w:pPr>
        <w:pStyle w:val="ListParagraph"/>
        <w:numPr>
          <w:ilvl w:val="0"/>
          <w:numId w:val="1"/>
        </w:numPr>
        <w:tabs>
          <w:tab w:val="left" w:pos="401"/>
        </w:tabs>
        <w:spacing w:before="65"/>
        <w:ind w:left="401" w:hanging="348"/>
        <w:jc w:val="left"/>
        <w:rPr>
          <w:sz w:val="20"/>
        </w:rPr>
      </w:pPr>
      <w:r>
        <w:rPr>
          <w:sz w:val="20"/>
        </w:rPr>
        <w:t>Gu,</w:t>
      </w:r>
      <w:r>
        <w:rPr>
          <w:spacing w:val="-10"/>
          <w:sz w:val="20"/>
        </w:rPr>
        <w:t xml:space="preserve"> </w:t>
      </w:r>
      <w:r>
        <w:rPr>
          <w:sz w:val="20"/>
        </w:rPr>
        <w:t>J.</w:t>
      </w:r>
      <w:r>
        <w:rPr>
          <w:spacing w:val="-9"/>
          <w:sz w:val="20"/>
        </w:rPr>
        <w:t xml:space="preserve"> </w:t>
      </w:r>
      <w:r>
        <w:rPr>
          <w:i/>
          <w:sz w:val="20"/>
        </w:rPr>
        <w:t>et</w:t>
      </w:r>
      <w:r>
        <w:rPr>
          <w:i/>
          <w:spacing w:val="-9"/>
          <w:sz w:val="20"/>
        </w:rPr>
        <w:t xml:space="preserve"> </w:t>
      </w:r>
      <w:r>
        <w:rPr>
          <w:i/>
          <w:sz w:val="20"/>
        </w:rPr>
        <w:t>al.</w:t>
      </w:r>
      <w:r>
        <w:rPr>
          <w:i/>
          <w:spacing w:val="8"/>
          <w:sz w:val="20"/>
        </w:rPr>
        <w:t xml:space="preserve"> </w:t>
      </w:r>
      <w:r>
        <w:rPr>
          <w:sz w:val="20"/>
        </w:rPr>
        <w:t>A</w:t>
      </w:r>
      <w:r>
        <w:rPr>
          <w:spacing w:val="-9"/>
          <w:sz w:val="20"/>
        </w:rPr>
        <w:t xml:space="preserve"> </w:t>
      </w:r>
      <w:r>
        <w:rPr>
          <w:sz w:val="20"/>
        </w:rPr>
        <w:t>Survey</w:t>
      </w:r>
      <w:r>
        <w:rPr>
          <w:spacing w:val="-9"/>
          <w:sz w:val="20"/>
        </w:rPr>
        <w:t xml:space="preserve"> </w:t>
      </w:r>
      <w:r>
        <w:rPr>
          <w:sz w:val="20"/>
        </w:rPr>
        <w:t>on</w:t>
      </w:r>
      <w:r>
        <w:rPr>
          <w:spacing w:val="-10"/>
          <w:sz w:val="20"/>
        </w:rPr>
        <w:t xml:space="preserve"> </w:t>
      </w:r>
      <w:r>
        <w:rPr>
          <w:sz w:val="20"/>
        </w:rPr>
        <w:t>LLM-as-a-Judge,</w:t>
      </w:r>
      <w:r>
        <w:rPr>
          <w:spacing w:val="-9"/>
          <w:sz w:val="20"/>
        </w:rPr>
        <w:t xml:space="preserve"> </w:t>
      </w:r>
      <w:r>
        <w:rPr>
          <w:sz w:val="20"/>
        </w:rPr>
        <w:t>DOI:</w:t>
      </w:r>
      <w:r>
        <w:rPr>
          <w:spacing w:val="-9"/>
          <w:sz w:val="20"/>
        </w:rPr>
        <w:t xml:space="preserve"> </w:t>
      </w:r>
      <w:hyperlink r:id="rId93">
        <w:r w:rsidR="00A40DB8">
          <w:rPr>
            <w:color w:val="0000FF"/>
            <w:sz w:val="20"/>
          </w:rPr>
          <w:t>10.48550/arXiv.2411.15594</w:t>
        </w:r>
      </w:hyperlink>
      <w:r>
        <w:rPr>
          <w:color w:val="0000FF"/>
          <w:spacing w:val="-10"/>
          <w:sz w:val="20"/>
        </w:rPr>
        <w:t xml:space="preserve"> </w:t>
      </w:r>
      <w:r>
        <w:rPr>
          <w:sz w:val="20"/>
        </w:rPr>
        <w:t>(2025).</w:t>
      </w:r>
      <w:r>
        <w:rPr>
          <w:spacing w:val="9"/>
          <w:sz w:val="20"/>
        </w:rPr>
        <w:t xml:space="preserve"> </w:t>
      </w:r>
      <w:r>
        <w:rPr>
          <w:sz w:val="20"/>
        </w:rPr>
        <w:t>ArXiv:2411.15594</w:t>
      </w:r>
      <w:r>
        <w:rPr>
          <w:spacing w:val="-9"/>
          <w:sz w:val="20"/>
        </w:rPr>
        <w:t xml:space="preserve"> </w:t>
      </w:r>
      <w:r>
        <w:rPr>
          <w:spacing w:val="-2"/>
          <w:sz w:val="20"/>
        </w:rPr>
        <w:t>[cs].</w:t>
      </w:r>
    </w:p>
    <w:p w14:paraId="60A5AF95" w14:textId="77777777" w:rsidR="00A40DB8" w:rsidRDefault="00096600">
      <w:pPr>
        <w:pStyle w:val="ListParagraph"/>
        <w:numPr>
          <w:ilvl w:val="0"/>
          <w:numId w:val="1"/>
        </w:numPr>
        <w:tabs>
          <w:tab w:val="left" w:pos="401"/>
        </w:tabs>
        <w:spacing w:before="75"/>
        <w:ind w:left="401" w:hanging="348"/>
        <w:jc w:val="left"/>
        <w:rPr>
          <w:sz w:val="20"/>
        </w:rPr>
      </w:pPr>
      <w:r>
        <w:rPr>
          <w:sz w:val="20"/>
        </w:rPr>
        <w:t>Panickssery,</w:t>
      </w:r>
      <w:r>
        <w:rPr>
          <w:spacing w:val="-8"/>
          <w:sz w:val="20"/>
        </w:rPr>
        <w:t xml:space="preserve"> </w:t>
      </w:r>
      <w:r>
        <w:rPr>
          <w:sz w:val="20"/>
        </w:rPr>
        <w:t>A.,</w:t>
      </w:r>
      <w:r>
        <w:rPr>
          <w:spacing w:val="-8"/>
          <w:sz w:val="20"/>
        </w:rPr>
        <w:t xml:space="preserve"> </w:t>
      </w:r>
      <w:r>
        <w:rPr>
          <w:sz w:val="20"/>
        </w:rPr>
        <w:t>Bowman,</w:t>
      </w:r>
      <w:r>
        <w:rPr>
          <w:spacing w:val="-8"/>
          <w:sz w:val="20"/>
        </w:rPr>
        <w:t xml:space="preserve"> </w:t>
      </w:r>
      <w:r>
        <w:rPr>
          <w:sz w:val="20"/>
        </w:rPr>
        <w:t>S.</w:t>
      </w:r>
      <w:r>
        <w:rPr>
          <w:spacing w:val="-8"/>
          <w:sz w:val="20"/>
        </w:rPr>
        <w:t xml:space="preserve"> </w:t>
      </w:r>
      <w:r>
        <w:rPr>
          <w:sz w:val="20"/>
        </w:rPr>
        <w:t>R.</w:t>
      </w:r>
      <w:r>
        <w:rPr>
          <w:spacing w:val="-8"/>
          <w:sz w:val="20"/>
        </w:rPr>
        <w:t xml:space="preserve"> </w:t>
      </w:r>
      <w:r>
        <w:rPr>
          <w:sz w:val="20"/>
        </w:rPr>
        <w:t>&amp;</w:t>
      </w:r>
      <w:r>
        <w:rPr>
          <w:spacing w:val="-8"/>
          <w:sz w:val="20"/>
        </w:rPr>
        <w:t xml:space="preserve"> </w:t>
      </w:r>
      <w:r>
        <w:rPr>
          <w:sz w:val="20"/>
        </w:rPr>
        <w:t>Feng,</w:t>
      </w:r>
      <w:r>
        <w:rPr>
          <w:spacing w:val="-8"/>
          <w:sz w:val="20"/>
        </w:rPr>
        <w:t xml:space="preserve"> </w:t>
      </w:r>
      <w:r>
        <w:rPr>
          <w:sz w:val="20"/>
        </w:rPr>
        <w:t>S.</w:t>
      </w:r>
      <w:r>
        <w:rPr>
          <w:spacing w:val="10"/>
          <w:sz w:val="20"/>
        </w:rPr>
        <w:t xml:space="preserve"> </w:t>
      </w:r>
      <w:r>
        <w:rPr>
          <w:sz w:val="20"/>
        </w:rPr>
        <w:t>LLM</w:t>
      </w:r>
      <w:r>
        <w:rPr>
          <w:spacing w:val="-8"/>
          <w:sz w:val="20"/>
        </w:rPr>
        <w:t xml:space="preserve"> </w:t>
      </w:r>
      <w:r>
        <w:rPr>
          <w:sz w:val="20"/>
        </w:rPr>
        <w:t>Evaluators</w:t>
      </w:r>
      <w:r>
        <w:rPr>
          <w:spacing w:val="-8"/>
          <w:sz w:val="20"/>
        </w:rPr>
        <w:t xml:space="preserve"> </w:t>
      </w:r>
      <w:r>
        <w:rPr>
          <w:sz w:val="20"/>
        </w:rPr>
        <w:t>Recognize</w:t>
      </w:r>
      <w:r>
        <w:rPr>
          <w:spacing w:val="-8"/>
          <w:sz w:val="20"/>
        </w:rPr>
        <w:t xml:space="preserve"> </w:t>
      </w:r>
      <w:r>
        <w:rPr>
          <w:sz w:val="20"/>
        </w:rPr>
        <w:t>and</w:t>
      </w:r>
      <w:r>
        <w:rPr>
          <w:spacing w:val="-8"/>
          <w:sz w:val="20"/>
        </w:rPr>
        <w:t xml:space="preserve"> </w:t>
      </w:r>
      <w:r>
        <w:rPr>
          <w:sz w:val="20"/>
        </w:rPr>
        <w:t>Favor</w:t>
      </w:r>
      <w:r>
        <w:rPr>
          <w:spacing w:val="-8"/>
          <w:sz w:val="20"/>
        </w:rPr>
        <w:t xml:space="preserve"> </w:t>
      </w:r>
      <w:r>
        <w:rPr>
          <w:sz w:val="20"/>
        </w:rPr>
        <w:t>Their</w:t>
      </w:r>
      <w:r>
        <w:rPr>
          <w:spacing w:val="-7"/>
          <w:sz w:val="20"/>
        </w:rPr>
        <w:t xml:space="preserve"> </w:t>
      </w:r>
      <w:r>
        <w:rPr>
          <w:sz w:val="20"/>
        </w:rPr>
        <w:t>Own</w:t>
      </w:r>
      <w:r>
        <w:rPr>
          <w:spacing w:val="-8"/>
          <w:sz w:val="20"/>
        </w:rPr>
        <w:t xml:space="preserve"> </w:t>
      </w:r>
      <w:r>
        <w:rPr>
          <w:sz w:val="20"/>
        </w:rPr>
        <w:t>Generations</w:t>
      </w:r>
      <w:r>
        <w:rPr>
          <w:spacing w:val="-8"/>
          <w:sz w:val="20"/>
        </w:rPr>
        <w:t xml:space="preserve"> </w:t>
      </w:r>
      <w:r>
        <w:rPr>
          <w:spacing w:val="-2"/>
          <w:sz w:val="20"/>
        </w:rPr>
        <w:t>(2024).</w:t>
      </w:r>
    </w:p>
    <w:p w14:paraId="4F4DD6FF" w14:textId="77777777" w:rsidR="00A40DB8" w:rsidRDefault="00096600">
      <w:pPr>
        <w:pStyle w:val="ListParagraph"/>
        <w:numPr>
          <w:ilvl w:val="0"/>
          <w:numId w:val="1"/>
        </w:numPr>
        <w:tabs>
          <w:tab w:val="left" w:pos="401"/>
        </w:tabs>
        <w:spacing w:before="74"/>
        <w:ind w:left="401" w:hanging="348"/>
        <w:jc w:val="left"/>
        <w:rPr>
          <w:i/>
          <w:sz w:val="20"/>
        </w:rPr>
      </w:pPr>
      <w:r>
        <w:rPr>
          <w:sz w:val="20"/>
        </w:rPr>
        <w:t>Radevski,</w:t>
      </w:r>
      <w:r>
        <w:rPr>
          <w:spacing w:val="-2"/>
          <w:sz w:val="20"/>
        </w:rPr>
        <w:t xml:space="preserve"> </w:t>
      </w:r>
      <w:r>
        <w:rPr>
          <w:sz w:val="20"/>
        </w:rPr>
        <w:t>G.</w:t>
      </w:r>
      <w:r>
        <w:rPr>
          <w:spacing w:val="-2"/>
          <w:sz w:val="20"/>
        </w:rPr>
        <w:t xml:space="preserve"> </w:t>
      </w:r>
      <w:r>
        <w:rPr>
          <w:i/>
          <w:sz w:val="20"/>
        </w:rPr>
        <w:t>et</w:t>
      </w:r>
      <w:r>
        <w:rPr>
          <w:i/>
          <w:spacing w:val="-1"/>
          <w:sz w:val="20"/>
        </w:rPr>
        <w:t xml:space="preserve"> </w:t>
      </w:r>
      <w:r>
        <w:rPr>
          <w:i/>
          <w:sz w:val="20"/>
        </w:rPr>
        <w:t>al.</w:t>
      </w:r>
      <w:r>
        <w:rPr>
          <w:i/>
          <w:spacing w:val="20"/>
          <w:sz w:val="20"/>
        </w:rPr>
        <w:t xml:space="preserve"> </w:t>
      </w:r>
      <w:r>
        <w:rPr>
          <w:sz w:val="20"/>
        </w:rPr>
        <w:t>On</w:t>
      </w:r>
      <w:r>
        <w:rPr>
          <w:spacing w:val="-2"/>
          <w:sz w:val="20"/>
        </w:rPr>
        <w:t xml:space="preserve"> </w:t>
      </w:r>
      <w:r>
        <w:rPr>
          <w:sz w:val="20"/>
        </w:rPr>
        <w:t>synthesizing</w:t>
      </w:r>
      <w:r>
        <w:rPr>
          <w:spacing w:val="-1"/>
          <w:sz w:val="20"/>
        </w:rPr>
        <w:t xml:space="preserve"> </w:t>
      </w:r>
      <w:r>
        <w:rPr>
          <w:sz w:val="20"/>
        </w:rPr>
        <w:t>data</w:t>
      </w:r>
      <w:r>
        <w:rPr>
          <w:spacing w:val="-2"/>
          <w:sz w:val="20"/>
        </w:rPr>
        <w:t xml:space="preserve"> </w:t>
      </w:r>
      <w:r>
        <w:rPr>
          <w:sz w:val="20"/>
        </w:rPr>
        <w:t>for</w:t>
      </w:r>
      <w:r>
        <w:rPr>
          <w:spacing w:val="-2"/>
          <w:sz w:val="20"/>
        </w:rPr>
        <w:t xml:space="preserve"> </w:t>
      </w:r>
      <w:r>
        <w:rPr>
          <w:sz w:val="20"/>
        </w:rPr>
        <w:t>context</w:t>
      </w:r>
      <w:r>
        <w:rPr>
          <w:spacing w:val="-2"/>
          <w:sz w:val="20"/>
        </w:rPr>
        <w:t xml:space="preserve"> </w:t>
      </w:r>
      <w:r>
        <w:rPr>
          <w:sz w:val="20"/>
        </w:rPr>
        <w:t>attribution</w:t>
      </w:r>
      <w:r>
        <w:rPr>
          <w:spacing w:val="-1"/>
          <w:sz w:val="20"/>
        </w:rPr>
        <w:t xml:space="preserve"> </w:t>
      </w:r>
      <w:r>
        <w:rPr>
          <w:sz w:val="20"/>
        </w:rPr>
        <w:t>in</w:t>
      </w:r>
      <w:r>
        <w:rPr>
          <w:spacing w:val="-3"/>
          <w:sz w:val="20"/>
        </w:rPr>
        <w:t xml:space="preserve"> </w:t>
      </w:r>
      <w:r>
        <w:rPr>
          <w:sz w:val="20"/>
        </w:rPr>
        <w:t>question</w:t>
      </w:r>
      <w:r>
        <w:rPr>
          <w:spacing w:val="-1"/>
          <w:sz w:val="20"/>
        </w:rPr>
        <w:t xml:space="preserve"> </w:t>
      </w:r>
      <w:r>
        <w:rPr>
          <w:sz w:val="20"/>
        </w:rPr>
        <w:t>answering.</w:t>
      </w:r>
      <w:r>
        <w:rPr>
          <w:spacing w:val="20"/>
          <w:sz w:val="20"/>
        </w:rPr>
        <w:t xml:space="preserve"> </w:t>
      </w:r>
      <w:r>
        <w:rPr>
          <w:i/>
          <w:sz w:val="20"/>
        </w:rPr>
        <w:t>arXiv</w:t>
      </w:r>
      <w:r>
        <w:rPr>
          <w:i/>
          <w:spacing w:val="-1"/>
          <w:sz w:val="20"/>
        </w:rPr>
        <w:t xml:space="preserve"> </w:t>
      </w:r>
      <w:r>
        <w:rPr>
          <w:i/>
          <w:sz w:val="20"/>
        </w:rPr>
        <w:t>preprint</w:t>
      </w:r>
      <w:r>
        <w:rPr>
          <w:i/>
          <w:spacing w:val="-2"/>
          <w:sz w:val="20"/>
        </w:rPr>
        <w:t xml:space="preserve"> arXiv:2504.05317</w:t>
      </w:r>
    </w:p>
    <w:p w14:paraId="783DD5BE" w14:textId="77777777" w:rsidR="00A40DB8" w:rsidRDefault="00096600">
      <w:pPr>
        <w:pStyle w:val="BodyText"/>
        <w:spacing w:before="10"/>
        <w:ind w:left="395"/>
      </w:pPr>
      <w:bookmarkStart w:id="1287" w:name="_bookmark65"/>
      <w:bookmarkEnd w:id="1287"/>
      <w:r>
        <w:rPr>
          <w:spacing w:val="-2"/>
        </w:rPr>
        <w:t>(2025).</w:t>
      </w:r>
    </w:p>
    <w:p w14:paraId="773DC372" w14:textId="77777777" w:rsidR="00A40DB8" w:rsidRDefault="00096600">
      <w:pPr>
        <w:pStyle w:val="ListParagraph"/>
        <w:numPr>
          <w:ilvl w:val="0"/>
          <w:numId w:val="1"/>
        </w:numPr>
        <w:tabs>
          <w:tab w:val="left" w:pos="395"/>
          <w:tab w:val="left" w:pos="401"/>
        </w:tabs>
        <w:spacing w:before="74" w:line="249" w:lineRule="auto"/>
        <w:ind w:left="395" w:right="386" w:hanging="342"/>
        <w:jc w:val="both"/>
        <w:rPr>
          <w:sz w:val="20"/>
        </w:rPr>
      </w:pPr>
      <w:r>
        <w:rPr>
          <w:sz w:val="20"/>
        </w:rPr>
        <w:t>Zuccon, G., Koopman, B. &amp; Shaik, R.</w:t>
      </w:r>
      <w:r>
        <w:rPr>
          <w:spacing w:val="40"/>
          <w:sz w:val="20"/>
        </w:rPr>
        <w:t xml:space="preserve"> </w:t>
      </w:r>
      <w:r>
        <w:rPr>
          <w:sz w:val="20"/>
        </w:rPr>
        <w:t>Chatgpt hallucinates when attributing answers.</w:t>
      </w:r>
      <w:r>
        <w:rPr>
          <w:spacing w:val="40"/>
          <w:sz w:val="20"/>
        </w:rPr>
        <w:t xml:space="preserve"> </w:t>
      </w:r>
      <w:r>
        <w:rPr>
          <w:sz w:val="20"/>
        </w:rPr>
        <w:t xml:space="preserve">In </w:t>
      </w:r>
      <w:r>
        <w:rPr>
          <w:i/>
          <w:sz w:val="20"/>
        </w:rPr>
        <w:t>Proceedings of the Annual International</w:t>
      </w:r>
      <w:r>
        <w:rPr>
          <w:i/>
          <w:spacing w:val="-8"/>
          <w:sz w:val="20"/>
        </w:rPr>
        <w:t xml:space="preserve"> </w:t>
      </w:r>
      <w:r>
        <w:rPr>
          <w:i/>
          <w:sz w:val="20"/>
        </w:rPr>
        <w:t>ACM</w:t>
      </w:r>
      <w:r>
        <w:rPr>
          <w:i/>
          <w:spacing w:val="-8"/>
          <w:sz w:val="20"/>
        </w:rPr>
        <w:t xml:space="preserve"> </w:t>
      </w:r>
      <w:r>
        <w:rPr>
          <w:i/>
          <w:sz w:val="20"/>
        </w:rPr>
        <w:t>SIGIR</w:t>
      </w:r>
      <w:r>
        <w:rPr>
          <w:i/>
          <w:spacing w:val="-8"/>
          <w:sz w:val="20"/>
        </w:rPr>
        <w:t xml:space="preserve"> </w:t>
      </w:r>
      <w:r>
        <w:rPr>
          <w:i/>
          <w:sz w:val="20"/>
        </w:rPr>
        <w:t>Conference</w:t>
      </w:r>
      <w:r>
        <w:rPr>
          <w:i/>
          <w:spacing w:val="-8"/>
          <w:sz w:val="20"/>
        </w:rPr>
        <w:t xml:space="preserve"> </w:t>
      </w:r>
      <w:r>
        <w:rPr>
          <w:i/>
          <w:sz w:val="20"/>
        </w:rPr>
        <w:t>on</w:t>
      </w:r>
      <w:r>
        <w:rPr>
          <w:i/>
          <w:spacing w:val="-8"/>
          <w:sz w:val="20"/>
        </w:rPr>
        <w:t xml:space="preserve"> </w:t>
      </w:r>
      <w:r>
        <w:rPr>
          <w:i/>
          <w:sz w:val="20"/>
        </w:rPr>
        <w:t>Research</w:t>
      </w:r>
      <w:r>
        <w:rPr>
          <w:i/>
          <w:spacing w:val="-8"/>
          <w:sz w:val="20"/>
        </w:rPr>
        <w:t xml:space="preserve"> </w:t>
      </w:r>
      <w:r>
        <w:rPr>
          <w:i/>
          <w:sz w:val="20"/>
        </w:rPr>
        <w:t>and</w:t>
      </w:r>
      <w:r>
        <w:rPr>
          <w:i/>
          <w:spacing w:val="-8"/>
          <w:sz w:val="20"/>
        </w:rPr>
        <w:t xml:space="preserve"> </w:t>
      </w:r>
      <w:r>
        <w:rPr>
          <w:i/>
          <w:sz w:val="20"/>
        </w:rPr>
        <w:t>Development</w:t>
      </w:r>
      <w:r>
        <w:rPr>
          <w:i/>
          <w:spacing w:val="-8"/>
          <w:sz w:val="20"/>
        </w:rPr>
        <w:t xml:space="preserve"> </w:t>
      </w:r>
      <w:r>
        <w:rPr>
          <w:i/>
          <w:sz w:val="20"/>
        </w:rPr>
        <w:t>in</w:t>
      </w:r>
      <w:r>
        <w:rPr>
          <w:i/>
          <w:spacing w:val="-8"/>
          <w:sz w:val="20"/>
        </w:rPr>
        <w:t xml:space="preserve"> </w:t>
      </w:r>
      <w:r>
        <w:rPr>
          <w:i/>
          <w:sz w:val="20"/>
        </w:rPr>
        <w:t>Information</w:t>
      </w:r>
      <w:r>
        <w:rPr>
          <w:i/>
          <w:spacing w:val="-8"/>
          <w:sz w:val="20"/>
        </w:rPr>
        <w:t xml:space="preserve"> </w:t>
      </w:r>
      <w:r>
        <w:rPr>
          <w:i/>
          <w:sz w:val="20"/>
        </w:rPr>
        <w:t>Retrieval</w:t>
      </w:r>
      <w:r>
        <w:rPr>
          <w:i/>
          <w:spacing w:val="-8"/>
          <w:sz w:val="20"/>
        </w:rPr>
        <w:t xml:space="preserve"> </w:t>
      </w:r>
      <w:r>
        <w:rPr>
          <w:i/>
          <w:sz w:val="20"/>
        </w:rPr>
        <w:t>in</w:t>
      </w:r>
      <w:r>
        <w:rPr>
          <w:i/>
          <w:spacing w:val="-8"/>
          <w:sz w:val="20"/>
        </w:rPr>
        <w:t xml:space="preserve"> </w:t>
      </w:r>
      <w:r>
        <w:rPr>
          <w:i/>
          <w:sz w:val="20"/>
        </w:rPr>
        <w:t>the</w:t>
      </w:r>
      <w:r>
        <w:rPr>
          <w:i/>
          <w:spacing w:val="-8"/>
          <w:sz w:val="20"/>
        </w:rPr>
        <w:t xml:space="preserve"> </w:t>
      </w:r>
      <w:r>
        <w:rPr>
          <w:i/>
          <w:sz w:val="20"/>
        </w:rPr>
        <w:t>Asia</w:t>
      </w:r>
      <w:r>
        <w:rPr>
          <w:i/>
          <w:spacing w:val="-8"/>
          <w:sz w:val="20"/>
        </w:rPr>
        <w:t xml:space="preserve"> </w:t>
      </w:r>
      <w:r>
        <w:rPr>
          <w:i/>
          <w:sz w:val="20"/>
        </w:rPr>
        <w:t>Pacific</w:t>
      </w:r>
      <w:r>
        <w:rPr>
          <w:i/>
          <w:spacing w:val="-8"/>
          <w:sz w:val="20"/>
        </w:rPr>
        <w:t xml:space="preserve"> </w:t>
      </w:r>
      <w:r>
        <w:rPr>
          <w:i/>
          <w:sz w:val="20"/>
        </w:rPr>
        <w:t>Region</w:t>
      </w:r>
      <w:r>
        <w:rPr>
          <w:sz w:val="20"/>
        </w:rPr>
        <w:t xml:space="preserve">, </w:t>
      </w:r>
      <w:bookmarkStart w:id="1288" w:name="_bookmark66"/>
      <w:bookmarkEnd w:id="1288"/>
      <w:r>
        <w:rPr>
          <w:sz w:val="20"/>
        </w:rPr>
        <w:t>46–51 (2023).</w:t>
      </w:r>
    </w:p>
    <w:p w14:paraId="177FDC23" w14:textId="77777777" w:rsidR="00A40DB8" w:rsidRDefault="00096600">
      <w:pPr>
        <w:pStyle w:val="ListParagraph"/>
        <w:numPr>
          <w:ilvl w:val="0"/>
          <w:numId w:val="1"/>
        </w:numPr>
        <w:tabs>
          <w:tab w:val="left" w:pos="395"/>
          <w:tab w:val="left" w:pos="401"/>
        </w:tabs>
        <w:spacing w:before="65" w:line="249" w:lineRule="auto"/>
        <w:ind w:left="395" w:right="411" w:hanging="342"/>
        <w:jc w:val="both"/>
        <w:rPr>
          <w:sz w:val="20"/>
        </w:rPr>
      </w:pPr>
      <w:r>
        <w:rPr>
          <w:sz w:val="20"/>
        </w:rPr>
        <w:t>Croxford, E.</w:t>
      </w:r>
      <w:r>
        <w:rPr>
          <w:spacing w:val="-2"/>
          <w:sz w:val="20"/>
        </w:rPr>
        <w:t xml:space="preserve"> </w:t>
      </w:r>
      <w:r>
        <w:rPr>
          <w:i/>
          <w:sz w:val="20"/>
        </w:rPr>
        <w:t>et</w:t>
      </w:r>
      <w:r>
        <w:rPr>
          <w:i/>
          <w:spacing w:val="-2"/>
          <w:sz w:val="20"/>
        </w:rPr>
        <w:t xml:space="preserve"> </w:t>
      </w:r>
      <w:r>
        <w:rPr>
          <w:i/>
          <w:sz w:val="20"/>
        </w:rPr>
        <w:t>al.</w:t>
      </w:r>
      <w:r>
        <w:rPr>
          <w:i/>
          <w:spacing w:val="20"/>
          <w:sz w:val="20"/>
        </w:rPr>
        <w:t xml:space="preserve"> </w:t>
      </w:r>
      <w:r>
        <w:rPr>
          <w:sz w:val="20"/>
        </w:rPr>
        <w:t>Current</w:t>
      </w:r>
      <w:r>
        <w:rPr>
          <w:spacing w:val="-2"/>
          <w:sz w:val="20"/>
        </w:rPr>
        <w:t xml:space="preserve"> </w:t>
      </w:r>
      <w:r>
        <w:rPr>
          <w:sz w:val="20"/>
        </w:rPr>
        <w:t>and</w:t>
      </w:r>
      <w:r>
        <w:rPr>
          <w:spacing w:val="-2"/>
          <w:sz w:val="20"/>
        </w:rPr>
        <w:t xml:space="preserve"> </w:t>
      </w:r>
      <w:r>
        <w:rPr>
          <w:sz w:val="20"/>
        </w:rPr>
        <w:t>future</w:t>
      </w:r>
      <w:r>
        <w:rPr>
          <w:spacing w:val="-2"/>
          <w:sz w:val="20"/>
        </w:rPr>
        <w:t xml:space="preserve"> </w:t>
      </w:r>
      <w:r>
        <w:rPr>
          <w:sz w:val="20"/>
        </w:rPr>
        <w:t>state</w:t>
      </w:r>
      <w:r>
        <w:rPr>
          <w:spacing w:val="-2"/>
          <w:sz w:val="20"/>
        </w:rPr>
        <w:t xml:space="preserve"> </w:t>
      </w:r>
      <w:r>
        <w:rPr>
          <w:sz w:val="20"/>
        </w:rPr>
        <w:t>of</w:t>
      </w:r>
      <w:r>
        <w:rPr>
          <w:spacing w:val="-2"/>
          <w:sz w:val="20"/>
        </w:rPr>
        <w:t xml:space="preserve"> </w:t>
      </w:r>
      <w:r>
        <w:rPr>
          <w:sz w:val="20"/>
        </w:rPr>
        <w:t>evaluation</w:t>
      </w:r>
      <w:r>
        <w:rPr>
          <w:spacing w:val="-2"/>
          <w:sz w:val="20"/>
        </w:rPr>
        <w:t xml:space="preserve"> </w:t>
      </w:r>
      <w:r>
        <w:rPr>
          <w:sz w:val="20"/>
        </w:rPr>
        <w:t>of</w:t>
      </w:r>
      <w:r>
        <w:rPr>
          <w:spacing w:val="-2"/>
          <w:sz w:val="20"/>
        </w:rPr>
        <w:t xml:space="preserve"> </w:t>
      </w:r>
      <w:r>
        <w:rPr>
          <w:sz w:val="20"/>
        </w:rPr>
        <w:t>large</w:t>
      </w:r>
      <w:r>
        <w:rPr>
          <w:spacing w:val="-2"/>
          <w:sz w:val="20"/>
        </w:rPr>
        <w:t xml:space="preserve"> </w:t>
      </w:r>
      <w:r>
        <w:rPr>
          <w:sz w:val="20"/>
        </w:rPr>
        <w:t>language</w:t>
      </w:r>
      <w:r>
        <w:rPr>
          <w:spacing w:val="-2"/>
          <w:sz w:val="20"/>
        </w:rPr>
        <w:t xml:space="preserve"> </w:t>
      </w:r>
      <w:r>
        <w:rPr>
          <w:sz w:val="20"/>
        </w:rPr>
        <w:t>models</w:t>
      </w:r>
      <w:r>
        <w:rPr>
          <w:spacing w:val="-2"/>
          <w:sz w:val="20"/>
        </w:rPr>
        <w:t xml:space="preserve"> </w:t>
      </w:r>
      <w:r>
        <w:rPr>
          <w:sz w:val="20"/>
        </w:rPr>
        <w:t>for</w:t>
      </w:r>
      <w:r>
        <w:rPr>
          <w:spacing w:val="-2"/>
          <w:sz w:val="20"/>
        </w:rPr>
        <w:t xml:space="preserve"> </w:t>
      </w:r>
      <w:r>
        <w:rPr>
          <w:sz w:val="20"/>
        </w:rPr>
        <w:t>medical</w:t>
      </w:r>
      <w:r>
        <w:rPr>
          <w:spacing w:val="-2"/>
          <w:sz w:val="20"/>
        </w:rPr>
        <w:t xml:space="preserve"> </w:t>
      </w:r>
      <w:r>
        <w:rPr>
          <w:sz w:val="20"/>
        </w:rPr>
        <w:t>summarization</w:t>
      </w:r>
      <w:r>
        <w:rPr>
          <w:spacing w:val="-2"/>
          <w:sz w:val="20"/>
        </w:rPr>
        <w:t xml:space="preserve"> </w:t>
      </w:r>
      <w:r>
        <w:rPr>
          <w:sz w:val="20"/>
        </w:rPr>
        <w:t>tasks.</w:t>
      </w:r>
      <w:r>
        <w:rPr>
          <w:spacing w:val="20"/>
          <w:sz w:val="20"/>
        </w:rPr>
        <w:t xml:space="preserve"> </w:t>
      </w:r>
      <w:r>
        <w:rPr>
          <w:i/>
          <w:sz w:val="20"/>
        </w:rPr>
        <w:t xml:space="preserve">npj </w:t>
      </w:r>
      <w:bookmarkStart w:id="1289" w:name="_bookmark67"/>
      <w:bookmarkEnd w:id="1289"/>
      <w:r>
        <w:rPr>
          <w:i/>
          <w:sz w:val="20"/>
        </w:rPr>
        <w:t xml:space="preserve">Heal. Syst. </w:t>
      </w:r>
      <w:r>
        <w:rPr>
          <w:b/>
          <w:sz w:val="20"/>
        </w:rPr>
        <w:t>2</w:t>
      </w:r>
      <w:r>
        <w:rPr>
          <w:sz w:val="20"/>
        </w:rPr>
        <w:t xml:space="preserve">, 1–13, DOI: </w:t>
      </w:r>
      <w:hyperlink r:id="rId94">
        <w:r w:rsidR="00A40DB8">
          <w:rPr>
            <w:color w:val="0000FF"/>
            <w:sz w:val="20"/>
          </w:rPr>
          <w:t>10.1038/s44401-024-00011-2</w:t>
        </w:r>
      </w:hyperlink>
      <w:r>
        <w:rPr>
          <w:color w:val="0000FF"/>
          <w:sz w:val="20"/>
        </w:rPr>
        <w:t xml:space="preserve"> </w:t>
      </w:r>
      <w:r>
        <w:rPr>
          <w:sz w:val="20"/>
        </w:rPr>
        <w:t>(2025).</w:t>
      </w:r>
      <w:r>
        <w:rPr>
          <w:spacing w:val="40"/>
          <w:sz w:val="20"/>
        </w:rPr>
        <w:t xml:space="preserve"> </w:t>
      </w:r>
      <w:r>
        <w:rPr>
          <w:sz w:val="20"/>
        </w:rPr>
        <w:t>Publisher: Nature Publishing Group.</w:t>
      </w:r>
    </w:p>
    <w:p w14:paraId="1F2CD799" w14:textId="77777777" w:rsidR="00A40DB8" w:rsidRDefault="00096600">
      <w:pPr>
        <w:pStyle w:val="ListParagraph"/>
        <w:numPr>
          <w:ilvl w:val="0"/>
          <w:numId w:val="1"/>
        </w:numPr>
        <w:tabs>
          <w:tab w:val="left" w:pos="402"/>
        </w:tabs>
        <w:spacing w:before="66" w:line="249" w:lineRule="auto"/>
        <w:ind w:right="408" w:hanging="349"/>
        <w:jc w:val="both"/>
        <w:rPr>
          <w:sz w:val="20"/>
        </w:rPr>
      </w:pPr>
      <w:r>
        <w:rPr>
          <w:sz w:val="20"/>
        </w:rPr>
        <w:t>Sharma, S., Asri, L. E., Schulz, H. &amp; Zumer, J.</w:t>
      </w:r>
      <w:r>
        <w:rPr>
          <w:spacing w:val="40"/>
          <w:sz w:val="20"/>
        </w:rPr>
        <w:t xml:space="preserve"> </w:t>
      </w:r>
      <w:r>
        <w:rPr>
          <w:sz w:val="20"/>
        </w:rPr>
        <w:t xml:space="preserve">Relevance of Unsupervised Metrics in Task-Oriented Dialogue for </w:t>
      </w:r>
      <w:bookmarkStart w:id="1290" w:name="_bookmark68"/>
      <w:bookmarkEnd w:id="1290"/>
      <w:r>
        <w:rPr>
          <w:sz w:val="20"/>
        </w:rPr>
        <w:t xml:space="preserve">Evaluating Natural Language Generation, DOI: </w:t>
      </w:r>
      <w:hyperlink r:id="rId95">
        <w:r w:rsidR="00A40DB8">
          <w:rPr>
            <w:color w:val="0000FF"/>
            <w:sz w:val="20"/>
          </w:rPr>
          <w:t>10.48550/arXiv.1706.09799</w:t>
        </w:r>
      </w:hyperlink>
      <w:r>
        <w:rPr>
          <w:color w:val="0000FF"/>
          <w:sz w:val="20"/>
        </w:rPr>
        <w:t xml:space="preserve"> </w:t>
      </w:r>
      <w:r>
        <w:rPr>
          <w:sz w:val="20"/>
        </w:rPr>
        <w:t>(2017).</w:t>
      </w:r>
      <w:r>
        <w:rPr>
          <w:spacing w:val="38"/>
          <w:sz w:val="20"/>
        </w:rPr>
        <w:t xml:space="preserve"> </w:t>
      </w:r>
      <w:r>
        <w:rPr>
          <w:sz w:val="20"/>
        </w:rPr>
        <w:t>ArXiv:1706.09799 [cs].</w:t>
      </w:r>
    </w:p>
    <w:p w14:paraId="1657DADB" w14:textId="77777777" w:rsidR="00A40DB8" w:rsidRDefault="00096600">
      <w:pPr>
        <w:pStyle w:val="ListParagraph"/>
        <w:numPr>
          <w:ilvl w:val="0"/>
          <w:numId w:val="1"/>
        </w:numPr>
        <w:tabs>
          <w:tab w:val="left" w:pos="387"/>
          <w:tab w:val="left" w:pos="401"/>
        </w:tabs>
        <w:spacing w:before="65" w:line="249" w:lineRule="auto"/>
        <w:ind w:left="387" w:right="384" w:hanging="334"/>
        <w:jc w:val="both"/>
        <w:rPr>
          <w:sz w:val="20"/>
        </w:rPr>
      </w:pPr>
      <w:r>
        <w:rPr>
          <w:sz w:val="20"/>
        </w:rPr>
        <w:t>Bohnet, B.</w:t>
      </w:r>
      <w:r>
        <w:rPr>
          <w:spacing w:val="-7"/>
          <w:sz w:val="20"/>
        </w:rPr>
        <w:t xml:space="preserve"> </w:t>
      </w:r>
      <w:r>
        <w:rPr>
          <w:i/>
          <w:sz w:val="20"/>
        </w:rPr>
        <w:t>et</w:t>
      </w:r>
      <w:r>
        <w:rPr>
          <w:i/>
          <w:spacing w:val="-8"/>
          <w:sz w:val="20"/>
        </w:rPr>
        <w:t xml:space="preserve"> </w:t>
      </w:r>
      <w:r>
        <w:rPr>
          <w:i/>
          <w:sz w:val="20"/>
        </w:rPr>
        <w:t>al.</w:t>
      </w:r>
      <w:r>
        <w:rPr>
          <w:i/>
          <w:spacing w:val="12"/>
          <w:sz w:val="20"/>
        </w:rPr>
        <w:t xml:space="preserve"> </w:t>
      </w:r>
      <w:r>
        <w:rPr>
          <w:sz w:val="20"/>
        </w:rPr>
        <w:t>Attributed</w:t>
      </w:r>
      <w:r>
        <w:rPr>
          <w:spacing w:val="-7"/>
          <w:sz w:val="20"/>
        </w:rPr>
        <w:t xml:space="preserve"> </w:t>
      </w:r>
      <w:r>
        <w:rPr>
          <w:sz w:val="20"/>
        </w:rPr>
        <w:t>Question</w:t>
      </w:r>
      <w:r>
        <w:rPr>
          <w:spacing w:val="-7"/>
          <w:sz w:val="20"/>
        </w:rPr>
        <w:t xml:space="preserve"> </w:t>
      </w:r>
      <w:r>
        <w:rPr>
          <w:sz w:val="20"/>
        </w:rPr>
        <w:t>Answering: Evaluation</w:t>
      </w:r>
      <w:r>
        <w:rPr>
          <w:spacing w:val="-8"/>
          <w:sz w:val="20"/>
        </w:rPr>
        <w:t xml:space="preserve"> </w:t>
      </w:r>
      <w:r>
        <w:rPr>
          <w:sz w:val="20"/>
        </w:rPr>
        <w:t>and</w:t>
      </w:r>
      <w:r>
        <w:rPr>
          <w:spacing w:val="-7"/>
          <w:sz w:val="20"/>
        </w:rPr>
        <w:t xml:space="preserve"> </w:t>
      </w:r>
      <w:r>
        <w:rPr>
          <w:sz w:val="20"/>
        </w:rPr>
        <w:t>Modeling</w:t>
      </w:r>
      <w:r>
        <w:rPr>
          <w:spacing w:val="-7"/>
          <w:sz w:val="20"/>
        </w:rPr>
        <w:t xml:space="preserve"> </w:t>
      </w:r>
      <w:r>
        <w:rPr>
          <w:sz w:val="20"/>
        </w:rPr>
        <w:t>for</w:t>
      </w:r>
      <w:r>
        <w:rPr>
          <w:spacing w:val="-8"/>
          <w:sz w:val="20"/>
        </w:rPr>
        <w:t xml:space="preserve"> </w:t>
      </w:r>
      <w:r>
        <w:rPr>
          <w:sz w:val="20"/>
        </w:rPr>
        <w:t>Attributed</w:t>
      </w:r>
      <w:r>
        <w:rPr>
          <w:spacing w:val="-7"/>
          <w:sz w:val="20"/>
        </w:rPr>
        <w:t xml:space="preserve"> </w:t>
      </w:r>
      <w:r>
        <w:rPr>
          <w:sz w:val="20"/>
        </w:rPr>
        <w:t>Large</w:t>
      </w:r>
      <w:r>
        <w:rPr>
          <w:spacing w:val="-7"/>
          <w:sz w:val="20"/>
        </w:rPr>
        <w:t xml:space="preserve"> </w:t>
      </w:r>
      <w:r>
        <w:rPr>
          <w:sz w:val="20"/>
        </w:rPr>
        <w:t>Language</w:t>
      </w:r>
      <w:r>
        <w:rPr>
          <w:spacing w:val="-8"/>
          <w:sz w:val="20"/>
        </w:rPr>
        <w:t xml:space="preserve"> </w:t>
      </w:r>
      <w:r>
        <w:rPr>
          <w:sz w:val="20"/>
        </w:rPr>
        <w:t>Models,</w:t>
      </w:r>
      <w:r>
        <w:rPr>
          <w:spacing w:val="-7"/>
          <w:sz w:val="20"/>
        </w:rPr>
        <w:t xml:space="preserve"> </w:t>
      </w:r>
      <w:r>
        <w:rPr>
          <w:sz w:val="20"/>
        </w:rPr>
        <w:t xml:space="preserve">DOI: </w:t>
      </w:r>
      <w:bookmarkStart w:id="1291" w:name="_bookmark69"/>
      <w:bookmarkEnd w:id="1291"/>
      <w:r>
        <w:fldChar w:fldCharType="begin"/>
      </w:r>
      <w:r>
        <w:instrText>HYPERLINK "10.48550/arXiv.2212.08037" \h</w:instrText>
      </w:r>
      <w:r>
        <w:fldChar w:fldCharType="separate"/>
      </w:r>
      <w:r>
        <w:rPr>
          <w:color w:val="0000FF"/>
          <w:sz w:val="20"/>
        </w:rPr>
        <w:t>10.48550/arXiv.2212.08037</w:t>
      </w:r>
      <w:r>
        <w:fldChar w:fldCharType="end"/>
      </w:r>
      <w:r>
        <w:rPr>
          <w:color w:val="0000FF"/>
          <w:sz w:val="20"/>
        </w:rPr>
        <w:t xml:space="preserve"> </w:t>
      </w:r>
      <w:r>
        <w:rPr>
          <w:sz w:val="20"/>
        </w:rPr>
        <w:t>(2023).</w:t>
      </w:r>
      <w:r>
        <w:rPr>
          <w:spacing w:val="40"/>
          <w:sz w:val="20"/>
        </w:rPr>
        <w:t xml:space="preserve"> </w:t>
      </w:r>
      <w:r>
        <w:rPr>
          <w:sz w:val="20"/>
        </w:rPr>
        <w:t>ArXiv:2212.08037 [cs].</w:t>
      </w:r>
    </w:p>
    <w:p w14:paraId="4373C7F8" w14:textId="77777777" w:rsidR="00A40DB8" w:rsidRDefault="00096600">
      <w:pPr>
        <w:pStyle w:val="ListParagraph"/>
        <w:numPr>
          <w:ilvl w:val="0"/>
          <w:numId w:val="1"/>
        </w:numPr>
        <w:tabs>
          <w:tab w:val="left" w:pos="401"/>
        </w:tabs>
        <w:spacing w:before="66"/>
        <w:ind w:left="401" w:hanging="348"/>
        <w:jc w:val="both"/>
        <w:rPr>
          <w:sz w:val="20"/>
        </w:rPr>
      </w:pPr>
      <w:r>
        <w:rPr>
          <w:sz w:val="20"/>
        </w:rPr>
        <w:t>OpenAI</w:t>
      </w:r>
      <w:r>
        <w:rPr>
          <w:spacing w:val="-10"/>
          <w:sz w:val="20"/>
        </w:rPr>
        <w:t xml:space="preserve"> </w:t>
      </w:r>
      <w:r>
        <w:rPr>
          <w:i/>
          <w:sz w:val="20"/>
        </w:rPr>
        <w:t>et</w:t>
      </w:r>
      <w:r>
        <w:rPr>
          <w:i/>
          <w:spacing w:val="-10"/>
          <w:sz w:val="20"/>
        </w:rPr>
        <w:t xml:space="preserve"> </w:t>
      </w:r>
      <w:r>
        <w:rPr>
          <w:i/>
          <w:sz w:val="20"/>
        </w:rPr>
        <w:t>al.</w:t>
      </w:r>
      <w:r>
        <w:rPr>
          <w:i/>
          <w:spacing w:val="8"/>
          <w:sz w:val="20"/>
        </w:rPr>
        <w:t xml:space="preserve"> </w:t>
      </w:r>
      <w:r>
        <w:rPr>
          <w:sz w:val="20"/>
        </w:rPr>
        <w:t>GPT-4o</w:t>
      </w:r>
      <w:r>
        <w:rPr>
          <w:spacing w:val="-10"/>
          <w:sz w:val="20"/>
        </w:rPr>
        <w:t xml:space="preserve"> </w:t>
      </w:r>
      <w:r>
        <w:rPr>
          <w:sz w:val="20"/>
        </w:rPr>
        <w:t>System</w:t>
      </w:r>
      <w:r>
        <w:rPr>
          <w:spacing w:val="-10"/>
          <w:sz w:val="20"/>
        </w:rPr>
        <w:t xml:space="preserve"> </w:t>
      </w:r>
      <w:r>
        <w:rPr>
          <w:sz w:val="20"/>
        </w:rPr>
        <w:t>Card,</w:t>
      </w:r>
      <w:r>
        <w:rPr>
          <w:spacing w:val="-10"/>
          <w:sz w:val="20"/>
        </w:rPr>
        <w:t xml:space="preserve"> </w:t>
      </w:r>
      <w:r>
        <w:rPr>
          <w:sz w:val="20"/>
        </w:rPr>
        <w:t>DOI:</w:t>
      </w:r>
      <w:r>
        <w:rPr>
          <w:spacing w:val="-10"/>
          <w:sz w:val="20"/>
        </w:rPr>
        <w:t xml:space="preserve"> </w:t>
      </w:r>
      <w:hyperlink r:id="rId96">
        <w:r w:rsidR="00A40DB8">
          <w:rPr>
            <w:color w:val="0000FF"/>
            <w:sz w:val="20"/>
          </w:rPr>
          <w:t>10.48550/arXiv.2410.21276</w:t>
        </w:r>
      </w:hyperlink>
      <w:r>
        <w:rPr>
          <w:color w:val="0000FF"/>
          <w:spacing w:val="-10"/>
          <w:sz w:val="20"/>
        </w:rPr>
        <w:t xml:space="preserve"> </w:t>
      </w:r>
      <w:r>
        <w:rPr>
          <w:sz w:val="20"/>
        </w:rPr>
        <w:t>(2024).</w:t>
      </w:r>
      <w:r>
        <w:rPr>
          <w:spacing w:val="8"/>
          <w:sz w:val="20"/>
        </w:rPr>
        <w:t xml:space="preserve"> </w:t>
      </w:r>
      <w:r>
        <w:rPr>
          <w:sz w:val="20"/>
        </w:rPr>
        <w:t>ArXiv:2410.21276</w:t>
      </w:r>
      <w:r>
        <w:rPr>
          <w:spacing w:val="-10"/>
          <w:sz w:val="20"/>
        </w:rPr>
        <w:t xml:space="preserve"> </w:t>
      </w:r>
      <w:r>
        <w:rPr>
          <w:spacing w:val="-2"/>
          <w:sz w:val="20"/>
        </w:rPr>
        <w:t>[cs].</w:t>
      </w:r>
    </w:p>
    <w:sectPr w:rsidR="00A40DB8">
      <w:pgSz w:w="12240" w:h="15840"/>
      <w:pgMar w:top="1200" w:right="720" w:bottom="840" w:left="1080" w:header="0" w:footer="64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Saleh Kalantari" w:date="2026-04-26T17:05:00Z" w:initials="SK">
    <w:p w14:paraId="630CE765" w14:textId="42663D51" w:rsidR="005D0440" w:rsidRDefault="005D0440">
      <w:pPr>
        <w:pStyle w:val="CommentText"/>
      </w:pPr>
      <w:r w:rsidRPr="005D0440">
        <w:rPr>
          <w:rStyle w:val="CommentReference"/>
          <w:highlight w:val="cyan"/>
        </w:rPr>
        <w:annotationRef/>
      </w:r>
      <w:r w:rsidRPr="005D0440">
        <w:rPr>
          <w:highlight w:val="cyan"/>
        </w:rPr>
        <w:t xml:space="preserve">This </w:t>
      </w:r>
      <w:r w:rsidR="00D4164B">
        <w:rPr>
          <w:highlight w:val="cyan"/>
        </w:rPr>
        <w:t xml:space="preserve">correspondence </w:t>
      </w:r>
      <w:r w:rsidRPr="005D0440">
        <w:rPr>
          <w:highlight w:val="cyan"/>
        </w:rPr>
        <w:t>was given as 72.0% in some sections, and 72.4% in other</w:t>
      </w:r>
      <w:r w:rsidR="00E46BF4">
        <w:rPr>
          <w:highlight w:val="cyan"/>
        </w:rPr>
        <w:t xml:space="preserve"> sections</w:t>
      </w:r>
      <w:r w:rsidRPr="005D0440">
        <w:rPr>
          <w:highlight w:val="cyan"/>
        </w:rPr>
        <w:t>. Figure out which one is right, and then run a search for the other number to change throughout.</w:t>
      </w:r>
    </w:p>
  </w:comment>
  <w:comment w:id="59" w:author="Saleh Kalantari" w:date="2026-04-26T11:06:00Z" w:initials="SK">
    <w:p w14:paraId="7F1E74C6" w14:textId="77777777" w:rsidR="00400CFE" w:rsidRDefault="00EF2269">
      <w:pPr>
        <w:pStyle w:val="CommentText"/>
        <w:rPr>
          <w:highlight w:val="cyan"/>
        </w:rPr>
      </w:pPr>
      <w:r>
        <w:rPr>
          <w:rStyle w:val="CommentReference"/>
        </w:rPr>
        <w:annotationRef/>
      </w:r>
      <w:r w:rsidRPr="00613774">
        <w:rPr>
          <w:highlight w:val="cyan"/>
        </w:rPr>
        <w:t>This</w:t>
      </w:r>
      <w:r w:rsidR="00E03D05">
        <w:rPr>
          <w:highlight w:val="cyan"/>
        </w:rPr>
        <w:t xml:space="preserve"> important introductory</w:t>
      </w:r>
      <w:r w:rsidRPr="00613774">
        <w:rPr>
          <w:highlight w:val="cyan"/>
        </w:rPr>
        <w:t xml:space="preserve"> material still has a</w:t>
      </w:r>
      <w:r w:rsidR="00613774" w:rsidRPr="00613774">
        <w:rPr>
          <w:highlight w:val="cyan"/>
        </w:rPr>
        <w:t xml:space="preserve"> great deal of</w:t>
      </w:r>
      <w:r w:rsidRPr="00613774">
        <w:rPr>
          <w:highlight w:val="cyan"/>
        </w:rPr>
        <w:t xml:space="preserve"> logical incoherence</w:t>
      </w:r>
      <w:r w:rsidR="00400CFE">
        <w:rPr>
          <w:highlight w:val="cyan"/>
        </w:rPr>
        <w:t xml:space="preserve"> and fragmentation</w:t>
      </w:r>
      <w:r w:rsidRPr="00613774">
        <w:rPr>
          <w:highlight w:val="cyan"/>
        </w:rPr>
        <w:t xml:space="preserve">. </w:t>
      </w:r>
      <w:r w:rsidR="00400CFE">
        <w:rPr>
          <w:highlight w:val="cyan"/>
        </w:rPr>
        <w:t>It’s not really clear how various sentences in these open paragraphs related to one another or create a consistent train of thought.</w:t>
      </w:r>
    </w:p>
    <w:p w14:paraId="4709526F" w14:textId="03516C0F" w:rsidR="00EF2269" w:rsidRPr="00AB2C4C" w:rsidRDefault="00400CFE">
      <w:pPr>
        <w:pStyle w:val="CommentText"/>
        <w:rPr>
          <w:highlight w:val="cyan"/>
        </w:rPr>
      </w:pPr>
      <w:r>
        <w:rPr>
          <w:highlight w:val="cyan"/>
        </w:rPr>
        <w:t xml:space="preserve">     Also</w:t>
      </w:r>
      <w:r w:rsidR="00EF2269" w:rsidRPr="00613774">
        <w:rPr>
          <w:highlight w:val="cyan"/>
        </w:rPr>
        <w:t xml:space="preserve"> not clear why relevancy evaluations matter if the AI is </w:t>
      </w:r>
      <w:r w:rsidR="00AC02AB">
        <w:rPr>
          <w:highlight w:val="cyan"/>
        </w:rPr>
        <w:t xml:space="preserve">actually </w:t>
      </w:r>
      <w:r w:rsidR="00EF2269" w:rsidRPr="00613774">
        <w:rPr>
          <w:highlight w:val="cyan"/>
        </w:rPr>
        <w:t xml:space="preserve">getting the right answers. </w:t>
      </w:r>
      <w:r w:rsidR="008919E1">
        <w:rPr>
          <w:highlight w:val="cyan"/>
        </w:rPr>
        <w:t>(</w:t>
      </w:r>
      <w:r w:rsidR="00EF2269" w:rsidRPr="00613774">
        <w:rPr>
          <w:highlight w:val="cyan"/>
        </w:rPr>
        <w:t xml:space="preserve">In fact, if it is outperforming humans then </w:t>
      </w:r>
      <w:r w:rsidR="008919E1">
        <w:rPr>
          <w:highlight w:val="cyan"/>
        </w:rPr>
        <w:t>logically</w:t>
      </w:r>
      <w:r w:rsidR="00613774" w:rsidRPr="00613774">
        <w:rPr>
          <w:highlight w:val="cyan"/>
        </w:rPr>
        <w:t xml:space="preserve"> it</w:t>
      </w:r>
      <w:r>
        <w:rPr>
          <w:highlight w:val="cyan"/>
        </w:rPr>
        <w:t xml:space="preserve"> seems</w:t>
      </w:r>
      <w:r w:rsidR="008919E1">
        <w:rPr>
          <w:highlight w:val="cyan"/>
        </w:rPr>
        <w:t xml:space="preserve"> more likely to be</w:t>
      </w:r>
      <w:r w:rsidR="00613774" w:rsidRPr="00613774">
        <w:rPr>
          <w:highlight w:val="cyan"/>
        </w:rPr>
        <w:t xml:space="preserve"> the </w:t>
      </w:r>
      <w:r w:rsidR="00613774" w:rsidRPr="00613774">
        <w:rPr>
          <w:i/>
          <w:iCs/>
          <w:highlight w:val="cyan"/>
        </w:rPr>
        <w:t>humans</w:t>
      </w:r>
      <w:r w:rsidR="00613774" w:rsidRPr="00613774">
        <w:rPr>
          <w:highlight w:val="cyan"/>
        </w:rPr>
        <w:t xml:space="preserve"> who are not recognizing the full relevancy of the information.</w:t>
      </w:r>
      <w:r w:rsidR="008919E1">
        <w:rPr>
          <w:highlight w:val="cyan"/>
        </w:rPr>
        <w:t>)</w:t>
      </w:r>
      <w:r w:rsidR="00613774" w:rsidRPr="00613774">
        <w:rPr>
          <w:highlight w:val="cyan"/>
        </w:rPr>
        <w:t xml:space="preserve"> Furthermore, the text seems to go back </w:t>
      </w:r>
      <w:r w:rsidR="00613774">
        <w:rPr>
          <w:highlight w:val="cyan"/>
        </w:rPr>
        <w:t>and</w:t>
      </w:r>
      <w:r w:rsidR="00613774" w:rsidRPr="00613774">
        <w:rPr>
          <w:highlight w:val="cyan"/>
        </w:rPr>
        <w:t xml:space="preserve"> forth with contradictory statements about how strong the AI performance is. The opening sentence emphasizes that it </w:t>
      </w:r>
      <w:r w:rsidR="00AC02AB">
        <w:rPr>
          <w:highlight w:val="cyan"/>
        </w:rPr>
        <w:t xml:space="preserve">is very strong and </w:t>
      </w:r>
      <w:r w:rsidR="00613774" w:rsidRPr="00613774">
        <w:rPr>
          <w:highlight w:val="cyan"/>
        </w:rPr>
        <w:t>outperforms human</w:t>
      </w:r>
      <w:r w:rsidR="00AC02AB">
        <w:rPr>
          <w:highlight w:val="cyan"/>
        </w:rPr>
        <w:t>s</w:t>
      </w:r>
      <w:r w:rsidR="00613774" w:rsidRPr="00613774">
        <w:rPr>
          <w:highlight w:val="cyan"/>
        </w:rPr>
        <w:t>, yet subsequent sentences indicate that it provides “misleading” assessments and need</w:t>
      </w:r>
      <w:r w:rsidR="00613774" w:rsidRPr="00AB2C4C">
        <w:rPr>
          <w:highlight w:val="cyan"/>
        </w:rPr>
        <w:t>s to be brought into line with human judgement. So which one is it?</w:t>
      </w:r>
    </w:p>
    <w:p w14:paraId="5B326A75" w14:textId="7140FEBD" w:rsidR="006F2DEA" w:rsidRPr="00613774" w:rsidRDefault="006F2DEA">
      <w:pPr>
        <w:pStyle w:val="CommentText"/>
      </w:pPr>
    </w:p>
  </w:comment>
  <w:comment w:id="190" w:author="Saleh Kalantari" w:date="2026-04-26T12:00:00Z" w:initials="SK">
    <w:p w14:paraId="28C2E606" w14:textId="6BCDEEAC" w:rsidR="00986E97" w:rsidRDefault="00986E97">
      <w:pPr>
        <w:pStyle w:val="CommentText"/>
      </w:pPr>
      <w:r>
        <w:rPr>
          <w:rStyle w:val="CommentReference"/>
        </w:rPr>
        <w:annotationRef/>
      </w:r>
      <w:r w:rsidRPr="00DF61A7">
        <w:rPr>
          <w:highlight w:val="cyan"/>
        </w:rPr>
        <w:t xml:space="preserve">The original text here said “from </w:t>
      </w:r>
      <w:r w:rsidRPr="00F230D4">
        <w:rPr>
          <w:b/>
          <w:bCs/>
          <w:highlight w:val="cyan"/>
        </w:rPr>
        <w:t xml:space="preserve">another </w:t>
      </w:r>
      <w:r w:rsidRPr="00DF61A7">
        <w:rPr>
          <w:highlight w:val="cyan"/>
        </w:rPr>
        <w:t>LLM.” However, the phrasing of RQ3 and other sections, including the abstract, indicated that you also got good results when filtering based on the same-LLM r</w:t>
      </w:r>
      <w:r w:rsidR="00DF61A7" w:rsidRPr="00DF61A7">
        <w:rPr>
          <w:highlight w:val="cyan"/>
        </w:rPr>
        <w:t>elevance ratings (presumably using a two-stage process). I went ahead and revised it here for consistency, but please verify.</w:t>
      </w:r>
    </w:p>
  </w:comment>
  <w:comment w:id="222" w:author="Saleh Kalantari" w:date="2026-04-26T19:01:00Z" w:initials="SK">
    <w:p w14:paraId="2D293D21" w14:textId="158360D9" w:rsidR="00C63261" w:rsidRDefault="00C63261">
      <w:pPr>
        <w:pStyle w:val="CommentText"/>
      </w:pPr>
      <w:r>
        <w:rPr>
          <w:rStyle w:val="CommentReference"/>
        </w:rPr>
        <w:annotationRef/>
      </w:r>
      <w:r w:rsidRPr="00C63261">
        <w:rPr>
          <w:highlight w:val="cyan"/>
        </w:rPr>
        <w:t>Capitalization of headers was inconsistent in various sections (e.g., here vs. 2.2). I fixed this, but be sure to keep an eye on it. The journal may have specific requirements about header formatting.</w:t>
      </w:r>
    </w:p>
  </w:comment>
  <w:comment w:id="243" w:author="Saleh Kalantari" w:date="2026-04-26T12:12:00Z" w:initials="SK">
    <w:p w14:paraId="2A444C43" w14:textId="590C6953" w:rsidR="00DE5768" w:rsidRPr="00DE5768" w:rsidRDefault="00DE5768">
      <w:pPr>
        <w:pStyle w:val="CommentText"/>
      </w:pPr>
      <w:r>
        <w:rPr>
          <w:rStyle w:val="CommentReference"/>
        </w:rPr>
        <w:annotationRef/>
      </w:r>
      <w:r w:rsidRPr="00DE5768">
        <w:rPr>
          <w:highlight w:val="cyan"/>
        </w:rPr>
        <w:t xml:space="preserve">This may need to be </w:t>
      </w:r>
      <w:r w:rsidRPr="00DE5768">
        <w:rPr>
          <w:b/>
          <w:bCs/>
          <w:highlight w:val="cyan"/>
        </w:rPr>
        <w:t xml:space="preserve">[redacted] </w:t>
      </w:r>
      <w:r w:rsidRPr="00DE5768">
        <w:rPr>
          <w:highlight w:val="cyan"/>
        </w:rPr>
        <w:t>for peer review; check the specific journal’s requirements for anonymity.</w:t>
      </w:r>
    </w:p>
  </w:comment>
  <w:comment w:id="253" w:author="Saleh Kalantari" w:date="2026-04-26T19:51:00Z" w:initials="SK">
    <w:p w14:paraId="348DA5E6" w14:textId="336F1236" w:rsidR="00FC0597" w:rsidRDefault="00FC0597">
      <w:pPr>
        <w:pStyle w:val="CommentText"/>
      </w:pPr>
      <w:r>
        <w:rPr>
          <w:rStyle w:val="CommentReference"/>
        </w:rPr>
        <w:annotationRef/>
      </w:r>
      <w:r w:rsidRPr="00FC0597">
        <w:rPr>
          <w:highlight w:val="cyan"/>
        </w:rPr>
        <w:t xml:space="preserve">Not really clear how you </w:t>
      </w:r>
      <w:r>
        <w:rPr>
          <w:highlight w:val="cyan"/>
        </w:rPr>
        <w:t>calculated</w:t>
      </w:r>
      <w:r w:rsidRPr="00FC0597">
        <w:rPr>
          <w:highlight w:val="cyan"/>
        </w:rPr>
        <w:t xml:space="preserve"> these nu</w:t>
      </w:r>
      <w:r w:rsidRPr="00FC0597">
        <w:rPr>
          <w:noProof/>
          <w:highlight w:val="cyan"/>
        </w:rPr>
        <w:t>merical ratings when the trainees were just using a 3-fold system of high/low/non-relevance.</w:t>
      </w:r>
    </w:p>
  </w:comment>
  <w:comment w:id="267" w:author="Saleh Kalantari" w:date="2026-04-26T12:14:00Z" w:initials="SK">
    <w:p w14:paraId="37CB6CC4" w14:textId="72920350" w:rsidR="000A5AB3" w:rsidRDefault="000A5AB3">
      <w:pPr>
        <w:pStyle w:val="CommentText"/>
      </w:pPr>
      <w:r w:rsidRPr="000A5AB3">
        <w:rPr>
          <w:rStyle w:val="CommentReference"/>
          <w:highlight w:val="cyan"/>
        </w:rPr>
        <w:annotationRef/>
      </w:r>
      <w:r w:rsidRPr="000A5AB3">
        <w:rPr>
          <w:highlight w:val="cyan"/>
        </w:rPr>
        <w:t xml:space="preserve">Many of the tables and figures are not cited anywhere in the article text. </w:t>
      </w:r>
      <w:r w:rsidR="00390549">
        <w:rPr>
          <w:highlight w:val="cyan"/>
        </w:rPr>
        <w:t>J</w:t>
      </w:r>
      <w:r w:rsidRPr="000A5AB3">
        <w:rPr>
          <w:highlight w:val="cyan"/>
        </w:rPr>
        <w:t xml:space="preserve">ournals will </w:t>
      </w:r>
      <w:r w:rsidR="00390549">
        <w:rPr>
          <w:highlight w:val="cyan"/>
        </w:rPr>
        <w:t xml:space="preserve">almost always </w:t>
      </w:r>
      <w:r w:rsidRPr="000A5AB3">
        <w:rPr>
          <w:highlight w:val="cyan"/>
        </w:rPr>
        <w:t>require that such call-outs be included, somewhere prior to the table itself.</w:t>
      </w:r>
    </w:p>
  </w:comment>
  <w:comment w:id="273" w:author="Saleh Kalantari" w:date="2026-04-26T12:26:00Z" w:initials="SK">
    <w:p w14:paraId="006BB4D1" w14:textId="77777777" w:rsidR="00390549" w:rsidRDefault="008C0671">
      <w:pPr>
        <w:pStyle w:val="CommentText"/>
        <w:rPr>
          <w:highlight w:val="cyan"/>
        </w:rPr>
      </w:pPr>
      <w:r>
        <w:rPr>
          <w:rStyle w:val="CommentReference"/>
        </w:rPr>
        <w:annotationRef/>
      </w:r>
      <w:r w:rsidRPr="008C0671">
        <w:rPr>
          <w:highlight w:val="cyan"/>
        </w:rPr>
        <w:t>Some aspects of this figure are confusing and don’t seem to match the explanation given in the previous material. For example, if you look at the majority-vote section it seems to show the expert physicians</w:t>
      </w:r>
      <w:r w:rsidR="00E52D4E">
        <w:rPr>
          <w:highlight w:val="cyan"/>
        </w:rPr>
        <w:t xml:space="preserve"> are</w:t>
      </w:r>
      <w:r w:rsidRPr="008C0671">
        <w:rPr>
          <w:highlight w:val="cyan"/>
        </w:rPr>
        <w:t xml:space="preserve"> included in that vote, whereas the text very clearly indicates that it should be the trainees’ majority vote (only). The figure also seems to show</w:t>
      </w:r>
      <w:r w:rsidR="00E52D4E">
        <w:rPr>
          <w:highlight w:val="cyan"/>
        </w:rPr>
        <w:t xml:space="preserve"> that there were</w:t>
      </w:r>
      <w:r w:rsidRPr="008C0671">
        <w:rPr>
          <w:highlight w:val="cyan"/>
        </w:rPr>
        <w:t xml:space="preserve"> 6 closed-source LLMs + 3 open-source LLMs = 9 total</w:t>
      </w:r>
      <w:r w:rsidR="00E52D4E">
        <w:rPr>
          <w:highlight w:val="cyan"/>
        </w:rPr>
        <w:t>;</w:t>
      </w:r>
      <w:r w:rsidRPr="008C0671">
        <w:rPr>
          <w:highlight w:val="cyan"/>
        </w:rPr>
        <w:t xml:space="preserve"> whereas the text indicates that there were 4 open-source and </w:t>
      </w:r>
      <w:r w:rsidR="00390549">
        <w:rPr>
          <w:highlight w:val="cyan"/>
        </w:rPr>
        <w:t xml:space="preserve">2 closed source; thus </w:t>
      </w:r>
      <w:r w:rsidRPr="008C0671">
        <w:rPr>
          <w:highlight w:val="cyan"/>
        </w:rPr>
        <w:t>6 total.</w:t>
      </w:r>
    </w:p>
    <w:p w14:paraId="2070B61B" w14:textId="3CA2F34D" w:rsidR="008C0671" w:rsidRDefault="00390549">
      <w:pPr>
        <w:pStyle w:val="CommentText"/>
      </w:pPr>
      <w:r>
        <w:rPr>
          <w:highlight w:val="cyan"/>
        </w:rPr>
        <w:t xml:space="preserve">      </w:t>
      </w:r>
      <w:r w:rsidR="008C0671" w:rsidRPr="008C0671">
        <w:rPr>
          <w:highlight w:val="cyan"/>
        </w:rPr>
        <w:t>It’s also not clear what the “re-grading” column means. The study design f</w:t>
      </w:r>
      <w:r w:rsidR="008C0671" w:rsidRPr="00E52D4E">
        <w:rPr>
          <w:highlight w:val="cyan"/>
        </w:rPr>
        <w:t>or RQs 2 and 3 seems to indicate assessing LLM performance before vs. after sentence filtering, but that is not shown in the figure.</w:t>
      </w:r>
      <w:r w:rsidR="00E52D4E" w:rsidRPr="00E52D4E">
        <w:rPr>
          <w:highlight w:val="cyan"/>
        </w:rPr>
        <w:t xml:space="preserve"> </w:t>
      </w:r>
      <w:r w:rsidR="0072595E">
        <w:rPr>
          <w:highlight w:val="cyan"/>
        </w:rPr>
        <w:t>And what is the box at top-right with “8 Trainees”; that is not mentioned anywhere in the text</w:t>
      </w:r>
      <w:r>
        <w:rPr>
          <w:highlight w:val="cyan"/>
        </w:rPr>
        <w:t>?</w:t>
      </w:r>
      <w:r w:rsidR="0072595E">
        <w:rPr>
          <w:highlight w:val="cyan"/>
        </w:rPr>
        <w:t xml:space="preserve"> </w:t>
      </w:r>
      <w:r w:rsidR="00E52D4E" w:rsidRPr="00E52D4E">
        <w:rPr>
          <w:highlight w:val="cyan"/>
        </w:rPr>
        <w:t>Should probably completely reassess the figure</w:t>
      </w:r>
      <w:r w:rsidR="00E52D4E">
        <w:rPr>
          <w:highlight w:val="cyan"/>
        </w:rPr>
        <w:t xml:space="preserve"> as a whole</w:t>
      </w:r>
      <w:r w:rsidR="00E52D4E" w:rsidRPr="00E52D4E">
        <w:rPr>
          <w:highlight w:val="cyan"/>
        </w:rPr>
        <w:t>.</w:t>
      </w:r>
    </w:p>
  </w:comment>
  <w:comment w:id="284" w:author="Saleh Kalantari" w:date="2026-04-26T12:34:00Z" w:initials="SK">
    <w:p w14:paraId="5E67FCF0" w14:textId="23A9CF99" w:rsidR="00F2580F" w:rsidRDefault="00F2580F">
      <w:pPr>
        <w:pStyle w:val="CommentText"/>
      </w:pPr>
      <w:r>
        <w:rPr>
          <w:rStyle w:val="CommentReference"/>
        </w:rPr>
        <w:annotationRef/>
      </w:r>
      <w:r w:rsidRPr="00F2580F">
        <w:rPr>
          <w:highlight w:val="cyan"/>
        </w:rPr>
        <w:t>This is confusing and needs to be fixed. Multiple-choice questions should all have exactly one correct answer. Why would you remove questions that had one correct answer? How is it possible for a question to have no correct answer?</w:t>
      </w:r>
    </w:p>
  </w:comment>
  <w:comment w:id="292" w:author="Saleh Kalantari" w:date="2026-04-26T12:38:00Z" w:initials="SK">
    <w:p w14:paraId="7CB5206A" w14:textId="62AEB0F4" w:rsidR="008E5968" w:rsidRDefault="008E5968">
      <w:pPr>
        <w:pStyle w:val="CommentText"/>
      </w:pPr>
      <w:r>
        <w:rPr>
          <w:rStyle w:val="CommentReference"/>
        </w:rPr>
        <w:annotationRef/>
      </w:r>
      <w:r w:rsidRPr="008E5968">
        <w:rPr>
          <w:highlight w:val="cyan"/>
        </w:rPr>
        <w:t>The math here doesn’t add up. 4052 - 2052 - 629 - 448 = 923, not 933.</w:t>
      </w:r>
      <w:r>
        <w:t xml:space="preserve"> </w:t>
      </w:r>
    </w:p>
  </w:comment>
  <w:comment w:id="296" w:author="Saleh Kalantari" w:date="2026-04-26T12:42:00Z" w:initials="SK">
    <w:p w14:paraId="5E4298C0" w14:textId="0CF8EA73" w:rsidR="008E5968" w:rsidRDefault="008E5968">
      <w:pPr>
        <w:pStyle w:val="CommentText"/>
      </w:pPr>
      <w:r w:rsidRPr="002138CA">
        <w:rPr>
          <w:rStyle w:val="CommentReference"/>
          <w:highlight w:val="cyan"/>
        </w:rPr>
        <w:annotationRef/>
      </w:r>
      <w:r w:rsidRPr="009E2BD1">
        <w:rPr>
          <w:highlight w:val="cyan"/>
        </w:rPr>
        <w:t xml:space="preserve">Should probably give the exact name of </w:t>
      </w:r>
      <w:r w:rsidR="002138CA" w:rsidRPr="009E2BD1">
        <w:rPr>
          <w:highlight w:val="cyan"/>
        </w:rPr>
        <w:t>this platform</w:t>
      </w:r>
      <w:r w:rsidR="009E2BD1" w:rsidRPr="009E2BD1">
        <w:rPr>
          <w:highlight w:val="cyan"/>
        </w:rPr>
        <w:t>, since it is a fundamental part of your recruitment procedure.</w:t>
      </w:r>
    </w:p>
  </w:comment>
  <w:comment w:id="302" w:author="Saleh Kalantari" w:date="2026-04-26T12:44:00Z" w:initials="SK">
    <w:p w14:paraId="48A3730E" w14:textId="15AD642F" w:rsidR="009E2BD1" w:rsidRDefault="009E2BD1">
      <w:pPr>
        <w:pStyle w:val="CommentText"/>
      </w:pPr>
      <w:r>
        <w:rPr>
          <w:rStyle w:val="CommentReference"/>
        </w:rPr>
        <w:annotationRef/>
      </w:r>
      <w:r w:rsidRPr="007E49BC">
        <w:rPr>
          <w:highlight w:val="cyan"/>
        </w:rPr>
        <w:t xml:space="preserve">This part is super-confusing and doesn’t seem to correspond logically or numerically with the previous sentences. </w:t>
      </w:r>
      <w:r w:rsidR="007E49BC" w:rsidRPr="007E49BC">
        <w:rPr>
          <w:highlight w:val="cyan"/>
        </w:rPr>
        <w:t>You said they were only labeling 933 QAs; here it has suddenly</w:t>
      </w:r>
      <w:r w:rsidR="007E49BC">
        <w:rPr>
          <w:highlight w:val="cyan"/>
        </w:rPr>
        <w:t xml:space="preserve"> and inexplicably</w:t>
      </w:r>
      <w:r w:rsidR="007E49BC" w:rsidRPr="007E49BC">
        <w:rPr>
          <w:highlight w:val="cyan"/>
        </w:rPr>
        <w:t xml:space="preserve"> expanded to 2,000. You then removed 448 from 2,000, which does not equal 933</w:t>
      </w:r>
      <w:r w:rsidR="007E49BC">
        <w:rPr>
          <w:highlight w:val="cyan"/>
        </w:rPr>
        <w:t xml:space="preserve"> as stated</w:t>
      </w:r>
      <w:r w:rsidR="007E49BC" w:rsidRPr="007E49BC">
        <w:rPr>
          <w:highlight w:val="cyan"/>
        </w:rPr>
        <w:t>. If you removed addition items at this step then the total should be less than 933</w:t>
      </w:r>
      <w:r w:rsidR="007E49BC">
        <w:rPr>
          <w:highlight w:val="cyan"/>
        </w:rPr>
        <w:t>, but mathematically here it comes out to 2,000 - 448 = 1552</w:t>
      </w:r>
      <w:r w:rsidR="007E49BC" w:rsidRPr="007E49BC">
        <w:rPr>
          <w:highlight w:val="cyan"/>
        </w:rPr>
        <w:t>. This all needs to be fixed or just delete</w:t>
      </w:r>
      <w:r w:rsidR="007E49BC">
        <w:rPr>
          <w:highlight w:val="cyan"/>
        </w:rPr>
        <w:t>d</w:t>
      </w:r>
      <w:r w:rsidR="007E49BC" w:rsidRPr="007E49BC">
        <w:rPr>
          <w:highlight w:val="cyan"/>
        </w:rPr>
        <w:t>.</w:t>
      </w:r>
    </w:p>
  </w:comment>
  <w:comment w:id="336" w:author="Saleh Kalantari" w:date="2026-04-26T13:00:00Z" w:initials="SK">
    <w:p w14:paraId="2DC2FE98" w14:textId="5743C5CA" w:rsidR="00475BF0" w:rsidRDefault="00475BF0">
      <w:pPr>
        <w:pStyle w:val="CommentText"/>
      </w:pPr>
      <w:r>
        <w:rPr>
          <w:rStyle w:val="CommentReference"/>
        </w:rPr>
        <w:annotationRef/>
      </w:r>
      <w:r w:rsidRPr="00475BF0">
        <w:rPr>
          <w:highlight w:val="cyan"/>
        </w:rPr>
        <w:t>This should probably be “Supplementary Material”</w:t>
      </w:r>
      <w:r w:rsidR="00F57834">
        <w:rPr>
          <w:highlight w:val="cyan"/>
        </w:rPr>
        <w:t xml:space="preserve"> (most journals don’t allow appendixes).</w:t>
      </w:r>
      <w:r w:rsidRPr="00475BF0">
        <w:rPr>
          <w:highlight w:val="cyan"/>
        </w:rPr>
        <w:t xml:space="preserve"> Also note that this material is not present in the current document; be sure that it is submitted or else just delete here.</w:t>
      </w:r>
    </w:p>
  </w:comment>
  <w:comment w:id="430" w:author="Saleh Kalantari" w:date="2026-04-26T13:17:00Z" w:initials="SK">
    <w:p w14:paraId="05127AE9" w14:textId="33D7991E" w:rsidR="005C6402" w:rsidRDefault="005C6402">
      <w:pPr>
        <w:pStyle w:val="CommentText"/>
      </w:pPr>
      <w:r>
        <w:rPr>
          <w:rStyle w:val="CommentReference"/>
        </w:rPr>
        <w:annotationRef/>
      </w:r>
      <w:r w:rsidR="00062129" w:rsidRPr="00062129">
        <w:rPr>
          <w:highlight w:val="cyan"/>
        </w:rPr>
        <w:t>The o</w:t>
      </w:r>
      <w:r w:rsidRPr="00062129">
        <w:rPr>
          <w:highlight w:val="cyan"/>
        </w:rPr>
        <w:t>riginal text here also said</w:t>
      </w:r>
      <w:r w:rsidR="00062129" w:rsidRPr="00062129">
        <w:rPr>
          <w:highlight w:val="cyan"/>
        </w:rPr>
        <w:t xml:space="preserve"> the labels were compared by</w:t>
      </w:r>
      <w:r w:rsidRPr="00062129">
        <w:rPr>
          <w:highlight w:val="cyan"/>
        </w:rPr>
        <w:t xml:space="preserve"> “number of sentences.” But that doesn’t make any sense because the relevan</w:t>
      </w:r>
      <w:r w:rsidR="00390549">
        <w:rPr>
          <w:highlight w:val="cyan"/>
        </w:rPr>
        <w:t>cy</w:t>
      </w:r>
      <w:r w:rsidRPr="00062129">
        <w:rPr>
          <w:highlight w:val="cyan"/>
        </w:rPr>
        <w:t xml:space="preserve"> labels were </w:t>
      </w:r>
      <w:r w:rsidR="00062129">
        <w:rPr>
          <w:highlight w:val="cyan"/>
        </w:rPr>
        <w:t xml:space="preserve">made </w:t>
      </w:r>
      <w:r w:rsidRPr="00062129">
        <w:rPr>
          <w:highlight w:val="cyan"/>
        </w:rPr>
        <w:t>per-sentence</w:t>
      </w:r>
      <w:r w:rsidR="00062129" w:rsidRPr="00062129">
        <w:rPr>
          <w:highlight w:val="cyan"/>
        </w:rPr>
        <w:t xml:space="preserve"> ... they should all just be 1 sentence</w:t>
      </w:r>
      <w:r w:rsidR="00062129">
        <w:rPr>
          <w:highlight w:val="cyan"/>
        </w:rPr>
        <w:t>! (Also the following material did not provide any results for “number of sentences.”)</w:t>
      </w:r>
      <w:r w:rsidR="00062129" w:rsidRPr="00062129">
        <w:rPr>
          <w:highlight w:val="cyan"/>
        </w:rPr>
        <w:t xml:space="preserve"> </w:t>
      </w:r>
      <w:r w:rsidR="00062129">
        <w:rPr>
          <w:highlight w:val="cyan"/>
        </w:rPr>
        <w:t>I j</w:t>
      </w:r>
      <w:r w:rsidR="00062129" w:rsidRPr="00062129">
        <w:rPr>
          <w:highlight w:val="cyan"/>
        </w:rPr>
        <w:t xml:space="preserve">ust removed </w:t>
      </w:r>
      <w:r w:rsidR="00062129">
        <w:rPr>
          <w:highlight w:val="cyan"/>
        </w:rPr>
        <w:t>that confusing phrase</w:t>
      </w:r>
      <w:r w:rsidR="00062129" w:rsidRPr="00062129">
        <w:rPr>
          <w:highlight w:val="cyan"/>
        </w:rPr>
        <w:t xml:space="preserve"> for now.</w:t>
      </w:r>
    </w:p>
  </w:comment>
  <w:comment w:id="432" w:author="Saleh Kalantari" w:date="2026-04-26T13:16:00Z" w:initials="SK">
    <w:p w14:paraId="25B1CB7F" w14:textId="2CB2F6F7" w:rsidR="00432D1C" w:rsidRDefault="00432D1C">
      <w:pPr>
        <w:pStyle w:val="CommentText"/>
      </w:pPr>
      <w:r>
        <w:rPr>
          <w:rStyle w:val="CommentReference"/>
        </w:rPr>
        <w:annotationRef/>
      </w:r>
      <w:r w:rsidRPr="00432D1C">
        <w:rPr>
          <w:highlight w:val="cyan"/>
        </w:rPr>
        <w:t>This should probably be defined. Can just add a brief explanation in parentheses.</w:t>
      </w:r>
    </w:p>
  </w:comment>
  <w:comment w:id="448" w:author="Saleh Kalantari" w:date="2026-04-26T13:26:00Z" w:initials="SK">
    <w:p w14:paraId="280E6BD9" w14:textId="652DE6E2" w:rsidR="00E86042" w:rsidRDefault="00E86042">
      <w:pPr>
        <w:pStyle w:val="CommentText"/>
      </w:pPr>
      <w:r>
        <w:rPr>
          <w:rStyle w:val="CommentReference"/>
        </w:rPr>
        <w:annotationRef/>
      </w:r>
      <w:r w:rsidRPr="00E86042">
        <w:rPr>
          <w:highlight w:val="cyan"/>
        </w:rPr>
        <w:t>This paragraph originally appeared as part of the previous section – but it has no relation whatsoever to that section’s topic. I moved it down here.</w:t>
      </w:r>
    </w:p>
  </w:comment>
  <w:comment w:id="489" w:author="Saleh Kalantari" w:date="2026-04-26T13:42:00Z" w:initials="SK">
    <w:p w14:paraId="3CD4B937" w14:textId="379DEBD0" w:rsidR="00C17CC1" w:rsidRDefault="00C17CC1">
      <w:pPr>
        <w:pStyle w:val="CommentText"/>
      </w:pPr>
      <w:r>
        <w:rPr>
          <w:rStyle w:val="CommentReference"/>
        </w:rPr>
        <w:annotationRef/>
      </w:r>
      <w:r w:rsidRPr="000A604F">
        <w:rPr>
          <w:highlight w:val="cyan"/>
        </w:rPr>
        <w:t xml:space="preserve">This needs to be filled out and clarified. </w:t>
      </w:r>
      <w:r w:rsidR="000E613E">
        <w:rPr>
          <w:highlight w:val="cyan"/>
        </w:rPr>
        <w:t>Y</w:t>
      </w:r>
      <w:r w:rsidR="000A604F" w:rsidRPr="000A604F">
        <w:rPr>
          <w:highlight w:val="cyan"/>
        </w:rPr>
        <w:t>ou explain how ContextCite was treated in detail, but don’t say anything at all about how self-reporting was done.</w:t>
      </w:r>
      <w:r w:rsidR="000E613E">
        <w:rPr>
          <w:highlight w:val="cyan"/>
        </w:rPr>
        <w:t xml:space="preserve"> Also need to indicate how these items were used in comparisons</w:t>
      </w:r>
      <w:r w:rsidR="00390549">
        <w:rPr>
          <w:highlight w:val="cyan"/>
        </w:rPr>
        <w:t xml:space="preserve"> with the human ratings</w:t>
      </w:r>
      <w:r w:rsidR="000E613E">
        <w:rPr>
          <w:highlight w:val="cyan"/>
        </w:rPr>
        <w:t xml:space="preserve"> (it’s a bit questionable if you used ContextCite for some</w:t>
      </w:r>
      <w:r w:rsidR="00390549">
        <w:rPr>
          <w:highlight w:val="cyan"/>
        </w:rPr>
        <w:t xml:space="preserve"> LLMs</w:t>
      </w:r>
      <w:r w:rsidR="000E613E">
        <w:rPr>
          <w:highlight w:val="cyan"/>
        </w:rPr>
        <w:t xml:space="preserve"> and self-report for others; these two data sources/methods really need to be treated separately</w:t>
      </w:r>
      <w:r w:rsidR="00390549">
        <w:rPr>
          <w:highlight w:val="cyan"/>
        </w:rPr>
        <w:t>!</w:t>
      </w:r>
      <w:r w:rsidR="000E613E">
        <w:rPr>
          <w:highlight w:val="cyan"/>
        </w:rPr>
        <w:t>).</w:t>
      </w:r>
    </w:p>
  </w:comment>
  <w:comment w:id="682" w:author="Saleh Kalantari" w:date="2026-04-26T13:56:00Z" w:initials="SK">
    <w:p w14:paraId="10F2A629" w14:textId="50A1AAB6" w:rsidR="00905138" w:rsidRDefault="00905138">
      <w:pPr>
        <w:pStyle w:val="CommentText"/>
      </w:pPr>
      <w:r>
        <w:rPr>
          <w:rStyle w:val="CommentReference"/>
        </w:rPr>
        <w:annotationRef/>
      </w:r>
      <w:r w:rsidR="007A232E" w:rsidRPr="007A232E">
        <w:rPr>
          <w:highlight w:val="cyan"/>
        </w:rPr>
        <w:t>The meaning here is unclear. Needs more detail or better explanation.</w:t>
      </w:r>
    </w:p>
  </w:comment>
  <w:comment w:id="685" w:author="Saleh Kalantari" w:date="2026-04-26T13:59:00Z" w:initials="SK">
    <w:p w14:paraId="24726439" w14:textId="77777777" w:rsidR="007A232E" w:rsidRPr="00F47325" w:rsidRDefault="007A232E">
      <w:pPr>
        <w:pStyle w:val="CommentText"/>
        <w:rPr>
          <w:highlight w:val="cyan"/>
        </w:rPr>
      </w:pPr>
      <w:r>
        <w:rPr>
          <w:rStyle w:val="CommentReference"/>
        </w:rPr>
        <w:annotationRef/>
      </w:r>
      <w:r w:rsidRPr="007A232E">
        <w:rPr>
          <w:highlight w:val="cyan"/>
        </w:rPr>
        <w:t>This sentence makes sense in isolation, but seems detached from the surrounding material with unclear implications. Sh</w:t>
      </w:r>
      <w:r w:rsidRPr="00F47325">
        <w:rPr>
          <w:highlight w:val="cyan"/>
        </w:rPr>
        <w:t>ould probably just be expanded.</w:t>
      </w:r>
    </w:p>
    <w:p w14:paraId="4C1B85D2" w14:textId="6173F3FD" w:rsidR="00F47325" w:rsidRDefault="00F47325">
      <w:pPr>
        <w:pStyle w:val="CommentText"/>
      </w:pPr>
      <w:r w:rsidRPr="00F47325">
        <w:rPr>
          <w:highlight w:val="cyan"/>
        </w:rPr>
        <w:t xml:space="preserve">       Also, I’m not sure if “contributive attribution” necessarily means the attribution is </w:t>
      </w:r>
      <w:r w:rsidRPr="00F47325">
        <w:rPr>
          <w:i/>
          <w:iCs/>
          <w:highlight w:val="cyan"/>
        </w:rPr>
        <w:t>wrong</w:t>
      </w:r>
      <w:r w:rsidRPr="00F47325">
        <w:rPr>
          <w:highlight w:val="cyan"/>
        </w:rPr>
        <w:t>, as you suggest here. It simply means that the LLM pointed to the sentence as</w:t>
      </w:r>
      <w:r w:rsidR="00390549">
        <w:rPr>
          <w:highlight w:val="cyan"/>
        </w:rPr>
        <w:t xml:space="preserve"> partially</w:t>
      </w:r>
      <w:r w:rsidRPr="00F47325">
        <w:rPr>
          <w:highlight w:val="cyan"/>
        </w:rPr>
        <w:t xml:space="preserve"> relevant, as contributing to the generated answer. Probably need to check that and adjust.</w:t>
      </w:r>
    </w:p>
  </w:comment>
  <w:comment w:id="835" w:author="Saleh Kalantari" w:date="2026-04-26T14:12:00Z" w:initials="SK">
    <w:p w14:paraId="1E444EAF" w14:textId="0EC0819C" w:rsidR="00B942EF" w:rsidRDefault="00B942EF">
      <w:pPr>
        <w:pStyle w:val="CommentText"/>
      </w:pPr>
      <w:r>
        <w:rPr>
          <w:rStyle w:val="CommentReference"/>
        </w:rPr>
        <w:annotationRef/>
      </w:r>
      <w:r w:rsidRPr="00B942EF">
        <w:rPr>
          <w:highlight w:val="cyan"/>
        </w:rPr>
        <w:t>The label in the figure</w:t>
      </w:r>
      <w:r w:rsidR="00390549">
        <w:rPr>
          <w:highlight w:val="cyan"/>
        </w:rPr>
        <w:t xml:space="preserve"> image for</w:t>
      </w:r>
      <w:r w:rsidRPr="00B942EF">
        <w:rPr>
          <w:highlight w:val="cyan"/>
        </w:rPr>
        <w:t xml:space="preserve"> part B should clearly state that this is just a sample item, not an overall average. That figure is also very confusing because it says “physician” rather than “physician trainee” (you never mention above doing comparisons between LLMs and the board-certified physicians). Might consider just deleting part B completely.</w:t>
      </w:r>
    </w:p>
  </w:comment>
  <w:comment w:id="836" w:author="Saleh Kalantari" w:date="2026-04-26T14:14:00Z" w:initials="SK">
    <w:p w14:paraId="7A4BC49D" w14:textId="0E31A9B2" w:rsidR="00B942EF" w:rsidRDefault="00B942EF">
      <w:pPr>
        <w:pStyle w:val="CommentText"/>
      </w:pPr>
      <w:r>
        <w:rPr>
          <w:rStyle w:val="CommentReference"/>
        </w:rPr>
        <w:annotationRef/>
      </w:r>
      <w:r w:rsidRPr="00B942EF">
        <w:rPr>
          <w:highlight w:val="cyan"/>
        </w:rPr>
        <w:t>Explanation of Part C was missing; needs to be filled out.</w:t>
      </w:r>
    </w:p>
  </w:comment>
  <w:comment w:id="842" w:author="Saleh Kalantari" w:date="2026-04-26T14:16:00Z" w:initials="SK">
    <w:p w14:paraId="2E07001F" w14:textId="476D259C" w:rsidR="00522350" w:rsidRDefault="00522350">
      <w:pPr>
        <w:pStyle w:val="CommentText"/>
      </w:pPr>
      <w:r>
        <w:rPr>
          <w:rStyle w:val="CommentReference"/>
        </w:rPr>
        <w:annotationRef/>
      </w:r>
      <w:r w:rsidRPr="00522350">
        <w:rPr>
          <w:highlight w:val="cyan"/>
        </w:rPr>
        <w:t>This figure seems to be c</w:t>
      </w:r>
      <w:r w:rsidRPr="00DA16BF">
        <w:rPr>
          <w:highlight w:val="cyan"/>
        </w:rPr>
        <w:t>onnected to the following section 2.3, so I’m not sure what it is doing up here.</w:t>
      </w:r>
      <w:r w:rsidR="00DA16BF" w:rsidRPr="00DA16BF">
        <w:rPr>
          <w:highlight w:val="cyan"/>
        </w:rPr>
        <w:t xml:space="preserve"> They should be located below </w:t>
      </w:r>
      <w:r w:rsidR="00390549">
        <w:rPr>
          <w:highlight w:val="cyan"/>
        </w:rPr>
        <w:t>the place where</w:t>
      </w:r>
      <w:r w:rsidR="00DA16BF" w:rsidRPr="00DA16BF">
        <w:rPr>
          <w:highlight w:val="cyan"/>
        </w:rPr>
        <w:t xml:space="preserve"> they are cited in the text.</w:t>
      </w:r>
    </w:p>
  </w:comment>
  <w:comment w:id="844" w:author="Saleh Kalantari" w:date="2026-04-26T14:54:00Z" w:initials="SK">
    <w:p w14:paraId="2D263757" w14:textId="77777777" w:rsidR="00390549" w:rsidRDefault="003F112E">
      <w:pPr>
        <w:pStyle w:val="CommentText"/>
        <w:rPr>
          <w:highlight w:val="cyan"/>
        </w:rPr>
      </w:pPr>
      <w:r>
        <w:rPr>
          <w:rStyle w:val="CommentReference"/>
        </w:rPr>
        <w:annotationRef/>
      </w:r>
      <w:r w:rsidRPr="00621119">
        <w:rPr>
          <w:highlight w:val="cyan"/>
        </w:rPr>
        <w:t>Th</w:t>
      </w:r>
      <w:r w:rsidR="00390549">
        <w:rPr>
          <w:highlight w:val="cyan"/>
        </w:rPr>
        <w:t>e</w:t>
      </w:r>
      <w:r w:rsidRPr="00621119">
        <w:rPr>
          <w:highlight w:val="cyan"/>
        </w:rPr>
        <w:t xml:space="preserve"> figure</w:t>
      </w:r>
      <w:r w:rsidR="00621119">
        <w:rPr>
          <w:highlight w:val="cyan"/>
        </w:rPr>
        <w:t xml:space="preserve"> </w:t>
      </w:r>
      <w:r w:rsidR="00390549">
        <w:rPr>
          <w:highlight w:val="cyan"/>
        </w:rPr>
        <w:t>is also rather</w:t>
      </w:r>
      <w:r w:rsidRPr="00621119">
        <w:rPr>
          <w:highlight w:val="cyan"/>
        </w:rPr>
        <w:t xml:space="preserve"> confusing and (as noted below) it doesn’t seem to match a lot of the numbers given in the text. Why do the human labels say “physician + trainee,” </w:t>
      </w:r>
      <w:r w:rsidR="00621119" w:rsidRPr="00621119">
        <w:rPr>
          <w:highlight w:val="cyan"/>
        </w:rPr>
        <w:t xml:space="preserve">while the legend just says “trainee”? (based on previous text the physician labels should </w:t>
      </w:r>
      <w:r w:rsidR="00621119" w:rsidRPr="00390549">
        <w:rPr>
          <w:i/>
          <w:iCs/>
          <w:highlight w:val="cyan"/>
        </w:rPr>
        <w:t xml:space="preserve">not </w:t>
      </w:r>
      <w:r w:rsidR="00621119" w:rsidRPr="00621119">
        <w:rPr>
          <w:highlight w:val="cyan"/>
        </w:rPr>
        <w:t>be included in the ratings).</w:t>
      </w:r>
    </w:p>
    <w:p w14:paraId="2CC3701C" w14:textId="1B2B2C6A" w:rsidR="0072595E" w:rsidRDefault="00390549">
      <w:pPr>
        <w:pStyle w:val="CommentText"/>
        <w:rPr>
          <w:highlight w:val="cyan"/>
        </w:rPr>
      </w:pPr>
      <w:r>
        <w:rPr>
          <w:highlight w:val="cyan"/>
        </w:rPr>
        <w:t xml:space="preserve">      A</w:t>
      </w:r>
      <w:r w:rsidR="00621119" w:rsidRPr="00621119">
        <w:rPr>
          <w:highlight w:val="cyan"/>
        </w:rPr>
        <w:t xml:space="preserve"> core issue here is that you seem to be merging all </w:t>
      </w:r>
      <w:r w:rsidR="00621119">
        <w:rPr>
          <w:highlight w:val="cyan"/>
        </w:rPr>
        <w:t xml:space="preserve">of </w:t>
      </w:r>
      <w:r w:rsidR="00621119" w:rsidRPr="00621119">
        <w:rPr>
          <w:highlight w:val="cyan"/>
        </w:rPr>
        <w:t>the different LLM relevancy ratings in</w:t>
      </w:r>
      <w:r>
        <w:rPr>
          <w:highlight w:val="cyan"/>
        </w:rPr>
        <w:t>to</w:t>
      </w:r>
      <w:r w:rsidR="00621119" w:rsidRPr="00621119">
        <w:rPr>
          <w:highlight w:val="cyan"/>
        </w:rPr>
        <w:t xml:space="preserve"> the same table – which makes it </w:t>
      </w:r>
      <w:r w:rsidR="00621119">
        <w:rPr>
          <w:highlight w:val="cyan"/>
        </w:rPr>
        <w:t xml:space="preserve">very </w:t>
      </w:r>
      <w:r w:rsidR="00621119" w:rsidRPr="00621119">
        <w:rPr>
          <w:highlight w:val="cyan"/>
        </w:rPr>
        <w:t>hard to read and really doesn’t give much useful info, since they are all crunched together and it doesn’t specify</w:t>
      </w:r>
      <w:r w:rsidR="00621119">
        <w:rPr>
          <w:highlight w:val="cyan"/>
        </w:rPr>
        <w:t xml:space="preserve"> all of</w:t>
      </w:r>
      <w:r w:rsidR="00621119" w:rsidRPr="00621119">
        <w:rPr>
          <w:highlight w:val="cyan"/>
        </w:rPr>
        <w:t xml:space="preserve"> the percentage gains for each. (In fact, if I’m reading it correctly, it seems t</w:t>
      </w:r>
      <w:r w:rsidR="00621119">
        <w:rPr>
          <w:highlight w:val="cyan"/>
        </w:rPr>
        <w:t>o show</w:t>
      </w:r>
      <w:r w:rsidR="00621119" w:rsidRPr="00621119">
        <w:rPr>
          <w:highlight w:val="cyan"/>
        </w:rPr>
        <w:t xml:space="preserve"> percentages for </w:t>
      </w:r>
      <w:r w:rsidR="00621119" w:rsidRPr="00621119">
        <w:rPr>
          <w:i/>
          <w:iCs/>
          <w:highlight w:val="cyan"/>
        </w:rPr>
        <w:t>different kinds of removals</w:t>
      </w:r>
      <w:r w:rsidR="00621119" w:rsidRPr="00621119">
        <w:rPr>
          <w:highlight w:val="cyan"/>
        </w:rPr>
        <w:t xml:space="preserve"> in each of the items, since it gives whichever is the largest total.</w:t>
      </w:r>
      <w:r w:rsidR="00621119">
        <w:rPr>
          <w:highlight w:val="cyan"/>
        </w:rPr>
        <w:t xml:space="preserve"> That doesn’t help with understanding at all.)</w:t>
      </w:r>
      <w:r w:rsidR="00621119" w:rsidRPr="00621119">
        <w:rPr>
          <w:highlight w:val="cyan"/>
        </w:rPr>
        <w:t xml:space="preserve"> </w:t>
      </w:r>
      <w:r w:rsidR="0072595E">
        <w:rPr>
          <w:highlight w:val="cyan"/>
        </w:rPr>
        <w:t>There are other weird glitches, like it seems to have data for human accuracy post-removal, which would require a whole additional methodological step that hasn’t been discussed.</w:t>
      </w:r>
    </w:p>
    <w:p w14:paraId="5023BC62" w14:textId="0083EC9D" w:rsidR="003F112E" w:rsidRPr="00621119" w:rsidRDefault="0072595E">
      <w:pPr>
        <w:pStyle w:val="CommentText"/>
      </w:pPr>
      <w:r>
        <w:rPr>
          <w:highlight w:val="cyan"/>
        </w:rPr>
        <w:t xml:space="preserve">     </w:t>
      </w:r>
      <w:r w:rsidR="00621119" w:rsidRPr="00621119">
        <w:rPr>
          <w:highlight w:val="cyan"/>
        </w:rPr>
        <w:t xml:space="preserve">The actual text here is discussing, specifically, </w:t>
      </w:r>
      <w:r>
        <w:rPr>
          <w:i/>
          <w:iCs/>
          <w:highlight w:val="cyan"/>
        </w:rPr>
        <w:t>LLM accurac</w:t>
      </w:r>
      <w:r w:rsidRPr="0072595E">
        <w:rPr>
          <w:i/>
          <w:iCs/>
          <w:highlight w:val="cyan"/>
        </w:rPr>
        <w:t xml:space="preserve">y before vs. after </w:t>
      </w:r>
      <w:r w:rsidR="00621119" w:rsidRPr="0072595E">
        <w:rPr>
          <w:i/>
          <w:iCs/>
          <w:highlight w:val="cyan"/>
        </w:rPr>
        <w:t>filtering for human-labeled relevance.</w:t>
      </w:r>
      <w:r w:rsidR="00621119" w:rsidRPr="00621119">
        <w:rPr>
          <w:highlight w:val="cyan"/>
        </w:rPr>
        <w:t xml:space="preserve"> So the figure should show </w:t>
      </w:r>
      <w:r w:rsidR="00621119" w:rsidRPr="00621119">
        <w:rPr>
          <w:i/>
          <w:iCs/>
          <w:highlight w:val="cyan"/>
        </w:rPr>
        <w:t>only that</w:t>
      </w:r>
      <w:r w:rsidR="00621119" w:rsidRPr="00621119">
        <w:rPr>
          <w:highlight w:val="cyan"/>
        </w:rPr>
        <w:t>, to make it easy to understand and parse. If you want to show info for LLM-rating removal, that should be a different figure</w:t>
      </w:r>
      <w:r w:rsidR="00621119">
        <w:rPr>
          <w:highlight w:val="cyan"/>
        </w:rPr>
        <w:t xml:space="preserve"> (or table)</w:t>
      </w:r>
      <w:r w:rsidR="00621119" w:rsidRPr="00621119">
        <w:rPr>
          <w:highlight w:val="cyan"/>
        </w:rPr>
        <w:t xml:space="preserve"> associated with 2.4 further below.</w:t>
      </w:r>
    </w:p>
  </w:comment>
  <w:comment w:id="877" w:author="Saleh Kalantari" w:date="2026-04-26T15:46:00Z" w:initials="SK">
    <w:p w14:paraId="5E30A7DB" w14:textId="7962A2BA" w:rsidR="008E6303" w:rsidRDefault="008E6303">
      <w:pPr>
        <w:pStyle w:val="CommentText"/>
      </w:pPr>
      <w:r>
        <w:rPr>
          <w:rStyle w:val="CommentReference"/>
        </w:rPr>
        <w:annotationRef/>
      </w:r>
      <w:r w:rsidRPr="008E6303">
        <w:rPr>
          <w:highlight w:val="cyan"/>
        </w:rPr>
        <w:t xml:space="preserve">Removed a bit of material here that was repetitive with the final paragraph of the section just below. That final paragraph was better-developed and clearer, so I kept it and merged the </w:t>
      </w:r>
      <w:r w:rsidR="00390549">
        <w:rPr>
          <w:highlight w:val="cyan"/>
        </w:rPr>
        <w:t>duplicate text from here</w:t>
      </w:r>
      <w:r w:rsidRPr="008E6303">
        <w:rPr>
          <w:highlight w:val="cyan"/>
        </w:rPr>
        <w:t>.</w:t>
      </w:r>
    </w:p>
  </w:comment>
  <w:comment w:id="879" w:author="Saleh Kalantari" w:date="2026-04-26T14:36:00Z" w:initials="SK">
    <w:p w14:paraId="6DB0B8F9" w14:textId="2EDFCC17" w:rsidR="00ED063D" w:rsidRDefault="00ED063D">
      <w:pPr>
        <w:pStyle w:val="CommentText"/>
      </w:pPr>
      <w:r>
        <w:rPr>
          <w:rStyle w:val="CommentReference"/>
        </w:rPr>
        <w:annotationRef/>
      </w:r>
      <w:r w:rsidRPr="00ED063D">
        <w:rPr>
          <w:highlight w:val="cyan"/>
        </w:rPr>
        <w:t>Is there a reason for this? The original sentence mentioned that the effects “varied in size and direction,” but that’s no reason why they should not be evaluated statistically. I mean, probably descriptive results can be OK here, but if you’re goin</w:t>
      </w:r>
      <w:r w:rsidRPr="00C224CE">
        <w:rPr>
          <w:highlight w:val="cyan"/>
        </w:rPr>
        <w:t>g to emphasize in the text that you didn’t use statistical comparison then you should at least try to explain why.</w:t>
      </w:r>
      <w:r w:rsidR="00C224CE" w:rsidRPr="00C224CE">
        <w:rPr>
          <w:highlight w:val="cyan"/>
        </w:rPr>
        <w:t xml:space="preserve"> Otherwise just delete.</w:t>
      </w:r>
    </w:p>
  </w:comment>
  <w:comment w:id="895" w:author="Saleh Kalantari" w:date="2026-04-26T14:40:00Z" w:initials="SK">
    <w:p w14:paraId="7C9C0F57" w14:textId="107FE4FB" w:rsidR="0026314C" w:rsidRDefault="0026314C">
      <w:pPr>
        <w:pStyle w:val="CommentText"/>
      </w:pPr>
      <w:r>
        <w:rPr>
          <w:rStyle w:val="CommentReference"/>
        </w:rPr>
        <w:annotationRef/>
      </w:r>
      <w:r w:rsidRPr="0026314C">
        <w:rPr>
          <w:highlight w:val="cyan"/>
        </w:rPr>
        <w:t>Wait – why did you only test 248 QAs after filtering? There doesn’t seem to be any obvious reason for this when you could have easily done all of them. Also, this could strongly skew your results if you are comparing</w:t>
      </w:r>
      <w:r>
        <w:rPr>
          <w:highlight w:val="cyan"/>
        </w:rPr>
        <w:t xml:space="preserve"> the accuracy of</w:t>
      </w:r>
      <w:r w:rsidRPr="0026314C">
        <w:rPr>
          <w:highlight w:val="cyan"/>
        </w:rPr>
        <w:t xml:space="preserve"> 248 post-filtering vs. </w:t>
      </w:r>
      <w:r>
        <w:rPr>
          <w:highlight w:val="cyan"/>
        </w:rPr>
        <w:t xml:space="preserve">the accuracy of </w:t>
      </w:r>
      <w:r w:rsidRPr="0026314C">
        <w:rPr>
          <w:highlight w:val="cyan"/>
        </w:rPr>
        <w:t>all 933 pre-filtering; you don’t know if the 248 are fully representative of the entire sample.</w:t>
      </w:r>
      <w:r w:rsidR="003C4DA9">
        <w:rPr>
          <w:highlight w:val="cyan"/>
        </w:rPr>
        <w:t xml:space="preserve"> This is just as true for descriptive presentations as for statistical comparison.</w:t>
      </w:r>
      <w:r w:rsidRPr="0026314C">
        <w:rPr>
          <w:highlight w:val="cyan"/>
        </w:rPr>
        <w:t xml:space="preserve"> This seems really weird.</w:t>
      </w:r>
    </w:p>
  </w:comment>
  <w:comment w:id="904" w:author="Saleh Kalantari" w:date="2026-04-26T14:47:00Z" w:initials="SK">
    <w:p w14:paraId="6E747F03" w14:textId="2870225B" w:rsidR="008D6451" w:rsidRDefault="008D6451">
      <w:pPr>
        <w:pStyle w:val="CommentText"/>
      </w:pPr>
      <w:r>
        <w:rPr>
          <w:rStyle w:val="CommentReference"/>
        </w:rPr>
        <w:annotationRef/>
      </w:r>
      <w:r w:rsidR="00390549">
        <w:rPr>
          <w:highlight w:val="cyan"/>
        </w:rPr>
        <w:t>You seem to be</w:t>
      </w:r>
      <w:r w:rsidRPr="00EF13E9">
        <w:rPr>
          <w:highlight w:val="cyan"/>
        </w:rPr>
        <w:t xml:space="preserve"> highlighting some of the least important results here – why? This is only a 3% increase, whereas</w:t>
      </w:r>
      <w:r w:rsidR="00390549">
        <w:rPr>
          <w:highlight w:val="cyan"/>
        </w:rPr>
        <w:t xml:space="preserve"> i the figure</w:t>
      </w:r>
      <w:r w:rsidRPr="00EF13E9">
        <w:rPr>
          <w:highlight w:val="cyan"/>
        </w:rPr>
        <w:t xml:space="preserve"> MedGemma looks like around 40% increase on the MMLU as well as the largest total increase.</w:t>
      </w:r>
    </w:p>
  </w:comment>
  <w:comment w:id="907" w:author="Saleh Kalantari" w:date="2026-04-26T14:50:00Z" w:initials="SK">
    <w:p w14:paraId="058233E7" w14:textId="44DAE4FC" w:rsidR="008D6451" w:rsidRDefault="008D6451">
      <w:pPr>
        <w:pStyle w:val="CommentText"/>
      </w:pPr>
      <w:r>
        <w:rPr>
          <w:rStyle w:val="CommentReference"/>
        </w:rPr>
        <w:annotationRef/>
      </w:r>
      <w:r w:rsidRPr="00EF13E9">
        <w:rPr>
          <w:highlight w:val="cyan"/>
        </w:rPr>
        <w:t xml:space="preserve">A lot of the info here doesn’t seem to match </w:t>
      </w:r>
      <w:r w:rsidR="00EF13E9" w:rsidRPr="00EF13E9">
        <w:rPr>
          <w:highlight w:val="cyan"/>
        </w:rPr>
        <w:t>figure 3</w:t>
      </w:r>
      <w:r w:rsidRPr="00EF13E9">
        <w:rPr>
          <w:highlight w:val="cyan"/>
        </w:rPr>
        <w:t xml:space="preserve">. </w:t>
      </w:r>
      <w:r w:rsidR="00390549">
        <w:rPr>
          <w:highlight w:val="cyan"/>
        </w:rPr>
        <w:t>The h</w:t>
      </w:r>
      <w:r w:rsidRPr="00EF13E9">
        <w:rPr>
          <w:highlight w:val="cyan"/>
        </w:rPr>
        <w:t xml:space="preserve">ighest performance in the </w:t>
      </w:r>
      <w:r w:rsidR="00EF13E9" w:rsidRPr="00EF13E9">
        <w:rPr>
          <w:highlight w:val="cyan"/>
        </w:rPr>
        <w:t>figure</w:t>
      </w:r>
      <w:r w:rsidRPr="00EF13E9">
        <w:rPr>
          <w:highlight w:val="cyan"/>
        </w:rPr>
        <w:t xml:space="preserve"> was G</w:t>
      </w:r>
      <w:r w:rsidR="00390549">
        <w:rPr>
          <w:highlight w:val="cyan"/>
        </w:rPr>
        <w:t>PT</w:t>
      </w:r>
      <w:r w:rsidRPr="00EF13E9">
        <w:rPr>
          <w:highlight w:val="cyan"/>
        </w:rPr>
        <w:t>-5</w:t>
      </w:r>
      <w:r w:rsidR="00390549">
        <w:rPr>
          <w:highlight w:val="cyan"/>
        </w:rPr>
        <w:t>, not GPT-4o</w:t>
      </w:r>
      <w:r w:rsidRPr="00EF13E9">
        <w:rPr>
          <w:highlight w:val="cyan"/>
        </w:rPr>
        <w:t>.</w:t>
      </w:r>
      <w:r w:rsidR="00EF13E9" w:rsidRPr="00EF13E9">
        <w:rPr>
          <w:highlight w:val="cyan"/>
        </w:rPr>
        <w:t xml:space="preserve"> And the numbers given for G</w:t>
      </w:r>
      <w:r w:rsidR="00390549">
        <w:rPr>
          <w:highlight w:val="cyan"/>
        </w:rPr>
        <w:t>PT</w:t>
      </w:r>
      <w:r w:rsidR="00EF13E9" w:rsidRPr="00EF13E9">
        <w:rPr>
          <w:highlight w:val="cyan"/>
        </w:rPr>
        <w:t>-4o don’t seem to match what is shown in the figure.</w:t>
      </w:r>
    </w:p>
  </w:comment>
  <w:comment w:id="913" w:author="Saleh Kalantari" w:date="2026-04-26T15:06:00Z" w:initials="SK">
    <w:p w14:paraId="1ED05F0D" w14:textId="525A8319" w:rsidR="003E26E0" w:rsidRDefault="003E26E0">
      <w:pPr>
        <w:pStyle w:val="CommentText"/>
      </w:pPr>
      <w:r>
        <w:rPr>
          <w:rStyle w:val="CommentReference"/>
        </w:rPr>
        <w:annotationRef/>
      </w:r>
      <w:r w:rsidRPr="003E26E0">
        <w:rPr>
          <w:highlight w:val="cyan"/>
        </w:rPr>
        <w:t>This again doesn’t match the figure. There are no negative (red) declines in MMLU, though there are red numbers in the other datasets. Something seems really off here, and I’d recommend re-checking the entire analysis and remaking the figure. Also, as noted above, for clarity this figure should really only show the outcomes for human-relevance removal, since that is the actual topic of the section.</w:t>
      </w:r>
    </w:p>
  </w:comment>
  <w:comment w:id="916" w:author="Saleh Kalantari" w:date="2026-04-26T15:31:00Z" w:initials="SK">
    <w:p w14:paraId="2E7558B4" w14:textId="21BCD432" w:rsidR="007D3984" w:rsidRDefault="007D3984">
      <w:pPr>
        <w:pStyle w:val="CommentText"/>
      </w:pPr>
      <w:r>
        <w:rPr>
          <w:rStyle w:val="CommentReference"/>
        </w:rPr>
        <w:annotationRef/>
      </w:r>
      <w:r w:rsidRPr="007D3984">
        <w:rPr>
          <w:highlight w:val="cyan"/>
        </w:rPr>
        <w:t>Logic unclear. What is the connection between sensitivity to input and having declines instead of improvements? (Why would sensitivity lead to a decline rather than an improvement?)</w:t>
      </w:r>
    </w:p>
  </w:comment>
  <w:comment w:id="919" w:author="Saleh Kalantari" w:date="2026-04-26T15:36:00Z" w:initials="SK">
    <w:p w14:paraId="7BBAD63F" w14:textId="6800224C" w:rsidR="003B294D" w:rsidRDefault="003B294D">
      <w:pPr>
        <w:pStyle w:val="CommentText"/>
      </w:pPr>
      <w:r>
        <w:rPr>
          <w:rStyle w:val="CommentReference"/>
        </w:rPr>
        <w:annotationRef/>
      </w:r>
      <w:r w:rsidRPr="003B294D">
        <w:rPr>
          <w:highlight w:val="cyan"/>
        </w:rPr>
        <w:t>May need further clarification or explanation. I’d much rather have a doctor who was 5</w:t>
      </w:r>
      <w:r>
        <w:rPr>
          <w:highlight w:val="cyan"/>
        </w:rPr>
        <w:t>5</w:t>
      </w:r>
      <w:r w:rsidRPr="003B294D">
        <w:rPr>
          <w:highlight w:val="cyan"/>
        </w:rPr>
        <w:t>% correct than 2</w:t>
      </w:r>
      <w:r>
        <w:rPr>
          <w:highlight w:val="cyan"/>
        </w:rPr>
        <w:t>5</w:t>
      </w:r>
      <w:r w:rsidRPr="003B294D">
        <w:rPr>
          <w:highlight w:val="cyan"/>
        </w:rPr>
        <w:t>% correct.</w:t>
      </w:r>
    </w:p>
  </w:comment>
  <w:comment w:id="920" w:author="Saleh Kalantari" w:date="2026-04-26T15:34:00Z" w:initials="SK">
    <w:p w14:paraId="3EAD23BE" w14:textId="50E91424" w:rsidR="001D0F43" w:rsidRDefault="001D0F43">
      <w:pPr>
        <w:pStyle w:val="CommentText"/>
      </w:pPr>
      <w:r>
        <w:rPr>
          <w:rStyle w:val="CommentReference"/>
        </w:rPr>
        <w:annotationRef/>
      </w:r>
      <w:r w:rsidRPr="001D0F43">
        <w:rPr>
          <w:highlight w:val="cyan"/>
        </w:rPr>
        <w:t xml:space="preserve">Again here, this just doesn’t seem to make any sense, and doesn’t fit with the study design as previously discussed. Why </w:t>
      </w:r>
      <w:r>
        <w:rPr>
          <w:highlight w:val="cyan"/>
        </w:rPr>
        <w:t>would</w:t>
      </w:r>
      <w:r w:rsidRPr="001D0F43">
        <w:rPr>
          <w:highlight w:val="cyan"/>
        </w:rPr>
        <w:t xml:space="preserve"> </w:t>
      </w:r>
      <w:r w:rsidR="00390549">
        <w:rPr>
          <w:highlight w:val="cyan"/>
        </w:rPr>
        <w:t>humans vs. LLMs</w:t>
      </w:r>
      <w:r w:rsidRPr="001D0F43">
        <w:rPr>
          <w:highlight w:val="cyan"/>
        </w:rPr>
        <w:t xml:space="preserve"> receive different inputs in the filtered condition? Was there even a filtered condition at all for the humans (that would require them to answer the questions twice, and would likely be biased by learning effects</w:t>
      </w:r>
      <w:r w:rsidR="00390549">
        <w:rPr>
          <w:highlight w:val="cyan"/>
        </w:rPr>
        <w:t>, and isn’t described anywhere in the study design above</w:t>
      </w:r>
      <w:r w:rsidRPr="001D0F43">
        <w:rPr>
          <w:highlight w:val="cyan"/>
        </w:rPr>
        <w:t>).</w:t>
      </w:r>
    </w:p>
  </w:comment>
  <w:comment w:id="940" w:author="Saleh Kalantari" w:date="2026-04-26T15:50:00Z" w:initials="SK">
    <w:p w14:paraId="1FA452FB" w14:textId="564D1C97" w:rsidR="00005932" w:rsidRDefault="00005932">
      <w:pPr>
        <w:pStyle w:val="CommentText"/>
      </w:pPr>
      <w:r>
        <w:rPr>
          <w:rStyle w:val="CommentReference"/>
        </w:rPr>
        <w:annotationRef/>
      </w:r>
      <w:r w:rsidRPr="00005932">
        <w:rPr>
          <w:highlight w:val="cyan"/>
        </w:rPr>
        <w:t>Not sure about this part – if memorization (i.e., benchmark contamination) was disrupted then we would expect to see the accuracy drastically decrease, not increase</w:t>
      </w:r>
      <w:r>
        <w:rPr>
          <w:highlight w:val="cyan"/>
        </w:rPr>
        <w:t xml:space="preserve"> as </w:t>
      </w:r>
      <w:r w:rsidR="00390549">
        <w:rPr>
          <w:highlight w:val="cyan"/>
        </w:rPr>
        <w:t>it did in</w:t>
      </w:r>
      <w:r>
        <w:rPr>
          <w:highlight w:val="cyan"/>
        </w:rPr>
        <w:t xml:space="preserve"> the MMLU results</w:t>
      </w:r>
      <w:r w:rsidRPr="00005932">
        <w:rPr>
          <w:highlight w:val="cyan"/>
        </w:rPr>
        <w:t>.</w:t>
      </w:r>
      <w:r>
        <w:t xml:space="preserve"> </w:t>
      </w:r>
    </w:p>
  </w:comment>
  <w:comment w:id="945" w:author="Saleh Kalantari" w:date="2026-04-26T15:55:00Z" w:initials="SK">
    <w:p w14:paraId="764C7B97" w14:textId="2A85B64B" w:rsidR="007A283F" w:rsidRDefault="007A283F">
      <w:pPr>
        <w:pStyle w:val="CommentText"/>
      </w:pPr>
      <w:r>
        <w:rPr>
          <w:rStyle w:val="CommentReference"/>
        </w:rPr>
        <w:annotationRef/>
      </w:r>
      <w:r w:rsidR="00F77D43" w:rsidRPr="00F77D43">
        <w:rPr>
          <w:highlight w:val="cyan"/>
        </w:rPr>
        <w:t>Unless I’m missing something, t</w:t>
      </w:r>
      <w:r w:rsidRPr="00F77D43">
        <w:rPr>
          <w:highlight w:val="cyan"/>
        </w:rPr>
        <w:t>he figure seems to show spurious percentages from 5.8 to 24.8.</w:t>
      </w:r>
      <w:r w:rsidR="00F77D43" w:rsidRPr="00F77D43">
        <w:rPr>
          <w:highlight w:val="cyan"/>
        </w:rPr>
        <w:t xml:space="preserve"> Doesn’t match the</w:t>
      </w:r>
      <w:r w:rsidR="00390549">
        <w:rPr>
          <w:highlight w:val="cyan"/>
        </w:rPr>
        <w:t xml:space="preserve"> numbers</w:t>
      </w:r>
      <w:r w:rsidR="00F77D43" w:rsidRPr="00F77D43">
        <w:rPr>
          <w:highlight w:val="cyan"/>
        </w:rPr>
        <w:t xml:space="preserve"> here at all.</w:t>
      </w:r>
    </w:p>
  </w:comment>
  <w:comment w:id="956" w:author="Saleh Kalantari" w:date="2026-04-26T15:58:00Z" w:initials="SK">
    <w:p w14:paraId="7B38BB32" w14:textId="7C8F78D5" w:rsidR="003828CF" w:rsidRDefault="003828CF">
      <w:pPr>
        <w:pStyle w:val="CommentText"/>
      </w:pPr>
      <w:r w:rsidRPr="003828CF">
        <w:rPr>
          <w:rStyle w:val="CommentReference"/>
          <w:highlight w:val="cyan"/>
        </w:rPr>
        <w:annotationRef/>
      </w:r>
      <w:r w:rsidRPr="003828CF">
        <w:rPr>
          <w:highlight w:val="cyan"/>
        </w:rPr>
        <w:t xml:space="preserve">Again here, </w:t>
      </w:r>
      <w:r w:rsidR="00390549">
        <w:rPr>
          <w:highlight w:val="cyan"/>
        </w:rPr>
        <w:t xml:space="preserve">it </w:t>
      </w:r>
      <w:r w:rsidRPr="003828CF">
        <w:rPr>
          <w:highlight w:val="cyan"/>
        </w:rPr>
        <w:t>doesn’t match the</w:t>
      </w:r>
      <w:r w:rsidRPr="00390549">
        <w:rPr>
          <w:highlight w:val="cyan"/>
        </w:rPr>
        <w:t xml:space="preserve"> figure.</w:t>
      </w:r>
      <w:r w:rsidR="00390549" w:rsidRPr="00390549">
        <w:rPr>
          <w:highlight w:val="cyan"/>
        </w:rPr>
        <w:t xml:space="preserve"> The figure shows MedGemma as the highest and GPT-5 as the lowest.</w:t>
      </w:r>
    </w:p>
  </w:comment>
  <w:comment w:id="963" w:author="Saleh Kalantari" w:date="2026-04-26T16:04:00Z" w:initials="SK">
    <w:p w14:paraId="02E72777" w14:textId="4280658B" w:rsidR="00CF0AC4" w:rsidRDefault="00CF0AC4">
      <w:pPr>
        <w:pStyle w:val="CommentText"/>
      </w:pPr>
      <w:r>
        <w:rPr>
          <w:rStyle w:val="CommentReference"/>
        </w:rPr>
        <w:annotationRef/>
      </w:r>
      <w:r w:rsidRPr="005D61F3">
        <w:rPr>
          <w:highlight w:val="cyan"/>
        </w:rPr>
        <w:t xml:space="preserve">Not sure how this part fits logically. The % of sentences removed would </w:t>
      </w:r>
      <w:r w:rsidRPr="005D61F3">
        <w:rPr>
          <w:i/>
          <w:iCs/>
          <w:highlight w:val="cyan"/>
        </w:rPr>
        <w:t xml:space="preserve">also </w:t>
      </w:r>
      <w:r w:rsidRPr="005D61F3">
        <w:rPr>
          <w:highlight w:val="cyan"/>
        </w:rPr>
        <w:t>be a measure of input perturbation; thus the lack</w:t>
      </w:r>
      <w:r w:rsidRPr="00390549">
        <w:rPr>
          <w:highlight w:val="cyan"/>
        </w:rPr>
        <w:t xml:space="preserve"> of adjustment for that </w:t>
      </w:r>
      <w:r w:rsidR="001A24C9" w:rsidRPr="00390549">
        <w:rPr>
          <w:highlight w:val="cyan"/>
        </w:rPr>
        <w:t>baseline</w:t>
      </w:r>
      <w:r w:rsidRPr="00390549">
        <w:rPr>
          <w:highlight w:val="cyan"/>
        </w:rPr>
        <w:t xml:space="preserve"> would affect both explanations equally</w:t>
      </w:r>
      <w:r w:rsidR="005A3BAC" w:rsidRPr="00390549">
        <w:rPr>
          <w:highlight w:val="cyan"/>
        </w:rPr>
        <w:t>.</w:t>
      </w:r>
      <w:r w:rsidR="00390549" w:rsidRPr="00390549">
        <w:rPr>
          <w:highlight w:val="cyan"/>
        </w:rPr>
        <w:t xml:space="preserve"> (It would not make it more likely to reflect perturbation sensitivity vs. information loss.)</w:t>
      </w:r>
    </w:p>
  </w:comment>
  <w:comment w:id="982" w:author="Saleh Kalantari" w:date="2026-04-26T16:28:00Z" w:initials="SK">
    <w:p w14:paraId="153B1B82" w14:textId="0C3A1D27" w:rsidR="00DD5B30" w:rsidRPr="00500CE7" w:rsidRDefault="00DD5B30" w:rsidP="00DD5B30">
      <w:pPr>
        <w:pStyle w:val="CommentText"/>
        <w:rPr>
          <w:highlight w:val="cyan"/>
        </w:rPr>
      </w:pPr>
      <w:r>
        <w:rPr>
          <w:rStyle w:val="CommentReference"/>
        </w:rPr>
        <w:annotationRef/>
      </w:r>
      <w:r w:rsidRPr="009C34AC">
        <w:rPr>
          <w:highlight w:val="cyan"/>
        </w:rPr>
        <w:t>Something is off here. Previous sections indicate that you only had</w:t>
      </w:r>
      <w:r w:rsidRPr="00500CE7">
        <w:rPr>
          <w:highlight w:val="cyan"/>
        </w:rPr>
        <w:t xml:space="preserve"> ContextCite scores for 4 of these LLMs, and used self-report I think for the G</w:t>
      </w:r>
      <w:r w:rsidR="00390549">
        <w:rPr>
          <w:highlight w:val="cyan"/>
        </w:rPr>
        <w:t>PT</w:t>
      </w:r>
      <w:r w:rsidRPr="00500CE7">
        <w:rPr>
          <w:highlight w:val="cyan"/>
        </w:rPr>
        <w:t>s.</w:t>
      </w:r>
      <w:r w:rsidR="00B23624">
        <w:rPr>
          <w:highlight w:val="cyan"/>
        </w:rPr>
        <w:t xml:space="preserve"> Here it says ContextCite for all of them.</w:t>
      </w:r>
    </w:p>
    <w:p w14:paraId="7A50B921" w14:textId="39C6E847" w:rsidR="00DD5B30" w:rsidRDefault="00DD5B30" w:rsidP="00DD5B30">
      <w:pPr>
        <w:pStyle w:val="CommentText"/>
      </w:pPr>
      <w:r w:rsidRPr="00500CE7">
        <w:rPr>
          <w:highlight w:val="cyan"/>
        </w:rPr>
        <w:t xml:space="preserve">    </w:t>
      </w:r>
      <w:r w:rsidR="00B23624">
        <w:rPr>
          <w:highlight w:val="cyan"/>
        </w:rPr>
        <w:t xml:space="preserve">   </w:t>
      </w:r>
      <w:r w:rsidRPr="00500CE7">
        <w:rPr>
          <w:highlight w:val="cyan"/>
        </w:rPr>
        <w:t>Also, this section focuses on</w:t>
      </w:r>
      <w:r w:rsidR="00B23624">
        <w:rPr>
          <w:highlight w:val="cyan"/>
        </w:rPr>
        <w:t xml:space="preserve"> LLM</w:t>
      </w:r>
      <w:r w:rsidRPr="00500CE7">
        <w:rPr>
          <w:highlight w:val="cyan"/>
        </w:rPr>
        <w:t xml:space="preserve"> self-reporting, so it really seems like you should use that method throughout, rather than ContextCite.</w:t>
      </w:r>
    </w:p>
  </w:comment>
  <w:comment w:id="988" w:author="Saleh Kalantari" w:date="2026-04-26T16:25:00Z" w:initials="SK">
    <w:p w14:paraId="72DA258C" w14:textId="609B3234" w:rsidR="009C34AC" w:rsidRDefault="009C34AC">
      <w:pPr>
        <w:pStyle w:val="CommentText"/>
      </w:pPr>
      <w:r>
        <w:rPr>
          <w:rStyle w:val="CommentReference"/>
        </w:rPr>
        <w:annotationRef/>
      </w:r>
      <w:r w:rsidRPr="00ED14B0">
        <w:rPr>
          <w:highlight w:val="cyan"/>
        </w:rPr>
        <w:t>The problem is that we can’t really see the effects and percentages of each of these in figure</w:t>
      </w:r>
      <w:r w:rsidR="00C94C6C">
        <w:rPr>
          <w:highlight w:val="cyan"/>
        </w:rPr>
        <w:t xml:space="preserve"> 3</w:t>
      </w:r>
      <w:r w:rsidRPr="00ED14B0">
        <w:rPr>
          <w:highlight w:val="cyan"/>
        </w:rPr>
        <w:t xml:space="preserve">, since it is all squished together and </w:t>
      </w:r>
      <w:r w:rsidR="00ED14B0" w:rsidRPr="00ED14B0">
        <w:rPr>
          <w:highlight w:val="cyan"/>
        </w:rPr>
        <w:t>percentages indicate only the max. outcomes across all filters. That figure really needs to be split up and/or turned into a table.</w:t>
      </w:r>
    </w:p>
  </w:comment>
  <w:comment w:id="1017" w:author="Saleh Kalantari" w:date="2026-04-26T16:33:00Z" w:initials="SK">
    <w:p w14:paraId="1EBAF977" w14:textId="23E1DF78" w:rsidR="002A4115" w:rsidRDefault="0067412D">
      <w:pPr>
        <w:pStyle w:val="CommentText"/>
      </w:pPr>
      <w:r>
        <w:rPr>
          <w:rStyle w:val="CommentReference"/>
        </w:rPr>
        <w:annotationRef/>
      </w:r>
      <w:r w:rsidR="00205CA2">
        <w:rPr>
          <w:highlight w:val="cyan"/>
        </w:rPr>
        <w:t>(</w:t>
      </w:r>
      <w:r w:rsidRPr="0067412D">
        <w:rPr>
          <w:highlight w:val="cyan"/>
        </w:rPr>
        <w:t>As I understand it, this is basically the same way that “reasoning” models work, by asking the LLM to go through iterative text-generation steps to help constrain its output</w:t>
      </w:r>
      <w:r w:rsidR="00205CA2">
        <w:rPr>
          <w:highlight w:val="cyan"/>
        </w:rPr>
        <w:t>.)</w:t>
      </w:r>
    </w:p>
  </w:comment>
  <w:comment w:id="1024" w:author="Saleh Kalantari" w:date="2026-04-26T16:40:00Z" w:initials="SK">
    <w:p w14:paraId="61A15AE5" w14:textId="417EC8A5" w:rsidR="006C705A" w:rsidRDefault="006C705A">
      <w:pPr>
        <w:pStyle w:val="CommentText"/>
      </w:pPr>
      <w:r>
        <w:rPr>
          <w:rStyle w:val="CommentReference"/>
        </w:rPr>
        <w:annotationRef/>
      </w:r>
      <w:r w:rsidRPr="00E77D7A">
        <w:rPr>
          <w:highlight w:val="cyan"/>
        </w:rPr>
        <w:t xml:space="preserve">Doesn’t seem to be a logical connection here. Did JAMA have more irrelevant content than other </w:t>
      </w:r>
      <w:r w:rsidR="00205CA2">
        <w:rPr>
          <w:highlight w:val="cyan"/>
        </w:rPr>
        <w:t>datasets</w:t>
      </w:r>
      <w:r w:rsidRPr="00E77D7A">
        <w:rPr>
          <w:highlight w:val="cyan"/>
        </w:rPr>
        <w:t xml:space="preserve"> (and if so, why was it not removed </w:t>
      </w:r>
      <w:r w:rsidR="00E77D7A" w:rsidRPr="00E77D7A">
        <w:rPr>
          <w:highlight w:val="cyan"/>
        </w:rPr>
        <w:t>through relevance-based filtering?) Relation between this sentence and the previous one doesn’t make sense.</w:t>
      </w:r>
    </w:p>
  </w:comment>
  <w:comment w:id="1026" w:author="Saleh Kalantari" w:date="2026-04-26T16:42:00Z" w:initials="SK">
    <w:p w14:paraId="717942C3" w14:textId="4E7A740F" w:rsidR="00E77D7A" w:rsidRDefault="00E77D7A">
      <w:pPr>
        <w:pStyle w:val="CommentText"/>
      </w:pPr>
      <w:r w:rsidRPr="00E77D7A">
        <w:rPr>
          <w:rStyle w:val="CommentReference"/>
          <w:highlight w:val="cyan"/>
        </w:rPr>
        <w:annotationRef/>
      </w:r>
      <w:r w:rsidRPr="00E77D7A">
        <w:rPr>
          <w:highlight w:val="cyan"/>
        </w:rPr>
        <w:t>I notice that JAMA is also the only dataset that you indicated was behind a paywall</w:t>
      </w:r>
      <w:r>
        <w:rPr>
          <w:highlight w:val="cyan"/>
        </w:rPr>
        <w:t xml:space="preserve"> ...</w:t>
      </w:r>
      <w:r w:rsidRPr="00E77D7A">
        <w:rPr>
          <w:highlight w:val="cyan"/>
        </w:rPr>
        <w:t xml:space="preserve"> </w:t>
      </w:r>
      <w:r>
        <w:rPr>
          <w:highlight w:val="cyan"/>
        </w:rPr>
        <w:t>thus</w:t>
      </w:r>
      <w:r w:rsidR="00205CA2">
        <w:rPr>
          <w:highlight w:val="cyan"/>
        </w:rPr>
        <w:t xml:space="preserve"> probably</w:t>
      </w:r>
      <w:r w:rsidRPr="00E77D7A">
        <w:rPr>
          <w:highlight w:val="cyan"/>
        </w:rPr>
        <w:t xml:space="preserve"> less likely to be included in the training data, which is very likely the real reason why it had such poor performance. (That is,</w:t>
      </w:r>
      <w:r w:rsidR="00205CA2">
        <w:rPr>
          <w:highlight w:val="cyan"/>
        </w:rPr>
        <w:t xml:space="preserve"> I would suspect the difference is that</w:t>
      </w:r>
      <w:r w:rsidRPr="00E77D7A">
        <w:rPr>
          <w:highlight w:val="cyan"/>
        </w:rPr>
        <w:t xml:space="preserve"> the LLMs couldn’t “cheat” through memorizing the JAMA dataset in advance.)</w:t>
      </w:r>
    </w:p>
  </w:comment>
  <w:comment w:id="1036" w:author="Saleh Kalantari" w:date="2026-04-26T17:06:00Z" w:initials="SK">
    <w:p w14:paraId="6EAB3F1A" w14:textId="5679D767" w:rsidR="000C1B42" w:rsidRDefault="000C1B42">
      <w:pPr>
        <w:pStyle w:val="CommentText"/>
      </w:pPr>
      <w:r>
        <w:rPr>
          <w:rStyle w:val="CommentReference"/>
        </w:rPr>
        <w:annotationRef/>
      </w:r>
      <w:r w:rsidRPr="000C1B42">
        <w:rPr>
          <w:highlight w:val="cyan"/>
        </w:rPr>
        <w:t>As I noted in the abstract, this number seems to change from 72.0 to 72.4 in various sections. Needs to be adjusted for consistently throughout.</w:t>
      </w:r>
    </w:p>
  </w:comment>
  <w:comment w:id="1081" w:author="Saleh Kalantari" w:date="2026-04-26T17:12:00Z" w:initials="SK">
    <w:p w14:paraId="17494AB6" w14:textId="54B6194D" w:rsidR="008905B6" w:rsidRDefault="008905B6">
      <w:pPr>
        <w:pStyle w:val="CommentText"/>
      </w:pPr>
      <w:r>
        <w:rPr>
          <w:rStyle w:val="CommentReference"/>
        </w:rPr>
        <w:annotationRef/>
      </w:r>
      <w:r w:rsidRPr="002A4924">
        <w:rPr>
          <w:highlight w:val="cyan"/>
        </w:rPr>
        <w:t xml:space="preserve">A lot of the material through here repeats items that I noted as problematic/confusing in earlier sections. (Such as the weird and incommensurate and entirely unexplained reduction of the QAs from 933 pre-filtering to 248 post-filtering, which would make any comparison between the two </w:t>
      </w:r>
      <w:r w:rsidR="002A4924" w:rsidRPr="002A4924">
        <w:rPr>
          <w:highlight w:val="cyan"/>
        </w:rPr>
        <w:t>sets highly suspect.) Be sure that any changes made for previous comments are also reflected in this discussion section.</w:t>
      </w:r>
      <w:r w:rsidR="002A4924">
        <w:t xml:space="preserve"> </w:t>
      </w:r>
    </w:p>
  </w:comment>
  <w:comment w:id="1082" w:author="Saleh Kalantari" w:date="2026-04-26T17:23:00Z" w:initials="SK">
    <w:p w14:paraId="1B530F48" w14:textId="4F15F811" w:rsidR="002A4924" w:rsidRDefault="002A4924">
      <w:pPr>
        <w:pStyle w:val="CommentText"/>
      </w:pPr>
      <w:r>
        <w:rPr>
          <w:rStyle w:val="CommentReference"/>
        </w:rPr>
        <w:annotationRef/>
      </w:r>
      <w:r w:rsidRPr="002A4924">
        <w:rPr>
          <w:highlight w:val="cyan"/>
        </w:rPr>
        <w:t>This explanation is different from the one that you gave in the main text</w:t>
      </w:r>
      <w:r>
        <w:rPr>
          <w:highlight w:val="cyan"/>
        </w:rPr>
        <w:t xml:space="preserve"> (section 2.3)</w:t>
      </w:r>
      <w:r w:rsidRPr="002A4924">
        <w:rPr>
          <w:highlight w:val="cyan"/>
        </w:rPr>
        <w:t xml:space="preserve">, and it raises the question of why you reported the </w:t>
      </w:r>
      <w:r w:rsidR="00F32463">
        <w:rPr>
          <w:highlight w:val="cyan"/>
        </w:rPr>
        <w:t xml:space="preserve">change </w:t>
      </w:r>
      <w:r w:rsidRPr="002A4924">
        <w:rPr>
          <w:highlight w:val="cyan"/>
        </w:rPr>
        <w:t>percentages in relative terms</w:t>
      </w:r>
      <w:r>
        <w:rPr>
          <w:highlight w:val="cyan"/>
        </w:rPr>
        <w:t xml:space="preserve"> (e.g., in Figure 3)</w:t>
      </w:r>
      <w:r w:rsidRPr="002A4924">
        <w:rPr>
          <w:highlight w:val="cyan"/>
        </w:rPr>
        <w:t>.</w:t>
      </w:r>
    </w:p>
  </w:comment>
  <w:comment w:id="1115" w:author="Saleh Kalantari" w:date="2026-04-26T17:34:00Z" w:initials="SK">
    <w:p w14:paraId="652052AF" w14:textId="4BCE42D8" w:rsidR="003E3730" w:rsidRPr="009C5722" w:rsidRDefault="003E3730">
      <w:pPr>
        <w:pStyle w:val="CommentText"/>
      </w:pPr>
      <w:r>
        <w:rPr>
          <w:rStyle w:val="CommentReference"/>
        </w:rPr>
        <w:annotationRef/>
      </w:r>
      <w:r w:rsidRPr="009C5722">
        <w:rPr>
          <w:highlight w:val="cyan"/>
        </w:rPr>
        <w:t xml:space="preserve">I’m not sure about this explanation, for several reasons. </w:t>
      </w:r>
      <w:r w:rsidR="009C5722" w:rsidRPr="009C5722">
        <w:rPr>
          <w:highlight w:val="cyan"/>
        </w:rPr>
        <w:t xml:space="preserve">First of all, certified physicians should also be able to ace these </w:t>
      </w:r>
      <w:r w:rsidR="001952FB">
        <w:rPr>
          <w:highlight w:val="cyan"/>
        </w:rPr>
        <w:t xml:space="preserve">exam </w:t>
      </w:r>
      <w:r w:rsidR="009C5722" w:rsidRPr="009C5722">
        <w:rPr>
          <w:highlight w:val="cyan"/>
        </w:rPr>
        <w:t xml:space="preserve">questions. They shouldn’t forget the answers once they become doctors! Second, if the ultimate goal is to let the AI contribute to clinical practice, emphasizing that participants were chosen because they were </w:t>
      </w:r>
      <w:r w:rsidR="009C5722" w:rsidRPr="009C5722">
        <w:rPr>
          <w:i/>
          <w:iCs/>
          <w:highlight w:val="cyan"/>
        </w:rPr>
        <w:t>different</w:t>
      </w:r>
      <w:r w:rsidR="009C5722" w:rsidRPr="009C5722">
        <w:rPr>
          <w:highlight w:val="cyan"/>
        </w:rPr>
        <w:t xml:space="preserve"> from normal doctors is probably not wise. I’d recommend revising or just deleting this. Previously you indicated that you used trainees just </w:t>
      </w:r>
      <w:r w:rsidR="001952FB">
        <w:rPr>
          <w:highlight w:val="cyan"/>
        </w:rPr>
        <w:t xml:space="preserve">because of </w:t>
      </w:r>
      <w:r w:rsidR="009C5722" w:rsidRPr="009C5722">
        <w:rPr>
          <w:highlight w:val="cyan"/>
        </w:rPr>
        <w:t>logistical/financial reasons, which is actually fine.</w:t>
      </w:r>
    </w:p>
  </w:comment>
  <w:comment w:id="1124" w:author="Saleh Kalantari" w:date="2026-04-26T17:38:00Z" w:initials="SK">
    <w:p w14:paraId="01CF91D6" w14:textId="6AB84F05" w:rsidR="00F04F65" w:rsidRDefault="00F04F65">
      <w:pPr>
        <w:pStyle w:val="CommentText"/>
      </w:pPr>
      <w:r w:rsidRPr="00F04F65">
        <w:rPr>
          <w:rStyle w:val="CommentReference"/>
          <w:highlight w:val="cyan"/>
        </w:rPr>
        <w:annotationRef/>
      </w:r>
      <w:r w:rsidRPr="0079575D">
        <w:rPr>
          <w:highlight w:val="cyan"/>
        </w:rPr>
        <w:t>Too vague. What exactly is the “advanced level?”</w:t>
      </w:r>
      <w:r w:rsidR="0079575D" w:rsidRPr="0079575D">
        <w:rPr>
          <w:highlight w:val="cyan"/>
        </w:rPr>
        <w:t xml:space="preserve"> Residency? Fellowship?</w:t>
      </w:r>
    </w:p>
  </w:comment>
  <w:comment w:id="1137" w:author="Saleh Kalantari" w:date="2026-04-26T17:45:00Z" w:initials="SK">
    <w:p w14:paraId="2ADBD30A" w14:textId="3C9347DE" w:rsidR="006B7371" w:rsidRDefault="006B7371">
      <w:pPr>
        <w:pStyle w:val="CommentText"/>
      </w:pPr>
      <w:r>
        <w:rPr>
          <w:rStyle w:val="CommentReference"/>
        </w:rPr>
        <w:annotationRef/>
      </w:r>
      <w:r w:rsidRPr="006B7371">
        <w:rPr>
          <w:highlight w:val="cyan"/>
        </w:rPr>
        <w:t>You give gender info for the physicians, but not for the trainees in the previous paragraph. Revise in one place or the other for consistency.</w:t>
      </w:r>
    </w:p>
  </w:comment>
  <w:comment w:id="1155" w:author="Saleh Kalantari" w:date="2026-04-26T19:37:00Z" w:initials="SK">
    <w:p w14:paraId="367FE332" w14:textId="31264413" w:rsidR="001952FB" w:rsidRDefault="001952FB">
      <w:pPr>
        <w:pStyle w:val="CommentText"/>
      </w:pPr>
      <w:r>
        <w:rPr>
          <w:rStyle w:val="CommentReference"/>
        </w:rPr>
        <w:annotationRef/>
      </w:r>
      <w:r w:rsidRPr="00DD4774">
        <w:rPr>
          <w:highlight w:val="cyan"/>
        </w:rPr>
        <w:t>This probably needs to be changed. Figure 1 doesn’t seem to have a sample annotation.</w:t>
      </w:r>
    </w:p>
  </w:comment>
  <w:comment w:id="1200" w:author="Saleh Kalantari" w:date="2026-04-26T17:59:00Z" w:initials="SK">
    <w:p w14:paraId="66D0124A" w14:textId="5EF9E8BA" w:rsidR="00B317BB" w:rsidRDefault="00B317BB">
      <w:pPr>
        <w:pStyle w:val="CommentText"/>
      </w:pPr>
      <w:r>
        <w:rPr>
          <w:rStyle w:val="CommentReference"/>
        </w:rPr>
        <w:annotationRef/>
      </w:r>
      <w:r w:rsidRPr="00B317BB">
        <w:rPr>
          <w:highlight w:val="cyan"/>
        </w:rPr>
        <w:t xml:space="preserve">I deleted and revised a </w:t>
      </w:r>
      <w:r w:rsidR="001952FB">
        <w:rPr>
          <w:highlight w:val="cyan"/>
        </w:rPr>
        <w:t>few sentences</w:t>
      </w:r>
      <w:r w:rsidRPr="00B317BB">
        <w:rPr>
          <w:highlight w:val="cyan"/>
        </w:rPr>
        <w:t xml:space="preserve"> of text here that didn’t seem to match the current study; e.g., it said there was only one closed-source model as G</w:t>
      </w:r>
      <w:r w:rsidR="00390549">
        <w:rPr>
          <w:highlight w:val="cyan"/>
        </w:rPr>
        <w:t>PT</w:t>
      </w:r>
      <w:r w:rsidRPr="00B317BB">
        <w:rPr>
          <w:highlight w:val="cyan"/>
        </w:rPr>
        <w:t>-4o and didn’t mention G</w:t>
      </w:r>
      <w:r w:rsidR="00390549">
        <w:rPr>
          <w:highlight w:val="cyan"/>
        </w:rPr>
        <w:t>PT</w:t>
      </w:r>
      <w:r w:rsidRPr="00B317BB">
        <w:rPr>
          <w:highlight w:val="cyan"/>
        </w:rPr>
        <w:t>-5. Please confirm that this</w:t>
      </w:r>
      <w:r w:rsidR="001952FB">
        <w:rPr>
          <w:highlight w:val="cyan"/>
        </w:rPr>
        <w:t xml:space="preserve"> revision</w:t>
      </w:r>
      <w:r w:rsidRPr="00B317BB">
        <w:rPr>
          <w:highlight w:val="cyan"/>
        </w:rPr>
        <w:t xml:space="preserve"> is OK. It may require adjusting some</w:t>
      </w:r>
      <w:r>
        <w:rPr>
          <w:highlight w:val="cyan"/>
        </w:rPr>
        <w:t xml:space="preserve"> deleted</w:t>
      </w:r>
      <w:r w:rsidRPr="00B317BB">
        <w:rPr>
          <w:highlight w:val="cyan"/>
        </w:rPr>
        <w:t xml:space="preserve"> references.</w:t>
      </w:r>
    </w:p>
  </w:comment>
  <w:comment w:id="1206" w:author="Saleh Kalantari" w:date="2026-04-26T18:06:00Z" w:initials="SK">
    <w:p w14:paraId="689CBA49" w14:textId="43BC3B04" w:rsidR="00BA2CF3" w:rsidRPr="00BA2CF3" w:rsidRDefault="00BA2CF3">
      <w:pPr>
        <w:pStyle w:val="CommentText"/>
        <w:rPr>
          <w:highlight w:val="cyan"/>
        </w:rPr>
      </w:pPr>
      <w:r>
        <w:rPr>
          <w:rStyle w:val="CommentReference"/>
        </w:rPr>
        <w:annotationRef/>
      </w:r>
      <w:r w:rsidRPr="00BA2CF3">
        <w:rPr>
          <w:highlight w:val="cyan"/>
        </w:rPr>
        <w:t>This phrase is confusing/unclear; probably needs a bit of revision.</w:t>
      </w:r>
    </w:p>
  </w:comment>
  <w:comment w:id="1209" w:author="Saleh Kalantari" w:date="2026-04-26T18:29:00Z" w:initials="SK">
    <w:p w14:paraId="267DF305" w14:textId="58A3323C" w:rsidR="002F5A70" w:rsidRPr="00CA57FE" w:rsidRDefault="002F5A70" w:rsidP="002F5A70">
      <w:pPr>
        <w:pStyle w:val="CommentText"/>
        <w:rPr>
          <w:highlight w:val="cyan"/>
        </w:rPr>
      </w:pPr>
      <w:r>
        <w:rPr>
          <w:rStyle w:val="CommentReference"/>
        </w:rPr>
        <w:annotationRef/>
      </w:r>
      <w:r w:rsidRPr="00CA57FE">
        <w:rPr>
          <w:highlight w:val="cyan"/>
        </w:rPr>
        <w:t xml:space="preserve">I’m pretty sure this is </w:t>
      </w:r>
      <w:r w:rsidRPr="00CA57FE">
        <w:rPr>
          <w:i/>
          <w:iCs/>
          <w:highlight w:val="cyan"/>
        </w:rPr>
        <w:t>not</w:t>
      </w:r>
      <w:r w:rsidRPr="00CA57FE">
        <w:rPr>
          <w:highlight w:val="cyan"/>
        </w:rPr>
        <w:t xml:space="preserve"> an accurate description of what LLMs do, or what the sentence</w:t>
      </w:r>
      <w:r w:rsidR="00CA57FE">
        <w:rPr>
          <w:highlight w:val="cyan"/>
        </w:rPr>
        <w:t>-</w:t>
      </w:r>
      <w:r w:rsidRPr="00CA57FE">
        <w:rPr>
          <w:highlight w:val="cyan"/>
        </w:rPr>
        <w:t xml:space="preserve">relevance value shows. For one thing, it’s not discrete; just because a sentence is labeled as low-relevance doesn’t mean it is </w:t>
      </w:r>
      <w:r w:rsidR="00CA57FE">
        <w:rPr>
          <w:highlight w:val="cyan"/>
        </w:rPr>
        <w:t xml:space="preserve">100% </w:t>
      </w:r>
      <w:r w:rsidR="00A4078A">
        <w:rPr>
          <w:highlight w:val="cyan"/>
        </w:rPr>
        <w:t>un</w:t>
      </w:r>
      <w:r w:rsidRPr="00CA57FE">
        <w:rPr>
          <w:highlight w:val="cyan"/>
        </w:rPr>
        <w:t>used. It’s more like a percentage-amount of usage; but as best as I can tell you seem to be suggesting here through f(S) that if the LLM doesn’t label a sentence as highly relevant then it</w:t>
      </w:r>
      <w:r w:rsidR="00A4078A">
        <w:rPr>
          <w:highlight w:val="cyan"/>
        </w:rPr>
        <w:t xml:space="preserve"> is</w:t>
      </w:r>
      <w:r w:rsidRPr="00CA57FE">
        <w:rPr>
          <w:highlight w:val="cyan"/>
        </w:rPr>
        <w:t xml:space="preserve"> not using the sentence at all.</w:t>
      </w:r>
    </w:p>
    <w:p w14:paraId="210B44CE" w14:textId="124768C7" w:rsidR="002F5A70" w:rsidRPr="00CA57FE" w:rsidRDefault="002F5A70" w:rsidP="002F5A70">
      <w:pPr>
        <w:pStyle w:val="CommentText"/>
        <w:rPr>
          <w:highlight w:val="cyan"/>
        </w:rPr>
      </w:pPr>
      <w:r w:rsidRPr="00CA57FE">
        <w:rPr>
          <w:highlight w:val="cyan"/>
        </w:rPr>
        <w:t xml:space="preserve">     </w:t>
      </w:r>
      <w:r w:rsidR="00976255">
        <w:rPr>
          <w:highlight w:val="cyan"/>
        </w:rPr>
        <w:t xml:space="preserve">   </w:t>
      </w:r>
      <w:r w:rsidRPr="00CA57FE">
        <w:rPr>
          <w:highlight w:val="cyan"/>
        </w:rPr>
        <w:t xml:space="preserve">Furthermore, the LLM is going to be using all kinds of information derived from other training sources (outside of the </w:t>
      </w:r>
      <w:r w:rsidR="00CA57FE">
        <w:rPr>
          <w:highlight w:val="cyan"/>
        </w:rPr>
        <w:t>QA</w:t>
      </w:r>
      <w:r w:rsidRPr="00CA57FE">
        <w:rPr>
          <w:highlight w:val="cyan"/>
        </w:rPr>
        <w:t xml:space="preserve"> text) when formulating its response</w:t>
      </w:r>
      <w:r w:rsidR="00CA57FE">
        <w:rPr>
          <w:highlight w:val="cyan"/>
        </w:rPr>
        <w:t>, so how is that included here?</w:t>
      </w:r>
      <w:r w:rsidR="00A4078A">
        <w:rPr>
          <w:highlight w:val="cyan"/>
        </w:rPr>
        <w:t xml:space="preserve"> How can we know if it is the “same information as a human” uses?</w:t>
      </w:r>
    </w:p>
    <w:p w14:paraId="666F225C" w14:textId="6A68894A" w:rsidR="00CA57FE" w:rsidRPr="00CA57FE" w:rsidRDefault="002F5A70" w:rsidP="002F5A70">
      <w:pPr>
        <w:pStyle w:val="CommentText"/>
        <w:rPr>
          <w:highlight w:val="cyan"/>
        </w:rPr>
      </w:pPr>
      <w:r w:rsidRPr="00CA57FE">
        <w:rPr>
          <w:highlight w:val="cyan"/>
        </w:rPr>
        <w:t xml:space="preserve">     </w:t>
      </w:r>
      <w:r w:rsidR="00976255">
        <w:rPr>
          <w:highlight w:val="cyan"/>
        </w:rPr>
        <w:t xml:space="preserve"> </w:t>
      </w:r>
      <w:r w:rsidRPr="00CA57FE">
        <w:rPr>
          <w:highlight w:val="cyan"/>
        </w:rPr>
        <w:t xml:space="preserve"> Even more significantly, when an LLM labels a sentence as low or high relevance, it actually </w:t>
      </w:r>
      <w:r w:rsidRPr="00CA57FE">
        <w:rPr>
          <w:i/>
          <w:iCs/>
          <w:highlight w:val="cyan"/>
        </w:rPr>
        <w:t>doesn’t mean anything at all</w:t>
      </w:r>
      <w:r w:rsidRPr="00CA57FE">
        <w:rPr>
          <w:highlight w:val="cyan"/>
        </w:rPr>
        <w:t xml:space="preserve"> about how it reaches the answer. ContextCite may be a bit better in that regard </w:t>
      </w:r>
      <w:r w:rsidR="00CA57FE">
        <w:rPr>
          <w:highlight w:val="cyan"/>
        </w:rPr>
        <w:t>compared to</w:t>
      </w:r>
      <w:r w:rsidRPr="00CA57FE">
        <w:rPr>
          <w:highlight w:val="cyan"/>
        </w:rPr>
        <w:t xml:space="preserve"> self-report, but it’s still not absolute. The self-report means absolutely nothing. It’s just text-generation! The LLM may confidently state that it counted on its fingers, and then equally confidently derive the subsequent answer from a data table. And if you say it doesn’t have fingers, it may then apologize and confidently say </w:t>
      </w:r>
      <w:r w:rsidR="00195473">
        <w:rPr>
          <w:highlight w:val="cyan"/>
        </w:rPr>
        <w:t>“</w:t>
      </w:r>
      <w:r w:rsidRPr="00CA57FE">
        <w:rPr>
          <w:highlight w:val="cyan"/>
        </w:rPr>
        <w:t>you’re right, I must have actually reached that answer using a time machine.</w:t>
      </w:r>
      <w:r w:rsidR="00195473">
        <w:rPr>
          <w:highlight w:val="cyan"/>
        </w:rPr>
        <w:t>”</w:t>
      </w:r>
    </w:p>
    <w:p w14:paraId="2232CE5A" w14:textId="70B137FA" w:rsidR="002F5A70" w:rsidRPr="00CA57FE" w:rsidRDefault="00CA57FE" w:rsidP="002F5A70">
      <w:pPr>
        <w:pStyle w:val="CommentText"/>
      </w:pPr>
      <w:r w:rsidRPr="00CA57FE">
        <w:rPr>
          <w:highlight w:val="cyan"/>
        </w:rPr>
        <w:t xml:space="preserve">      In fact, the LLM probably doesn’t even have the information about how it reached a particular answer, that it could use when generating </w:t>
      </w:r>
      <w:r w:rsidR="00195473">
        <w:rPr>
          <w:highlight w:val="cyan"/>
        </w:rPr>
        <w:t>a</w:t>
      </w:r>
      <w:r w:rsidRPr="00CA57FE">
        <w:rPr>
          <w:highlight w:val="cyan"/>
        </w:rPr>
        <w:t xml:space="preserve"> response about sentence relevance. Unless it has its own coding </w:t>
      </w:r>
      <w:r w:rsidR="00195473">
        <w:rPr>
          <w:highlight w:val="cyan"/>
        </w:rPr>
        <w:t>included in</w:t>
      </w:r>
      <w:r w:rsidRPr="00CA57FE">
        <w:rPr>
          <w:highlight w:val="cyan"/>
        </w:rPr>
        <w:t xml:space="preserve"> its training data. Even if it did have that information, there’s no guarantee that it would spit it out accurately</w:t>
      </w:r>
      <w:r w:rsidR="00195473">
        <w:rPr>
          <w:highlight w:val="cyan"/>
        </w:rPr>
        <w:t xml:space="preserve"> when you ask</w:t>
      </w:r>
      <w:r w:rsidRPr="00CA57FE">
        <w:rPr>
          <w:highlight w:val="cyan"/>
        </w:rPr>
        <w:t xml:space="preserve">. There’s just a fundamental issue of here of </w:t>
      </w:r>
      <w:r w:rsidRPr="00CA57FE">
        <w:rPr>
          <w:i/>
          <w:iCs/>
          <w:highlight w:val="cyan"/>
        </w:rPr>
        <w:t>assuming</w:t>
      </w:r>
      <w:r w:rsidRPr="00CA57FE">
        <w:rPr>
          <w:highlight w:val="cyan"/>
        </w:rPr>
        <w:t xml:space="preserve"> that the LLM-generated </w:t>
      </w:r>
      <w:r>
        <w:rPr>
          <w:highlight w:val="cyan"/>
        </w:rPr>
        <w:t xml:space="preserve">sentence-relevance </w:t>
      </w:r>
      <w:r w:rsidRPr="00CA57FE">
        <w:rPr>
          <w:highlight w:val="cyan"/>
        </w:rPr>
        <w:t xml:space="preserve">responses are accurate, without </w:t>
      </w:r>
      <w:r w:rsidR="00195473">
        <w:rPr>
          <w:highlight w:val="cyan"/>
        </w:rPr>
        <w:t>justification</w:t>
      </w:r>
      <w:r w:rsidRPr="00CA57FE">
        <w:rPr>
          <w:highlight w:val="cyan"/>
        </w:rPr>
        <w:t>.</w:t>
      </w:r>
    </w:p>
  </w:comment>
  <w:comment w:id="1210" w:author="Saleh Kalantari" w:date="2026-04-26T18:41:00Z" w:initials="SK">
    <w:p w14:paraId="14E36989" w14:textId="5C43C256" w:rsidR="00CA57FE" w:rsidRDefault="00CA57FE">
      <w:pPr>
        <w:pStyle w:val="CommentText"/>
      </w:pPr>
      <w:r w:rsidRPr="00CA57FE">
        <w:rPr>
          <w:rStyle w:val="CommentReference"/>
          <w:highlight w:val="cyan"/>
        </w:rPr>
        <w:annotationRef/>
      </w:r>
      <w:r w:rsidRPr="00195473">
        <w:rPr>
          <w:highlight w:val="cyan"/>
        </w:rPr>
        <w:t>Not sure why problem difficulty is relevant?</w:t>
      </w:r>
      <w:r w:rsidR="00195473" w:rsidRPr="00195473">
        <w:rPr>
          <w:highlight w:val="cyan"/>
        </w:rPr>
        <w:t xml:space="preserve"> The LLM may have memorized the answer to the hardest mathematical problem in the world, while still not knowing what the current date is. The accuracy is mostly a product of training data + question specificity</w:t>
      </w:r>
      <w:r w:rsidR="00195473">
        <w:rPr>
          <w:highlight w:val="cyan"/>
        </w:rPr>
        <w:t xml:space="preserve"> and iteration</w:t>
      </w:r>
      <w:r w:rsidR="00195473" w:rsidRPr="00195473">
        <w:rPr>
          <w:highlight w:val="cyan"/>
        </w:rPr>
        <w:t xml:space="preserve"> + luck</w:t>
      </w:r>
      <w:r w:rsidR="00195473">
        <w:rPr>
          <w:highlight w:val="cyan"/>
        </w:rPr>
        <w:t>/randomness</w:t>
      </w:r>
      <w:r w:rsidR="00195473" w:rsidRPr="00195473">
        <w:rPr>
          <w:highlight w:val="cyan"/>
        </w:rPr>
        <w:t>, not an issue of difficulty.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CE765" w15:done="0"/>
  <w15:commentEx w15:paraId="5B326A75" w15:done="0"/>
  <w15:commentEx w15:paraId="28C2E606" w15:done="0"/>
  <w15:commentEx w15:paraId="2D293D21" w15:done="0"/>
  <w15:commentEx w15:paraId="2A444C43" w15:done="0"/>
  <w15:commentEx w15:paraId="348DA5E6" w15:done="0"/>
  <w15:commentEx w15:paraId="37CB6CC4" w15:done="0"/>
  <w15:commentEx w15:paraId="2070B61B" w15:done="0"/>
  <w15:commentEx w15:paraId="5E67FCF0" w15:done="0"/>
  <w15:commentEx w15:paraId="7CB5206A" w15:done="0"/>
  <w15:commentEx w15:paraId="5E4298C0" w15:done="0"/>
  <w15:commentEx w15:paraId="48A3730E" w15:done="0"/>
  <w15:commentEx w15:paraId="2DC2FE98" w15:done="0"/>
  <w15:commentEx w15:paraId="05127AE9" w15:done="0"/>
  <w15:commentEx w15:paraId="25B1CB7F" w15:done="0"/>
  <w15:commentEx w15:paraId="280E6BD9" w15:done="0"/>
  <w15:commentEx w15:paraId="3CD4B937" w15:done="0"/>
  <w15:commentEx w15:paraId="10F2A629" w15:done="0"/>
  <w15:commentEx w15:paraId="4C1B85D2" w15:done="0"/>
  <w15:commentEx w15:paraId="1E444EAF" w15:done="0"/>
  <w15:commentEx w15:paraId="7A4BC49D" w15:done="0"/>
  <w15:commentEx w15:paraId="2E07001F" w15:done="0"/>
  <w15:commentEx w15:paraId="5023BC62" w15:done="0"/>
  <w15:commentEx w15:paraId="5E30A7DB" w15:done="0"/>
  <w15:commentEx w15:paraId="6DB0B8F9" w15:done="0"/>
  <w15:commentEx w15:paraId="7C9C0F57" w15:done="0"/>
  <w15:commentEx w15:paraId="6E747F03" w15:done="0"/>
  <w15:commentEx w15:paraId="058233E7" w15:done="0"/>
  <w15:commentEx w15:paraId="1ED05F0D" w15:done="0"/>
  <w15:commentEx w15:paraId="2E7558B4" w15:done="0"/>
  <w15:commentEx w15:paraId="7BBAD63F" w15:done="0"/>
  <w15:commentEx w15:paraId="3EAD23BE" w15:done="0"/>
  <w15:commentEx w15:paraId="1FA452FB" w15:done="0"/>
  <w15:commentEx w15:paraId="764C7B97" w15:done="0"/>
  <w15:commentEx w15:paraId="7B38BB32" w15:done="0"/>
  <w15:commentEx w15:paraId="02E72777" w15:done="0"/>
  <w15:commentEx w15:paraId="7A50B921" w15:done="0"/>
  <w15:commentEx w15:paraId="72DA258C" w15:done="0"/>
  <w15:commentEx w15:paraId="1EBAF977" w15:done="0"/>
  <w15:commentEx w15:paraId="61A15AE5" w15:done="0"/>
  <w15:commentEx w15:paraId="717942C3" w15:done="0"/>
  <w15:commentEx w15:paraId="6EAB3F1A" w15:done="0"/>
  <w15:commentEx w15:paraId="17494AB6" w15:done="0"/>
  <w15:commentEx w15:paraId="1B530F48" w15:done="0"/>
  <w15:commentEx w15:paraId="652052AF" w15:done="0"/>
  <w15:commentEx w15:paraId="01CF91D6" w15:done="0"/>
  <w15:commentEx w15:paraId="2ADBD30A" w15:done="0"/>
  <w15:commentEx w15:paraId="367FE332" w15:done="0"/>
  <w15:commentEx w15:paraId="66D0124A" w15:done="0"/>
  <w15:commentEx w15:paraId="689CBA49" w15:done="0"/>
  <w15:commentEx w15:paraId="2232CE5A" w15:done="0"/>
  <w15:commentEx w15:paraId="14E369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22BD5" w16cex:dateUtc="2026-04-26T22:05:00Z"/>
  <w16cex:commentExtensible w16cex:durableId="7567E5E9" w16cex:dateUtc="2026-04-26T16:06:00Z"/>
  <w16cex:commentExtensible w16cex:durableId="51D3D3C0" w16cex:dateUtc="2026-04-26T17:00:00Z"/>
  <w16cex:commentExtensible w16cex:durableId="31F21BFB" w16cex:dateUtc="2026-04-27T00:01:00Z"/>
  <w16cex:commentExtensible w16cex:durableId="541A50BA" w16cex:dateUtc="2026-04-26T17:12:00Z"/>
  <w16cex:commentExtensible w16cex:durableId="00AC38F5" w16cex:dateUtc="2026-04-27T00:51:00Z"/>
  <w16cex:commentExtensible w16cex:durableId="446325E6" w16cex:dateUtc="2026-04-26T17:14:00Z"/>
  <w16cex:commentExtensible w16cex:durableId="7026567A" w16cex:dateUtc="2026-04-26T17:26:00Z"/>
  <w16cex:commentExtensible w16cex:durableId="2A7C3DCF" w16cex:dateUtc="2026-04-26T17:34:00Z"/>
  <w16cex:commentExtensible w16cex:durableId="7188F788" w16cex:dateUtc="2026-04-26T17:38:00Z"/>
  <w16cex:commentExtensible w16cex:durableId="2B7C7659" w16cex:dateUtc="2026-04-26T17:42:00Z"/>
  <w16cex:commentExtensible w16cex:durableId="35F6F9B9" w16cex:dateUtc="2026-04-26T17:44:00Z"/>
  <w16cex:commentExtensible w16cex:durableId="03DA376E" w16cex:dateUtc="2026-04-26T18:00:00Z"/>
  <w16cex:commentExtensible w16cex:durableId="1442B4A6" w16cex:dateUtc="2026-04-26T18:17:00Z"/>
  <w16cex:commentExtensible w16cex:durableId="78396F9E" w16cex:dateUtc="2026-04-26T18:16:00Z"/>
  <w16cex:commentExtensible w16cex:durableId="3595A18D" w16cex:dateUtc="2026-04-26T18:26:00Z"/>
  <w16cex:commentExtensible w16cex:durableId="228A04DF" w16cex:dateUtc="2026-04-26T18:42:00Z"/>
  <w16cex:commentExtensible w16cex:durableId="17DD8B38" w16cex:dateUtc="2026-04-26T18:56:00Z"/>
  <w16cex:commentExtensible w16cex:durableId="2251B084" w16cex:dateUtc="2026-04-26T18:59:00Z"/>
  <w16cex:commentExtensible w16cex:durableId="5EB9ADDC" w16cex:dateUtc="2026-04-26T19:12:00Z"/>
  <w16cex:commentExtensible w16cex:durableId="5D0C6677" w16cex:dateUtc="2026-04-26T19:14:00Z"/>
  <w16cex:commentExtensible w16cex:durableId="712CCF8F" w16cex:dateUtc="2026-04-26T19:16:00Z"/>
  <w16cex:commentExtensible w16cex:durableId="36CD429A" w16cex:dateUtc="2026-04-26T19:54:00Z"/>
  <w16cex:commentExtensible w16cex:durableId="3150A2E5" w16cex:dateUtc="2026-04-26T20:46:00Z"/>
  <w16cex:commentExtensible w16cex:durableId="693B5809" w16cex:dateUtc="2026-04-26T19:36:00Z"/>
  <w16cex:commentExtensible w16cex:durableId="10A55A13" w16cex:dateUtc="2026-04-26T19:40:00Z"/>
  <w16cex:commentExtensible w16cex:durableId="1D388802" w16cex:dateUtc="2026-04-26T19:47:00Z"/>
  <w16cex:commentExtensible w16cex:durableId="398CABD9" w16cex:dateUtc="2026-04-26T19:50:00Z"/>
  <w16cex:commentExtensible w16cex:durableId="1E1D71C8" w16cex:dateUtc="2026-04-26T20:06:00Z"/>
  <w16cex:commentExtensible w16cex:durableId="58455939" w16cex:dateUtc="2026-04-26T20:31:00Z"/>
  <w16cex:commentExtensible w16cex:durableId="6EE3B029" w16cex:dateUtc="2026-04-26T20:36:00Z"/>
  <w16cex:commentExtensible w16cex:durableId="17E6DEEF" w16cex:dateUtc="2026-04-26T20:34:00Z"/>
  <w16cex:commentExtensible w16cex:durableId="137C061E" w16cex:dateUtc="2026-04-26T20:50:00Z"/>
  <w16cex:commentExtensible w16cex:durableId="06472F00" w16cex:dateUtc="2026-04-26T20:55:00Z"/>
  <w16cex:commentExtensible w16cex:durableId="0BA1E470" w16cex:dateUtc="2026-04-26T20:58:00Z"/>
  <w16cex:commentExtensible w16cex:durableId="7FDA402A" w16cex:dateUtc="2026-04-26T21:04:00Z"/>
  <w16cex:commentExtensible w16cex:durableId="58604975" w16cex:dateUtc="2026-04-26T21:28:00Z"/>
  <w16cex:commentExtensible w16cex:durableId="06FC7F90" w16cex:dateUtc="2026-04-26T21:25:00Z"/>
  <w16cex:commentExtensible w16cex:durableId="4A41120A" w16cex:dateUtc="2026-04-26T21:33:00Z"/>
  <w16cex:commentExtensible w16cex:durableId="72675B88" w16cex:dateUtc="2026-04-26T21:40:00Z"/>
  <w16cex:commentExtensible w16cex:durableId="57B0D032" w16cex:dateUtc="2026-04-26T21:42:00Z"/>
  <w16cex:commentExtensible w16cex:durableId="35D0EF8A" w16cex:dateUtc="2026-04-26T22:06:00Z"/>
  <w16cex:commentExtensible w16cex:durableId="2791BF77" w16cex:dateUtc="2026-04-26T22:12:00Z"/>
  <w16cex:commentExtensible w16cex:durableId="11BD27FD" w16cex:dateUtc="2026-04-26T22:23:00Z"/>
  <w16cex:commentExtensible w16cex:durableId="64065159" w16cex:dateUtc="2026-04-26T22:34:00Z"/>
  <w16cex:commentExtensible w16cex:durableId="5E57DFBD" w16cex:dateUtc="2026-04-26T22:38:00Z"/>
  <w16cex:commentExtensible w16cex:durableId="4FB958CA" w16cex:dateUtc="2026-04-26T22:45:00Z"/>
  <w16cex:commentExtensible w16cex:durableId="20A591F4" w16cex:dateUtc="2026-04-27T00:37:00Z"/>
  <w16cex:commentExtensible w16cex:durableId="4AC01E35" w16cex:dateUtc="2026-04-26T22:59:00Z"/>
  <w16cex:commentExtensible w16cex:durableId="5A61D63A" w16cex:dateUtc="2026-04-26T23:06:00Z"/>
  <w16cex:commentExtensible w16cex:durableId="73B5A379" w16cex:dateUtc="2026-04-26T23:29:00Z"/>
  <w16cex:commentExtensible w16cex:durableId="7FF2A3EF" w16cex:dateUtc="2026-04-26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CE765" w16cid:durableId="6C022BD5"/>
  <w16cid:commentId w16cid:paraId="5B326A75" w16cid:durableId="7567E5E9"/>
  <w16cid:commentId w16cid:paraId="28C2E606" w16cid:durableId="51D3D3C0"/>
  <w16cid:commentId w16cid:paraId="2D293D21" w16cid:durableId="31F21BFB"/>
  <w16cid:commentId w16cid:paraId="2A444C43" w16cid:durableId="541A50BA"/>
  <w16cid:commentId w16cid:paraId="348DA5E6" w16cid:durableId="00AC38F5"/>
  <w16cid:commentId w16cid:paraId="37CB6CC4" w16cid:durableId="446325E6"/>
  <w16cid:commentId w16cid:paraId="2070B61B" w16cid:durableId="7026567A"/>
  <w16cid:commentId w16cid:paraId="5E67FCF0" w16cid:durableId="2A7C3DCF"/>
  <w16cid:commentId w16cid:paraId="7CB5206A" w16cid:durableId="7188F788"/>
  <w16cid:commentId w16cid:paraId="5E4298C0" w16cid:durableId="2B7C7659"/>
  <w16cid:commentId w16cid:paraId="48A3730E" w16cid:durableId="35F6F9B9"/>
  <w16cid:commentId w16cid:paraId="2DC2FE98" w16cid:durableId="03DA376E"/>
  <w16cid:commentId w16cid:paraId="05127AE9" w16cid:durableId="1442B4A6"/>
  <w16cid:commentId w16cid:paraId="25B1CB7F" w16cid:durableId="78396F9E"/>
  <w16cid:commentId w16cid:paraId="280E6BD9" w16cid:durableId="3595A18D"/>
  <w16cid:commentId w16cid:paraId="3CD4B937" w16cid:durableId="228A04DF"/>
  <w16cid:commentId w16cid:paraId="10F2A629" w16cid:durableId="17DD8B38"/>
  <w16cid:commentId w16cid:paraId="4C1B85D2" w16cid:durableId="2251B084"/>
  <w16cid:commentId w16cid:paraId="1E444EAF" w16cid:durableId="5EB9ADDC"/>
  <w16cid:commentId w16cid:paraId="7A4BC49D" w16cid:durableId="5D0C6677"/>
  <w16cid:commentId w16cid:paraId="2E07001F" w16cid:durableId="712CCF8F"/>
  <w16cid:commentId w16cid:paraId="5023BC62" w16cid:durableId="36CD429A"/>
  <w16cid:commentId w16cid:paraId="5E30A7DB" w16cid:durableId="3150A2E5"/>
  <w16cid:commentId w16cid:paraId="6DB0B8F9" w16cid:durableId="693B5809"/>
  <w16cid:commentId w16cid:paraId="7C9C0F57" w16cid:durableId="10A55A13"/>
  <w16cid:commentId w16cid:paraId="6E747F03" w16cid:durableId="1D388802"/>
  <w16cid:commentId w16cid:paraId="058233E7" w16cid:durableId="398CABD9"/>
  <w16cid:commentId w16cid:paraId="1ED05F0D" w16cid:durableId="1E1D71C8"/>
  <w16cid:commentId w16cid:paraId="2E7558B4" w16cid:durableId="58455939"/>
  <w16cid:commentId w16cid:paraId="7BBAD63F" w16cid:durableId="6EE3B029"/>
  <w16cid:commentId w16cid:paraId="3EAD23BE" w16cid:durableId="17E6DEEF"/>
  <w16cid:commentId w16cid:paraId="1FA452FB" w16cid:durableId="137C061E"/>
  <w16cid:commentId w16cid:paraId="764C7B97" w16cid:durableId="06472F00"/>
  <w16cid:commentId w16cid:paraId="7B38BB32" w16cid:durableId="0BA1E470"/>
  <w16cid:commentId w16cid:paraId="02E72777" w16cid:durableId="7FDA402A"/>
  <w16cid:commentId w16cid:paraId="7A50B921" w16cid:durableId="58604975"/>
  <w16cid:commentId w16cid:paraId="72DA258C" w16cid:durableId="06FC7F90"/>
  <w16cid:commentId w16cid:paraId="1EBAF977" w16cid:durableId="4A41120A"/>
  <w16cid:commentId w16cid:paraId="61A15AE5" w16cid:durableId="72675B88"/>
  <w16cid:commentId w16cid:paraId="717942C3" w16cid:durableId="57B0D032"/>
  <w16cid:commentId w16cid:paraId="6EAB3F1A" w16cid:durableId="35D0EF8A"/>
  <w16cid:commentId w16cid:paraId="17494AB6" w16cid:durableId="2791BF77"/>
  <w16cid:commentId w16cid:paraId="1B530F48" w16cid:durableId="11BD27FD"/>
  <w16cid:commentId w16cid:paraId="652052AF" w16cid:durableId="64065159"/>
  <w16cid:commentId w16cid:paraId="01CF91D6" w16cid:durableId="5E57DFBD"/>
  <w16cid:commentId w16cid:paraId="2ADBD30A" w16cid:durableId="4FB958CA"/>
  <w16cid:commentId w16cid:paraId="367FE332" w16cid:durableId="20A591F4"/>
  <w16cid:commentId w16cid:paraId="66D0124A" w16cid:durableId="4AC01E35"/>
  <w16cid:commentId w16cid:paraId="689CBA49" w16cid:durableId="5A61D63A"/>
  <w16cid:commentId w16cid:paraId="2232CE5A" w16cid:durableId="73B5A379"/>
  <w16cid:commentId w16cid:paraId="14E36989" w16cid:durableId="7FF2A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56725" w14:textId="77777777" w:rsidR="003D4A23" w:rsidRDefault="003D4A23">
      <w:r>
        <w:separator/>
      </w:r>
    </w:p>
  </w:endnote>
  <w:endnote w:type="continuationSeparator" w:id="0">
    <w:p w14:paraId="67BCB599" w14:textId="77777777" w:rsidR="003D4A23" w:rsidRDefault="003D4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Symbol Std">
    <w:altName w:val="Calibri"/>
    <w:panose1 w:val="020B0604020202020204"/>
    <w:charset w:val="00"/>
    <w:family w:val="decorativ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0A78" w14:textId="77777777" w:rsidR="00D76104" w:rsidRDefault="00D761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DD7B" w14:textId="77777777" w:rsidR="00A40DB8" w:rsidRDefault="00096600">
    <w:pPr>
      <w:pStyle w:val="BodyText"/>
      <w:spacing w:line="14" w:lineRule="auto"/>
    </w:pPr>
    <w:r>
      <w:rPr>
        <w:noProof/>
      </w:rPr>
      <mc:AlternateContent>
        <mc:Choice Requires="wps">
          <w:drawing>
            <wp:anchor distT="0" distB="0" distL="0" distR="0" simplePos="0" relativeHeight="486888448" behindDoc="1" locked="0" layoutInCell="1" allowOverlap="1" wp14:anchorId="4E75ADFE" wp14:editId="13A0D2ED">
              <wp:simplePos x="0" y="0"/>
              <wp:positionH relativeFrom="page">
                <wp:posOffset>6754800</wp:posOffset>
              </wp:positionH>
              <wp:positionV relativeFrom="page">
                <wp:posOffset>9507205</wp:posOffset>
              </wp:positionV>
              <wp:extent cx="31051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8910"/>
                      </a:xfrm>
                      <a:prstGeom prst="rect">
                        <a:avLst/>
                      </a:prstGeom>
                    </wps:spPr>
                    <wps:txbx>
                      <w:txbxContent>
                        <w:p w14:paraId="22CEBA71" w14:textId="190872F9" w:rsidR="00A40DB8" w:rsidRDefault="00096600">
                          <w:pPr>
                            <w:spacing w:before="21"/>
                            <w:ind w:left="20"/>
                            <w:rPr>
                              <w:rFonts w:ascii="Arial"/>
                              <w:b/>
                              <w:sz w:val="18"/>
                            </w:rPr>
                          </w:pPr>
                          <w:r>
                            <w:rPr>
                              <w:rFonts w:ascii="Arial"/>
                              <w:b/>
                              <w:spacing w:val="-2"/>
                              <w:sz w:val="18"/>
                            </w:rPr>
                            <w:fldChar w:fldCharType="begin"/>
                          </w:r>
                          <w:r>
                            <w:rPr>
                              <w:rFonts w:ascii="Arial"/>
                              <w:b/>
                              <w:spacing w:val="-2"/>
                              <w:sz w:val="18"/>
                            </w:rPr>
                            <w:instrText xml:space="preserve"> PAGE </w:instrText>
                          </w:r>
                          <w:r>
                            <w:rPr>
                              <w:rFonts w:ascii="Arial"/>
                              <w:b/>
                              <w:spacing w:val="-2"/>
                              <w:sz w:val="18"/>
                            </w:rPr>
                            <w:fldChar w:fldCharType="separate"/>
                          </w:r>
                          <w:r>
                            <w:rPr>
                              <w:rFonts w:ascii="Arial"/>
                              <w:b/>
                              <w:spacing w:val="-2"/>
                              <w:sz w:val="18"/>
                            </w:rPr>
                            <w:t>10</w:t>
                          </w:r>
                          <w:r>
                            <w:rPr>
                              <w:rFonts w:ascii="Arial"/>
                              <w:b/>
                              <w:spacing w:val="-2"/>
                              <w:sz w:val="18"/>
                            </w:rPr>
                            <w:fldChar w:fldCharType="end"/>
                          </w:r>
                          <w:r>
                            <w:rPr>
                              <w:rFonts w:ascii="Arial"/>
                              <w:b/>
                              <w:spacing w:val="-2"/>
                              <w:sz w:val="18"/>
                            </w:rPr>
                            <w:t>/</w:t>
                          </w:r>
                          <w:hyperlink w:anchor="_bookmark53" w:history="1">
                            <w:r>
                              <w:rPr>
                                <w:rFonts w:ascii="Arial"/>
                                <w:b/>
                                <w:color w:val="0000FF"/>
                                <w:spacing w:val="-2"/>
                                <w:sz w:val="18"/>
                              </w:rPr>
                              <w:fldChar w:fldCharType="begin"/>
                            </w:r>
                            <w:r>
                              <w:rPr>
                                <w:rFonts w:ascii="Arial"/>
                                <w:b/>
                                <w:color w:val="0000FF"/>
                                <w:spacing w:val="-2"/>
                                <w:sz w:val="18"/>
                              </w:rPr>
                              <w:instrText xml:space="preserve"> NUMPAGES </w:instrText>
                            </w:r>
                            <w:r>
                              <w:rPr>
                                <w:rFonts w:ascii="Arial"/>
                                <w:b/>
                                <w:color w:val="0000FF"/>
                                <w:spacing w:val="-2"/>
                                <w:sz w:val="18"/>
                              </w:rPr>
                              <w:fldChar w:fldCharType="separate"/>
                            </w:r>
                            <w:r w:rsidR="00AA4D48">
                              <w:rPr>
                                <w:rFonts w:ascii="Arial"/>
                                <w:b/>
                                <w:noProof/>
                                <w:color w:val="0000FF"/>
                                <w:spacing w:val="-2"/>
                                <w:sz w:val="18"/>
                              </w:rPr>
                              <w:t>17</w:t>
                            </w:r>
                            <w:r>
                              <w:rPr>
                                <w:rFonts w:ascii="Arial"/>
                                <w:b/>
                                <w:color w:val="0000FF"/>
                                <w:spacing w:val="-2"/>
                                <w:sz w:val="18"/>
                              </w:rPr>
                              <w:fldChar w:fldCharType="end"/>
                            </w:r>
                          </w:hyperlink>
                        </w:p>
                      </w:txbxContent>
                    </wps:txbx>
                    <wps:bodyPr wrap="square" lIns="0" tIns="0" rIns="0" bIns="0" rtlCol="0">
                      <a:noAutofit/>
                    </wps:bodyPr>
                  </wps:wsp>
                </a:graphicData>
              </a:graphic>
            </wp:anchor>
          </w:drawing>
        </mc:Choice>
        <mc:Fallback>
          <w:pict>
            <v:shapetype w14:anchorId="4E75ADFE" id="_x0000_t202" coordsize="21600,21600" o:spt="202" path="m,l,21600r21600,l21600,xe">
              <v:stroke joinstyle="miter"/>
              <v:path gradientshapeok="t" o:connecttype="rect"/>
            </v:shapetype>
            <v:shape id="Textbox 1" o:spid="_x0000_s1183" type="#_x0000_t202" style="position:absolute;margin-left:531.85pt;margin-top:748.6pt;width:24.45pt;height:13.3pt;z-index:-164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" filled="f" stroked="f">
              <v:textbox inset="0,0,0,0">
                <w:txbxContent>
                  <w:p w14:paraId="22CEBA71" w14:textId="190872F9" w:rsidR="00A40DB8" w:rsidRDefault="00096600">
                    <w:pPr>
                      <w:spacing w:before="21"/>
                      <w:ind w:left="20"/>
                      <w:rPr>
                        <w:rFonts w:ascii="Arial"/>
                        <w:b/>
                        <w:sz w:val="18"/>
                      </w:rPr>
                    </w:pPr>
                    <w:r>
                      <w:rPr>
                        <w:rFonts w:ascii="Arial"/>
                        <w:b/>
                        <w:spacing w:val="-2"/>
                        <w:sz w:val="18"/>
                      </w:rPr>
                      <w:fldChar w:fldCharType="begin"/>
                    </w:r>
                    <w:r>
                      <w:rPr>
                        <w:rFonts w:ascii="Arial"/>
                        <w:b/>
                        <w:spacing w:val="-2"/>
                        <w:sz w:val="18"/>
                      </w:rPr>
                      <w:instrText xml:space="preserve"> PAGE </w:instrText>
                    </w:r>
                    <w:r>
                      <w:rPr>
                        <w:rFonts w:ascii="Arial"/>
                        <w:b/>
                        <w:spacing w:val="-2"/>
                        <w:sz w:val="18"/>
                      </w:rPr>
                      <w:fldChar w:fldCharType="separate"/>
                    </w:r>
                    <w:r>
                      <w:rPr>
                        <w:rFonts w:ascii="Arial"/>
                        <w:b/>
                        <w:spacing w:val="-2"/>
                        <w:sz w:val="18"/>
                      </w:rPr>
                      <w:t>10</w:t>
                    </w:r>
                    <w:r>
                      <w:rPr>
                        <w:rFonts w:ascii="Arial"/>
                        <w:b/>
                        <w:spacing w:val="-2"/>
                        <w:sz w:val="18"/>
                      </w:rPr>
                      <w:fldChar w:fldCharType="end"/>
                    </w:r>
                    <w:r>
                      <w:rPr>
                        <w:rFonts w:ascii="Arial"/>
                        <w:b/>
                        <w:spacing w:val="-2"/>
                        <w:sz w:val="18"/>
                      </w:rPr>
                      <w:t>/</w:t>
                    </w:r>
                    <w:hyperlink w:anchor="_bookmark53" w:history="1">
                      <w:r>
                        <w:rPr>
                          <w:rFonts w:ascii="Arial"/>
                          <w:b/>
                          <w:color w:val="0000FF"/>
                          <w:spacing w:val="-2"/>
                          <w:sz w:val="18"/>
                        </w:rPr>
                        <w:fldChar w:fldCharType="begin"/>
                      </w:r>
                      <w:r>
                        <w:rPr>
                          <w:rFonts w:ascii="Arial"/>
                          <w:b/>
                          <w:color w:val="0000FF"/>
                          <w:spacing w:val="-2"/>
                          <w:sz w:val="18"/>
                        </w:rPr>
                        <w:instrText xml:space="preserve"> NUMPAGES </w:instrText>
                      </w:r>
                      <w:r>
                        <w:rPr>
                          <w:rFonts w:ascii="Arial"/>
                          <w:b/>
                          <w:color w:val="0000FF"/>
                          <w:spacing w:val="-2"/>
                          <w:sz w:val="18"/>
                        </w:rPr>
                        <w:fldChar w:fldCharType="separate"/>
                      </w:r>
                      <w:r w:rsidR="00AA4D48">
                        <w:rPr>
                          <w:rFonts w:ascii="Arial"/>
                          <w:b/>
                          <w:noProof/>
                          <w:color w:val="0000FF"/>
                          <w:spacing w:val="-2"/>
                          <w:sz w:val="18"/>
                        </w:rPr>
                        <w:t>17</w:t>
                      </w:r>
                      <w:r>
                        <w:rPr>
                          <w:rFonts w:ascii="Arial"/>
                          <w:b/>
                          <w:color w:val="0000FF"/>
                          <w:spacing w:val="-2"/>
                          <w:sz w:val="18"/>
                        </w:rPr>
                        <w:fldChar w:fldCharType="end"/>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7EA00" w14:textId="77777777" w:rsidR="003D4A23" w:rsidRDefault="003D4A23">
      <w:r>
        <w:separator/>
      </w:r>
    </w:p>
  </w:footnote>
  <w:footnote w:type="continuationSeparator" w:id="0">
    <w:p w14:paraId="7B4BF104" w14:textId="77777777" w:rsidR="003D4A23" w:rsidRDefault="003D4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C7AB" w14:textId="77777777" w:rsidR="00D76104" w:rsidRDefault="00D76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047A"/>
    <w:multiLevelType w:val="hybridMultilevel"/>
    <w:tmpl w:val="EFFC567C"/>
    <w:lvl w:ilvl="0" w:tplc="5D8E6B6E">
      <w:start w:val="1"/>
      <w:numFmt w:val="decimal"/>
      <w:lvlText w:val="%1."/>
      <w:lvlJc w:val="left"/>
      <w:pPr>
        <w:ind w:left="402" w:hanging="250"/>
        <w:jc w:val="right"/>
      </w:pPr>
      <w:rPr>
        <w:rFonts w:ascii="Times New Roman" w:eastAsia="Times New Roman" w:hAnsi="Times New Roman" w:cs="Times New Roman" w:hint="default"/>
        <w:b/>
        <w:bCs/>
        <w:i w:val="0"/>
        <w:iCs w:val="0"/>
        <w:spacing w:val="0"/>
        <w:w w:val="99"/>
        <w:sz w:val="20"/>
        <w:szCs w:val="20"/>
        <w:lang w:val="en-US" w:eastAsia="en-US" w:bidi="ar-SA"/>
      </w:rPr>
    </w:lvl>
    <w:lvl w:ilvl="1" w:tplc="E7F8924C">
      <w:numFmt w:val="bullet"/>
      <w:lvlText w:val="•"/>
      <w:lvlJc w:val="left"/>
      <w:pPr>
        <w:ind w:left="1404" w:hanging="250"/>
      </w:pPr>
      <w:rPr>
        <w:rFonts w:hint="default"/>
        <w:lang w:val="en-US" w:eastAsia="en-US" w:bidi="ar-SA"/>
      </w:rPr>
    </w:lvl>
    <w:lvl w:ilvl="2" w:tplc="E06C2C08">
      <w:numFmt w:val="bullet"/>
      <w:lvlText w:val="•"/>
      <w:lvlJc w:val="left"/>
      <w:pPr>
        <w:ind w:left="2408" w:hanging="250"/>
      </w:pPr>
      <w:rPr>
        <w:rFonts w:hint="default"/>
        <w:lang w:val="en-US" w:eastAsia="en-US" w:bidi="ar-SA"/>
      </w:rPr>
    </w:lvl>
    <w:lvl w:ilvl="3" w:tplc="B8DA375C">
      <w:numFmt w:val="bullet"/>
      <w:lvlText w:val="•"/>
      <w:lvlJc w:val="left"/>
      <w:pPr>
        <w:ind w:left="3412" w:hanging="250"/>
      </w:pPr>
      <w:rPr>
        <w:rFonts w:hint="default"/>
        <w:lang w:val="en-US" w:eastAsia="en-US" w:bidi="ar-SA"/>
      </w:rPr>
    </w:lvl>
    <w:lvl w:ilvl="4" w:tplc="2C064F0C">
      <w:numFmt w:val="bullet"/>
      <w:lvlText w:val="•"/>
      <w:lvlJc w:val="left"/>
      <w:pPr>
        <w:ind w:left="4416" w:hanging="250"/>
      </w:pPr>
      <w:rPr>
        <w:rFonts w:hint="default"/>
        <w:lang w:val="en-US" w:eastAsia="en-US" w:bidi="ar-SA"/>
      </w:rPr>
    </w:lvl>
    <w:lvl w:ilvl="5" w:tplc="D9DC5E74">
      <w:numFmt w:val="bullet"/>
      <w:lvlText w:val="•"/>
      <w:lvlJc w:val="left"/>
      <w:pPr>
        <w:ind w:left="5420" w:hanging="250"/>
      </w:pPr>
      <w:rPr>
        <w:rFonts w:hint="default"/>
        <w:lang w:val="en-US" w:eastAsia="en-US" w:bidi="ar-SA"/>
      </w:rPr>
    </w:lvl>
    <w:lvl w:ilvl="6" w:tplc="02D271BE">
      <w:numFmt w:val="bullet"/>
      <w:lvlText w:val="•"/>
      <w:lvlJc w:val="left"/>
      <w:pPr>
        <w:ind w:left="6424" w:hanging="250"/>
      </w:pPr>
      <w:rPr>
        <w:rFonts w:hint="default"/>
        <w:lang w:val="en-US" w:eastAsia="en-US" w:bidi="ar-SA"/>
      </w:rPr>
    </w:lvl>
    <w:lvl w:ilvl="7" w:tplc="11B49994">
      <w:numFmt w:val="bullet"/>
      <w:lvlText w:val="•"/>
      <w:lvlJc w:val="left"/>
      <w:pPr>
        <w:ind w:left="7428" w:hanging="250"/>
      </w:pPr>
      <w:rPr>
        <w:rFonts w:hint="default"/>
        <w:lang w:val="en-US" w:eastAsia="en-US" w:bidi="ar-SA"/>
      </w:rPr>
    </w:lvl>
    <w:lvl w:ilvl="8" w:tplc="441A24EE">
      <w:numFmt w:val="bullet"/>
      <w:lvlText w:val="•"/>
      <w:lvlJc w:val="left"/>
      <w:pPr>
        <w:ind w:left="8432" w:hanging="250"/>
      </w:pPr>
      <w:rPr>
        <w:rFonts w:hint="default"/>
        <w:lang w:val="en-US" w:eastAsia="en-US" w:bidi="ar-SA"/>
      </w:rPr>
    </w:lvl>
  </w:abstractNum>
  <w:abstractNum w:abstractNumId="1" w15:restartNumberingAfterBreak="0">
    <w:nsid w:val="30450D68"/>
    <w:multiLevelType w:val="hybridMultilevel"/>
    <w:tmpl w:val="F516D3B4"/>
    <w:lvl w:ilvl="0" w:tplc="275AFD62">
      <w:start w:val="1"/>
      <w:numFmt w:val="upperLetter"/>
      <w:lvlText w:val="%1."/>
      <w:lvlJc w:val="left"/>
      <w:pPr>
        <w:ind w:left="151" w:hanging="152"/>
        <w:jc w:val="left"/>
      </w:pPr>
      <w:rPr>
        <w:rFonts w:ascii="Arial Black" w:eastAsia="Arial Black" w:hAnsi="Arial Black" w:cs="Arial Black" w:hint="default"/>
        <w:b w:val="0"/>
        <w:bCs w:val="0"/>
        <w:i w:val="0"/>
        <w:iCs w:val="0"/>
        <w:spacing w:val="-1"/>
        <w:w w:val="86"/>
        <w:sz w:val="12"/>
        <w:szCs w:val="12"/>
        <w:lang w:val="en-US" w:eastAsia="en-US" w:bidi="ar-SA"/>
      </w:rPr>
    </w:lvl>
    <w:lvl w:ilvl="1" w:tplc="49803856">
      <w:numFmt w:val="bullet"/>
      <w:lvlText w:val="•"/>
      <w:lvlJc w:val="left"/>
      <w:pPr>
        <w:ind w:left="309" w:hanging="152"/>
      </w:pPr>
      <w:rPr>
        <w:rFonts w:hint="default"/>
        <w:lang w:val="en-US" w:eastAsia="en-US" w:bidi="ar-SA"/>
      </w:rPr>
    </w:lvl>
    <w:lvl w:ilvl="2" w:tplc="C960EEA6">
      <w:numFmt w:val="bullet"/>
      <w:lvlText w:val="•"/>
      <w:lvlJc w:val="left"/>
      <w:pPr>
        <w:ind w:left="459" w:hanging="152"/>
      </w:pPr>
      <w:rPr>
        <w:rFonts w:hint="default"/>
        <w:lang w:val="en-US" w:eastAsia="en-US" w:bidi="ar-SA"/>
      </w:rPr>
    </w:lvl>
    <w:lvl w:ilvl="3" w:tplc="1EC49D44">
      <w:numFmt w:val="bullet"/>
      <w:lvlText w:val="•"/>
      <w:lvlJc w:val="left"/>
      <w:pPr>
        <w:ind w:left="609" w:hanging="152"/>
      </w:pPr>
      <w:rPr>
        <w:rFonts w:hint="default"/>
        <w:lang w:val="en-US" w:eastAsia="en-US" w:bidi="ar-SA"/>
      </w:rPr>
    </w:lvl>
    <w:lvl w:ilvl="4" w:tplc="DD50023E">
      <w:numFmt w:val="bullet"/>
      <w:lvlText w:val="•"/>
      <w:lvlJc w:val="left"/>
      <w:pPr>
        <w:ind w:left="758" w:hanging="152"/>
      </w:pPr>
      <w:rPr>
        <w:rFonts w:hint="default"/>
        <w:lang w:val="en-US" w:eastAsia="en-US" w:bidi="ar-SA"/>
      </w:rPr>
    </w:lvl>
    <w:lvl w:ilvl="5" w:tplc="5CCA12AC">
      <w:numFmt w:val="bullet"/>
      <w:lvlText w:val="•"/>
      <w:lvlJc w:val="left"/>
      <w:pPr>
        <w:ind w:left="908" w:hanging="152"/>
      </w:pPr>
      <w:rPr>
        <w:rFonts w:hint="default"/>
        <w:lang w:val="en-US" w:eastAsia="en-US" w:bidi="ar-SA"/>
      </w:rPr>
    </w:lvl>
    <w:lvl w:ilvl="6" w:tplc="B5AAF116">
      <w:numFmt w:val="bullet"/>
      <w:lvlText w:val="•"/>
      <w:lvlJc w:val="left"/>
      <w:pPr>
        <w:ind w:left="1058" w:hanging="152"/>
      </w:pPr>
      <w:rPr>
        <w:rFonts w:hint="default"/>
        <w:lang w:val="en-US" w:eastAsia="en-US" w:bidi="ar-SA"/>
      </w:rPr>
    </w:lvl>
    <w:lvl w:ilvl="7" w:tplc="90F805F2">
      <w:numFmt w:val="bullet"/>
      <w:lvlText w:val="•"/>
      <w:lvlJc w:val="left"/>
      <w:pPr>
        <w:ind w:left="1207" w:hanging="152"/>
      </w:pPr>
      <w:rPr>
        <w:rFonts w:hint="default"/>
        <w:lang w:val="en-US" w:eastAsia="en-US" w:bidi="ar-SA"/>
      </w:rPr>
    </w:lvl>
    <w:lvl w:ilvl="8" w:tplc="5D46B080">
      <w:numFmt w:val="bullet"/>
      <w:lvlText w:val="•"/>
      <w:lvlJc w:val="left"/>
      <w:pPr>
        <w:ind w:left="1357" w:hanging="152"/>
      </w:pPr>
      <w:rPr>
        <w:rFonts w:hint="default"/>
        <w:lang w:val="en-US" w:eastAsia="en-US" w:bidi="ar-SA"/>
      </w:rPr>
    </w:lvl>
  </w:abstractNum>
  <w:abstractNum w:abstractNumId="2" w15:restartNumberingAfterBreak="0">
    <w:nsid w:val="3E7E17E6"/>
    <w:multiLevelType w:val="multilevel"/>
    <w:tmpl w:val="1F50ACB6"/>
    <w:lvl w:ilvl="0">
      <w:start w:val="1"/>
      <w:numFmt w:val="decimal"/>
      <w:lvlText w:val="%1"/>
      <w:lvlJc w:val="left"/>
      <w:pPr>
        <w:ind w:left="306" w:hanging="253"/>
        <w:jc w:val="left"/>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430" w:hanging="377"/>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542" w:hanging="489"/>
        <w:jc w:val="left"/>
      </w:pPr>
      <w:rPr>
        <w:rFonts w:ascii="Arial" w:eastAsia="Arial" w:hAnsi="Arial" w:cs="Arial" w:hint="default"/>
        <w:b/>
        <w:bCs/>
        <w:i/>
        <w:iCs/>
        <w:spacing w:val="0"/>
        <w:w w:val="99"/>
        <w:sz w:val="18"/>
        <w:szCs w:val="18"/>
        <w:lang w:val="en-US" w:eastAsia="en-US" w:bidi="ar-SA"/>
      </w:rPr>
    </w:lvl>
    <w:lvl w:ilvl="3">
      <w:numFmt w:val="bullet"/>
      <w:lvlText w:val="•"/>
      <w:lvlJc w:val="left"/>
      <w:pPr>
        <w:ind w:left="1777" w:hanging="489"/>
      </w:pPr>
      <w:rPr>
        <w:rFonts w:hint="default"/>
        <w:lang w:val="en-US" w:eastAsia="en-US" w:bidi="ar-SA"/>
      </w:rPr>
    </w:lvl>
    <w:lvl w:ilvl="4">
      <w:numFmt w:val="bullet"/>
      <w:lvlText w:val="•"/>
      <w:lvlJc w:val="left"/>
      <w:pPr>
        <w:ind w:left="3015" w:hanging="489"/>
      </w:pPr>
      <w:rPr>
        <w:rFonts w:hint="default"/>
        <w:lang w:val="en-US" w:eastAsia="en-US" w:bidi="ar-SA"/>
      </w:rPr>
    </w:lvl>
    <w:lvl w:ilvl="5">
      <w:numFmt w:val="bullet"/>
      <w:lvlText w:val="•"/>
      <w:lvlJc w:val="left"/>
      <w:pPr>
        <w:ind w:left="4252" w:hanging="489"/>
      </w:pPr>
      <w:rPr>
        <w:rFonts w:hint="default"/>
        <w:lang w:val="en-US" w:eastAsia="en-US" w:bidi="ar-SA"/>
      </w:rPr>
    </w:lvl>
    <w:lvl w:ilvl="6">
      <w:numFmt w:val="bullet"/>
      <w:lvlText w:val="•"/>
      <w:lvlJc w:val="left"/>
      <w:pPr>
        <w:ind w:left="5490" w:hanging="489"/>
      </w:pPr>
      <w:rPr>
        <w:rFonts w:hint="default"/>
        <w:lang w:val="en-US" w:eastAsia="en-US" w:bidi="ar-SA"/>
      </w:rPr>
    </w:lvl>
    <w:lvl w:ilvl="7">
      <w:numFmt w:val="bullet"/>
      <w:lvlText w:val="•"/>
      <w:lvlJc w:val="left"/>
      <w:pPr>
        <w:ind w:left="6727" w:hanging="489"/>
      </w:pPr>
      <w:rPr>
        <w:rFonts w:hint="default"/>
        <w:lang w:val="en-US" w:eastAsia="en-US" w:bidi="ar-SA"/>
      </w:rPr>
    </w:lvl>
    <w:lvl w:ilvl="8">
      <w:numFmt w:val="bullet"/>
      <w:lvlText w:val="•"/>
      <w:lvlJc w:val="left"/>
      <w:pPr>
        <w:ind w:left="7965" w:hanging="489"/>
      </w:pPr>
      <w:rPr>
        <w:rFonts w:hint="default"/>
        <w:lang w:val="en-US" w:eastAsia="en-US" w:bidi="ar-SA"/>
      </w:rPr>
    </w:lvl>
  </w:abstractNum>
  <w:abstractNum w:abstractNumId="3" w15:restartNumberingAfterBreak="0">
    <w:nsid w:val="4D8B0EAD"/>
    <w:multiLevelType w:val="hybridMultilevel"/>
    <w:tmpl w:val="80EE8FEC"/>
    <w:lvl w:ilvl="0" w:tplc="C744F922">
      <w:start w:val="1"/>
      <w:numFmt w:val="decimal"/>
      <w:lvlText w:val="%1."/>
      <w:lvlJc w:val="left"/>
      <w:pPr>
        <w:ind w:left="552" w:hanging="27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7D4996E">
      <w:numFmt w:val="bullet"/>
      <w:lvlText w:val="•"/>
      <w:lvlJc w:val="left"/>
      <w:pPr>
        <w:ind w:left="1548" w:hanging="279"/>
      </w:pPr>
      <w:rPr>
        <w:rFonts w:hint="default"/>
        <w:lang w:val="en-US" w:eastAsia="en-US" w:bidi="ar-SA"/>
      </w:rPr>
    </w:lvl>
    <w:lvl w:ilvl="2" w:tplc="B826179C">
      <w:numFmt w:val="bullet"/>
      <w:lvlText w:val="•"/>
      <w:lvlJc w:val="left"/>
      <w:pPr>
        <w:ind w:left="2536" w:hanging="279"/>
      </w:pPr>
      <w:rPr>
        <w:rFonts w:hint="default"/>
        <w:lang w:val="en-US" w:eastAsia="en-US" w:bidi="ar-SA"/>
      </w:rPr>
    </w:lvl>
    <w:lvl w:ilvl="3" w:tplc="29FCF792">
      <w:numFmt w:val="bullet"/>
      <w:lvlText w:val="•"/>
      <w:lvlJc w:val="left"/>
      <w:pPr>
        <w:ind w:left="3524" w:hanging="279"/>
      </w:pPr>
      <w:rPr>
        <w:rFonts w:hint="default"/>
        <w:lang w:val="en-US" w:eastAsia="en-US" w:bidi="ar-SA"/>
      </w:rPr>
    </w:lvl>
    <w:lvl w:ilvl="4" w:tplc="29AAB8D4">
      <w:numFmt w:val="bullet"/>
      <w:lvlText w:val="•"/>
      <w:lvlJc w:val="left"/>
      <w:pPr>
        <w:ind w:left="4512" w:hanging="279"/>
      </w:pPr>
      <w:rPr>
        <w:rFonts w:hint="default"/>
        <w:lang w:val="en-US" w:eastAsia="en-US" w:bidi="ar-SA"/>
      </w:rPr>
    </w:lvl>
    <w:lvl w:ilvl="5" w:tplc="14926742">
      <w:numFmt w:val="bullet"/>
      <w:lvlText w:val="•"/>
      <w:lvlJc w:val="left"/>
      <w:pPr>
        <w:ind w:left="5500" w:hanging="279"/>
      </w:pPr>
      <w:rPr>
        <w:rFonts w:hint="default"/>
        <w:lang w:val="en-US" w:eastAsia="en-US" w:bidi="ar-SA"/>
      </w:rPr>
    </w:lvl>
    <w:lvl w:ilvl="6" w:tplc="D7A8C9CE">
      <w:numFmt w:val="bullet"/>
      <w:lvlText w:val="•"/>
      <w:lvlJc w:val="left"/>
      <w:pPr>
        <w:ind w:left="6488" w:hanging="279"/>
      </w:pPr>
      <w:rPr>
        <w:rFonts w:hint="default"/>
        <w:lang w:val="en-US" w:eastAsia="en-US" w:bidi="ar-SA"/>
      </w:rPr>
    </w:lvl>
    <w:lvl w:ilvl="7" w:tplc="67CEC2BC">
      <w:numFmt w:val="bullet"/>
      <w:lvlText w:val="•"/>
      <w:lvlJc w:val="left"/>
      <w:pPr>
        <w:ind w:left="7476" w:hanging="279"/>
      </w:pPr>
      <w:rPr>
        <w:rFonts w:hint="default"/>
        <w:lang w:val="en-US" w:eastAsia="en-US" w:bidi="ar-SA"/>
      </w:rPr>
    </w:lvl>
    <w:lvl w:ilvl="8" w:tplc="58482D46">
      <w:numFmt w:val="bullet"/>
      <w:lvlText w:val="•"/>
      <w:lvlJc w:val="left"/>
      <w:pPr>
        <w:ind w:left="8464" w:hanging="279"/>
      </w:pPr>
      <w:rPr>
        <w:rFonts w:hint="default"/>
        <w:lang w:val="en-US" w:eastAsia="en-US" w:bidi="ar-SA"/>
      </w:rPr>
    </w:lvl>
  </w:abstractNum>
  <w:abstractNum w:abstractNumId="4" w15:restartNumberingAfterBreak="0">
    <w:nsid w:val="7115736F"/>
    <w:multiLevelType w:val="hybridMultilevel"/>
    <w:tmpl w:val="55C250C2"/>
    <w:lvl w:ilvl="0" w:tplc="ACA6D400">
      <w:start w:val="1"/>
      <w:numFmt w:val="decimal"/>
      <w:lvlText w:val="%1."/>
      <w:lvlJc w:val="left"/>
      <w:pPr>
        <w:ind w:left="20" w:hanging="150"/>
        <w:jc w:val="left"/>
      </w:pPr>
      <w:rPr>
        <w:rFonts w:ascii="Calibri" w:eastAsia="Calibri" w:hAnsi="Calibri" w:cs="Calibri" w:hint="default"/>
        <w:b w:val="0"/>
        <w:bCs w:val="0"/>
        <w:i w:val="0"/>
        <w:iCs w:val="0"/>
        <w:spacing w:val="-1"/>
        <w:w w:val="111"/>
        <w:sz w:val="13"/>
        <w:szCs w:val="13"/>
        <w:lang w:val="en-US" w:eastAsia="en-US" w:bidi="ar-SA"/>
      </w:rPr>
    </w:lvl>
    <w:lvl w:ilvl="1" w:tplc="9FDEB9C8">
      <w:numFmt w:val="bullet"/>
      <w:lvlText w:val="•"/>
      <w:lvlJc w:val="left"/>
      <w:pPr>
        <w:ind w:left="473" w:hanging="150"/>
      </w:pPr>
      <w:rPr>
        <w:rFonts w:hint="default"/>
        <w:lang w:val="en-US" w:eastAsia="en-US" w:bidi="ar-SA"/>
      </w:rPr>
    </w:lvl>
    <w:lvl w:ilvl="2" w:tplc="CDD4B368">
      <w:numFmt w:val="bullet"/>
      <w:lvlText w:val="•"/>
      <w:lvlJc w:val="left"/>
      <w:pPr>
        <w:ind w:left="926" w:hanging="150"/>
      </w:pPr>
      <w:rPr>
        <w:rFonts w:hint="default"/>
        <w:lang w:val="en-US" w:eastAsia="en-US" w:bidi="ar-SA"/>
      </w:rPr>
    </w:lvl>
    <w:lvl w:ilvl="3" w:tplc="441684F8">
      <w:numFmt w:val="bullet"/>
      <w:lvlText w:val="•"/>
      <w:lvlJc w:val="left"/>
      <w:pPr>
        <w:ind w:left="1380" w:hanging="150"/>
      </w:pPr>
      <w:rPr>
        <w:rFonts w:hint="default"/>
        <w:lang w:val="en-US" w:eastAsia="en-US" w:bidi="ar-SA"/>
      </w:rPr>
    </w:lvl>
    <w:lvl w:ilvl="4" w:tplc="A41422E6">
      <w:numFmt w:val="bullet"/>
      <w:lvlText w:val="•"/>
      <w:lvlJc w:val="left"/>
      <w:pPr>
        <w:ind w:left="1833" w:hanging="150"/>
      </w:pPr>
      <w:rPr>
        <w:rFonts w:hint="default"/>
        <w:lang w:val="en-US" w:eastAsia="en-US" w:bidi="ar-SA"/>
      </w:rPr>
    </w:lvl>
    <w:lvl w:ilvl="5" w:tplc="4E5C97F4">
      <w:numFmt w:val="bullet"/>
      <w:lvlText w:val="•"/>
      <w:lvlJc w:val="left"/>
      <w:pPr>
        <w:ind w:left="2287" w:hanging="150"/>
      </w:pPr>
      <w:rPr>
        <w:rFonts w:hint="default"/>
        <w:lang w:val="en-US" w:eastAsia="en-US" w:bidi="ar-SA"/>
      </w:rPr>
    </w:lvl>
    <w:lvl w:ilvl="6" w:tplc="008C718C">
      <w:numFmt w:val="bullet"/>
      <w:lvlText w:val="•"/>
      <w:lvlJc w:val="left"/>
      <w:pPr>
        <w:ind w:left="2740" w:hanging="150"/>
      </w:pPr>
      <w:rPr>
        <w:rFonts w:hint="default"/>
        <w:lang w:val="en-US" w:eastAsia="en-US" w:bidi="ar-SA"/>
      </w:rPr>
    </w:lvl>
    <w:lvl w:ilvl="7" w:tplc="A420D020">
      <w:numFmt w:val="bullet"/>
      <w:lvlText w:val="•"/>
      <w:lvlJc w:val="left"/>
      <w:pPr>
        <w:ind w:left="3194" w:hanging="150"/>
      </w:pPr>
      <w:rPr>
        <w:rFonts w:hint="default"/>
        <w:lang w:val="en-US" w:eastAsia="en-US" w:bidi="ar-SA"/>
      </w:rPr>
    </w:lvl>
    <w:lvl w:ilvl="8" w:tplc="FC527748">
      <w:numFmt w:val="bullet"/>
      <w:lvlText w:val="•"/>
      <w:lvlJc w:val="left"/>
      <w:pPr>
        <w:ind w:left="3647" w:hanging="150"/>
      </w:pPr>
      <w:rPr>
        <w:rFonts w:hint="default"/>
        <w:lang w:val="en-US" w:eastAsia="en-US" w:bidi="ar-SA"/>
      </w:rPr>
    </w:lvl>
  </w:abstractNum>
  <w:abstractNum w:abstractNumId="5" w15:restartNumberingAfterBreak="0">
    <w:nsid w:val="78674B1E"/>
    <w:multiLevelType w:val="hybridMultilevel"/>
    <w:tmpl w:val="F264A8CC"/>
    <w:lvl w:ilvl="0" w:tplc="127C6B54">
      <w:start w:val="1"/>
      <w:numFmt w:val="upperLetter"/>
      <w:lvlText w:val="%1."/>
      <w:lvlJc w:val="left"/>
      <w:pPr>
        <w:ind w:left="173" w:hanging="145"/>
        <w:jc w:val="left"/>
      </w:pPr>
      <w:rPr>
        <w:rFonts w:hint="default"/>
        <w:spacing w:val="0"/>
        <w:w w:val="111"/>
        <w:lang w:val="en-US" w:eastAsia="en-US" w:bidi="ar-SA"/>
      </w:rPr>
    </w:lvl>
    <w:lvl w:ilvl="1" w:tplc="E4D08A16">
      <w:numFmt w:val="bullet"/>
      <w:lvlText w:val="•"/>
      <w:lvlJc w:val="left"/>
      <w:pPr>
        <w:ind w:left="348" w:hanging="145"/>
      </w:pPr>
      <w:rPr>
        <w:rFonts w:hint="default"/>
        <w:lang w:val="en-US" w:eastAsia="en-US" w:bidi="ar-SA"/>
      </w:rPr>
    </w:lvl>
    <w:lvl w:ilvl="2" w:tplc="D9F295AA">
      <w:numFmt w:val="bullet"/>
      <w:lvlText w:val="•"/>
      <w:lvlJc w:val="left"/>
      <w:pPr>
        <w:ind w:left="516" w:hanging="145"/>
      </w:pPr>
      <w:rPr>
        <w:rFonts w:hint="default"/>
        <w:lang w:val="en-US" w:eastAsia="en-US" w:bidi="ar-SA"/>
      </w:rPr>
    </w:lvl>
    <w:lvl w:ilvl="3" w:tplc="42FE9FDC">
      <w:numFmt w:val="bullet"/>
      <w:lvlText w:val="•"/>
      <w:lvlJc w:val="left"/>
      <w:pPr>
        <w:ind w:left="684" w:hanging="145"/>
      </w:pPr>
      <w:rPr>
        <w:rFonts w:hint="default"/>
        <w:lang w:val="en-US" w:eastAsia="en-US" w:bidi="ar-SA"/>
      </w:rPr>
    </w:lvl>
    <w:lvl w:ilvl="4" w:tplc="36027302">
      <w:numFmt w:val="bullet"/>
      <w:lvlText w:val="•"/>
      <w:lvlJc w:val="left"/>
      <w:pPr>
        <w:ind w:left="852" w:hanging="145"/>
      </w:pPr>
      <w:rPr>
        <w:rFonts w:hint="default"/>
        <w:lang w:val="en-US" w:eastAsia="en-US" w:bidi="ar-SA"/>
      </w:rPr>
    </w:lvl>
    <w:lvl w:ilvl="5" w:tplc="6E4E2336">
      <w:numFmt w:val="bullet"/>
      <w:lvlText w:val="•"/>
      <w:lvlJc w:val="left"/>
      <w:pPr>
        <w:ind w:left="1020" w:hanging="145"/>
      </w:pPr>
      <w:rPr>
        <w:rFonts w:hint="default"/>
        <w:lang w:val="en-US" w:eastAsia="en-US" w:bidi="ar-SA"/>
      </w:rPr>
    </w:lvl>
    <w:lvl w:ilvl="6" w:tplc="1F7668C4">
      <w:numFmt w:val="bullet"/>
      <w:lvlText w:val="•"/>
      <w:lvlJc w:val="left"/>
      <w:pPr>
        <w:ind w:left="1188" w:hanging="145"/>
      </w:pPr>
      <w:rPr>
        <w:rFonts w:hint="default"/>
        <w:lang w:val="en-US" w:eastAsia="en-US" w:bidi="ar-SA"/>
      </w:rPr>
    </w:lvl>
    <w:lvl w:ilvl="7" w:tplc="9C749D64">
      <w:numFmt w:val="bullet"/>
      <w:lvlText w:val="•"/>
      <w:lvlJc w:val="left"/>
      <w:pPr>
        <w:ind w:left="1356" w:hanging="145"/>
      </w:pPr>
      <w:rPr>
        <w:rFonts w:hint="default"/>
        <w:lang w:val="en-US" w:eastAsia="en-US" w:bidi="ar-SA"/>
      </w:rPr>
    </w:lvl>
    <w:lvl w:ilvl="8" w:tplc="7F7E7DEE">
      <w:numFmt w:val="bullet"/>
      <w:lvlText w:val="•"/>
      <w:lvlJc w:val="left"/>
      <w:pPr>
        <w:ind w:left="1524" w:hanging="145"/>
      </w:pPr>
      <w:rPr>
        <w:rFonts w:hint="default"/>
        <w:lang w:val="en-US" w:eastAsia="en-US" w:bidi="ar-SA"/>
      </w:rPr>
    </w:lvl>
  </w:abstractNum>
  <w:num w:numId="1" w16cid:durableId="1771392412">
    <w:abstractNumId w:val="0"/>
  </w:num>
  <w:num w:numId="2" w16cid:durableId="1555659962">
    <w:abstractNumId w:val="3"/>
  </w:num>
  <w:num w:numId="3" w16cid:durableId="2134979610">
    <w:abstractNumId w:val="5"/>
  </w:num>
  <w:num w:numId="4" w16cid:durableId="265574794">
    <w:abstractNumId w:val="4"/>
  </w:num>
  <w:num w:numId="5" w16cid:durableId="1196845536">
    <w:abstractNumId w:val="1"/>
  </w:num>
  <w:num w:numId="6" w16cid:durableId="2806977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h Kalantari">
    <w15:presenceInfo w15:providerId="AD" w15:userId="S::sk3268@cornell.edu::3cd3e92d-2ab4-4d06-8f92-babc3ece3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B8"/>
    <w:rsid w:val="000049F9"/>
    <w:rsid w:val="00005932"/>
    <w:rsid w:val="00020DBE"/>
    <w:rsid w:val="00041A4C"/>
    <w:rsid w:val="0004643D"/>
    <w:rsid w:val="00046D00"/>
    <w:rsid w:val="00062129"/>
    <w:rsid w:val="00065E6B"/>
    <w:rsid w:val="00074429"/>
    <w:rsid w:val="00081D91"/>
    <w:rsid w:val="00096600"/>
    <w:rsid w:val="000A5AB3"/>
    <w:rsid w:val="000A604F"/>
    <w:rsid w:val="000B66E6"/>
    <w:rsid w:val="000B6CF9"/>
    <w:rsid w:val="000B7CCB"/>
    <w:rsid w:val="000C1B42"/>
    <w:rsid w:val="000D683C"/>
    <w:rsid w:val="000E613E"/>
    <w:rsid w:val="00106CB6"/>
    <w:rsid w:val="001233AB"/>
    <w:rsid w:val="001370A1"/>
    <w:rsid w:val="001554A7"/>
    <w:rsid w:val="00156215"/>
    <w:rsid w:val="00156CFB"/>
    <w:rsid w:val="00173A3A"/>
    <w:rsid w:val="00176360"/>
    <w:rsid w:val="001941A9"/>
    <w:rsid w:val="001952FB"/>
    <w:rsid w:val="00195473"/>
    <w:rsid w:val="001A24C9"/>
    <w:rsid w:val="001A566A"/>
    <w:rsid w:val="001C03BB"/>
    <w:rsid w:val="001D0F43"/>
    <w:rsid w:val="001D2F5A"/>
    <w:rsid w:val="001E365F"/>
    <w:rsid w:val="001E5C53"/>
    <w:rsid w:val="00200E93"/>
    <w:rsid w:val="00205BAE"/>
    <w:rsid w:val="00205CA2"/>
    <w:rsid w:val="002138CA"/>
    <w:rsid w:val="00224540"/>
    <w:rsid w:val="00235EB5"/>
    <w:rsid w:val="002414D9"/>
    <w:rsid w:val="00250140"/>
    <w:rsid w:val="00250562"/>
    <w:rsid w:val="0026314C"/>
    <w:rsid w:val="00270027"/>
    <w:rsid w:val="002A4115"/>
    <w:rsid w:val="002A4924"/>
    <w:rsid w:val="002B6EAA"/>
    <w:rsid w:val="002C47A2"/>
    <w:rsid w:val="002E321B"/>
    <w:rsid w:val="002E6B59"/>
    <w:rsid w:val="002F09AF"/>
    <w:rsid w:val="002F5A70"/>
    <w:rsid w:val="003664B1"/>
    <w:rsid w:val="00370910"/>
    <w:rsid w:val="003722FE"/>
    <w:rsid w:val="003828CF"/>
    <w:rsid w:val="00382D78"/>
    <w:rsid w:val="00384976"/>
    <w:rsid w:val="00385F01"/>
    <w:rsid w:val="003876AC"/>
    <w:rsid w:val="00390549"/>
    <w:rsid w:val="00391249"/>
    <w:rsid w:val="003A02EB"/>
    <w:rsid w:val="003A1D80"/>
    <w:rsid w:val="003A7BC3"/>
    <w:rsid w:val="003B294D"/>
    <w:rsid w:val="003C2D66"/>
    <w:rsid w:val="003C4DA9"/>
    <w:rsid w:val="003D4A23"/>
    <w:rsid w:val="003E26E0"/>
    <w:rsid w:val="003E3730"/>
    <w:rsid w:val="003F112E"/>
    <w:rsid w:val="00400CFE"/>
    <w:rsid w:val="00401362"/>
    <w:rsid w:val="004023B1"/>
    <w:rsid w:val="00432D1C"/>
    <w:rsid w:val="00435658"/>
    <w:rsid w:val="004366CF"/>
    <w:rsid w:val="00442DEB"/>
    <w:rsid w:val="004506C5"/>
    <w:rsid w:val="00475BF0"/>
    <w:rsid w:val="0049493F"/>
    <w:rsid w:val="004A0348"/>
    <w:rsid w:val="004A1A35"/>
    <w:rsid w:val="004A2607"/>
    <w:rsid w:val="004B08AA"/>
    <w:rsid w:val="004B239F"/>
    <w:rsid w:val="004B252D"/>
    <w:rsid w:val="004C6DDF"/>
    <w:rsid w:val="004D5776"/>
    <w:rsid w:val="004E1EED"/>
    <w:rsid w:val="004F2882"/>
    <w:rsid w:val="00500CE7"/>
    <w:rsid w:val="00522350"/>
    <w:rsid w:val="00536324"/>
    <w:rsid w:val="005368CC"/>
    <w:rsid w:val="00541920"/>
    <w:rsid w:val="005433B7"/>
    <w:rsid w:val="005509BC"/>
    <w:rsid w:val="00551323"/>
    <w:rsid w:val="005A3BAC"/>
    <w:rsid w:val="005B4E7A"/>
    <w:rsid w:val="005B5F8C"/>
    <w:rsid w:val="005B7857"/>
    <w:rsid w:val="005C6402"/>
    <w:rsid w:val="005D0440"/>
    <w:rsid w:val="005D61F3"/>
    <w:rsid w:val="005E12D0"/>
    <w:rsid w:val="005F229F"/>
    <w:rsid w:val="005F3620"/>
    <w:rsid w:val="00606B36"/>
    <w:rsid w:val="006106D9"/>
    <w:rsid w:val="00613774"/>
    <w:rsid w:val="00617813"/>
    <w:rsid w:val="00621119"/>
    <w:rsid w:val="006501AC"/>
    <w:rsid w:val="00651D96"/>
    <w:rsid w:val="0067412D"/>
    <w:rsid w:val="006942F2"/>
    <w:rsid w:val="006A759E"/>
    <w:rsid w:val="006B7371"/>
    <w:rsid w:val="006C14F7"/>
    <w:rsid w:val="006C705A"/>
    <w:rsid w:val="006E619A"/>
    <w:rsid w:val="006F2DEA"/>
    <w:rsid w:val="0072536B"/>
    <w:rsid w:val="0072595E"/>
    <w:rsid w:val="007419F8"/>
    <w:rsid w:val="00754F5B"/>
    <w:rsid w:val="007641F8"/>
    <w:rsid w:val="007653F3"/>
    <w:rsid w:val="00790043"/>
    <w:rsid w:val="00791E9D"/>
    <w:rsid w:val="0079575D"/>
    <w:rsid w:val="007A232E"/>
    <w:rsid w:val="007A283F"/>
    <w:rsid w:val="007A78BE"/>
    <w:rsid w:val="007B7E45"/>
    <w:rsid w:val="007D3984"/>
    <w:rsid w:val="007E49BC"/>
    <w:rsid w:val="00805266"/>
    <w:rsid w:val="00814A19"/>
    <w:rsid w:val="008361F4"/>
    <w:rsid w:val="00865A8B"/>
    <w:rsid w:val="0087555F"/>
    <w:rsid w:val="00883188"/>
    <w:rsid w:val="00883BC0"/>
    <w:rsid w:val="00887284"/>
    <w:rsid w:val="008905B6"/>
    <w:rsid w:val="008919E1"/>
    <w:rsid w:val="008963B1"/>
    <w:rsid w:val="008C0671"/>
    <w:rsid w:val="008D6451"/>
    <w:rsid w:val="008E5968"/>
    <w:rsid w:val="008E6303"/>
    <w:rsid w:val="008F0692"/>
    <w:rsid w:val="008F205F"/>
    <w:rsid w:val="008F7753"/>
    <w:rsid w:val="00904646"/>
    <w:rsid w:val="00905138"/>
    <w:rsid w:val="00921AA6"/>
    <w:rsid w:val="00976255"/>
    <w:rsid w:val="00983085"/>
    <w:rsid w:val="009832C8"/>
    <w:rsid w:val="00984990"/>
    <w:rsid w:val="00986E97"/>
    <w:rsid w:val="00992E0A"/>
    <w:rsid w:val="009B1292"/>
    <w:rsid w:val="009C34AC"/>
    <w:rsid w:val="009C5722"/>
    <w:rsid w:val="009C6EF6"/>
    <w:rsid w:val="009D4D40"/>
    <w:rsid w:val="009D774E"/>
    <w:rsid w:val="009E22C9"/>
    <w:rsid w:val="009E2BD1"/>
    <w:rsid w:val="00A02572"/>
    <w:rsid w:val="00A076B6"/>
    <w:rsid w:val="00A10553"/>
    <w:rsid w:val="00A35D90"/>
    <w:rsid w:val="00A4078A"/>
    <w:rsid w:val="00A40DB8"/>
    <w:rsid w:val="00A6117F"/>
    <w:rsid w:val="00A619DC"/>
    <w:rsid w:val="00A70B68"/>
    <w:rsid w:val="00A714FA"/>
    <w:rsid w:val="00A77F2A"/>
    <w:rsid w:val="00AA278B"/>
    <w:rsid w:val="00AA4D48"/>
    <w:rsid w:val="00AB2C4C"/>
    <w:rsid w:val="00AB5449"/>
    <w:rsid w:val="00AC02AB"/>
    <w:rsid w:val="00AE73A3"/>
    <w:rsid w:val="00AF7BDE"/>
    <w:rsid w:val="00B10935"/>
    <w:rsid w:val="00B23624"/>
    <w:rsid w:val="00B317BB"/>
    <w:rsid w:val="00B45552"/>
    <w:rsid w:val="00B71408"/>
    <w:rsid w:val="00B81747"/>
    <w:rsid w:val="00B8351D"/>
    <w:rsid w:val="00B942EF"/>
    <w:rsid w:val="00B95616"/>
    <w:rsid w:val="00BA2CF3"/>
    <w:rsid w:val="00BA3D3E"/>
    <w:rsid w:val="00BB537D"/>
    <w:rsid w:val="00BC353B"/>
    <w:rsid w:val="00C056CD"/>
    <w:rsid w:val="00C17CC1"/>
    <w:rsid w:val="00C224CE"/>
    <w:rsid w:val="00C524F4"/>
    <w:rsid w:val="00C54EA5"/>
    <w:rsid w:val="00C63261"/>
    <w:rsid w:val="00C77BEC"/>
    <w:rsid w:val="00C94C6C"/>
    <w:rsid w:val="00CA57FE"/>
    <w:rsid w:val="00CB0B27"/>
    <w:rsid w:val="00CB69CA"/>
    <w:rsid w:val="00CE4484"/>
    <w:rsid w:val="00CE4579"/>
    <w:rsid w:val="00CF0AC4"/>
    <w:rsid w:val="00D02974"/>
    <w:rsid w:val="00D03C93"/>
    <w:rsid w:val="00D21598"/>
    <w:rsid w:val="00D254B7"/>
    <w:rsid w:val="00D4164B"/>
    <w:rsid w:val="00D5716B"/>
    <w:rsid w:val="00D76104"/>
    <w:rsid w:val="00D83C8A"/>
    <w:rsid w:val="00D9401A"/>
    <w:rsid w:val="00DA16BF"/>
    <w:rsid w:val="00DA7C72"/>
    <w:rsid w:val="00DB6897"/>
    <w:rsid w:val="00DD0F1A"/>
    <w:rsid w:val="00DD4774"/>
    <w:rsid w:val="00DD5B30"/>
    <w:rsid w:val="00DE24E2"/>
    <w:rsid w:val="00DE5768"/>
    <w:rsid w:val="00DF61A7"/>
    <w:rsid w:val="00E03D05"/>
    <w:rsid w:val="00E0605C"/>
    <w:rsid w:val="00E128FC"/>
    <w:rsid w:val="00E167B4"/>
    <w:rsid w:val="00E46BF4"/>
    <w:rsid w:val="00E52D4E"/>
    <w:rsid w:val="00E537B4"/>
    <w:rsid w:val="00E667D2"/>
    <w:rsid w:val="00E7109A"/>
    <w:rsid w:val="00E77D7A"/>
    <w:rsid w:val="00E8107D"/>
    <w:rsid w:val="00E86042"/>
    <w:rsid w:val="00E861E6"/>
    <w:rsid w:val="00EA42BA"/>
    <w:rsid w:val="00ED063D"/>
    <w:rsid w:val="00ED14B0"/>
    <w:rsid w:val="00ED385C"/>
    <w:rsid w:val="00EE4317"/>
    <w:rsid w:val="00EF13E9"/>
    <w:rsid w:val="00EF2269"/>
    <w:rsid w:val="00F04278"/>
    <w:rsid w:val="00F04F65"/>
    <w:rsid w:val="00F13E69"/>
    <w:rsid w:val="00F230D4"/>
    <w:rsid w:val="00F2580F"/>
    <w:rsid w:val="00F27E2A"/>
    <w:rsid w:val="00F31B2A"/>
    <w:rsid w:val="00F31C50"/>
    <w:rsid w:val="00F32463"/>
    <w:rsid w:val="00F40CBE"/>
    <w:rsid w:val="00F466C0"/>
    <w:rsid w:val="00F47325"/>
    <w:rsid w:val="00F50EF9"/>
    <w:rsid w:val="00F57834"/>
    <w:rsid w:val="00F63628"/>
    <w:rsid w:val="00F67C31"/>
    <w:rsid w:val="00F75A21"/>
    <w:rsid w:val="00F77D43"/>
    <w:rsid w:val="00FB6753"/>
    <w:rsid w:val="00FC0597"/>
    <w:rsid w:val="00FC4525"/>
    <w:rsid w:val="00FD07BC"/>
    <w:rsid w:val="00FF4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6F41"/>
  <w15:docId w15:val="{02981259-70D0-2447-B96C-00D88CAA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5" w:hanging="252"/>
      <w:outlineLvl w:val="0"/>
    </w:pPr>
    <w:rPr>
      <w:rFonts w:ascii="Arial" w:eastAsia="Arial" w:hAnsi="Arial" w:cs="Arial"/>
      <w:b/>
      <w:bCs/>
      <w:sz w:val="24"/>
      <w:szCs w:val="24"/>
    </w:rPr>
  </w:style>
  <w:style w:type="paragraph" w:styleId="Heading2">
    <w:name w:val="heading 2"/>
    <w:basedOn w:val="Normal"/>
    <w:uiPriority w:val="9"/>
    <w:unhideWhenUsed/>
    <w:qFormat/>
    <w:pPr>
      <w:ind w:left="429" w:hanging="376"/>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53" w:right="377"/>
    </w:pPr>
    <w:rPr>
      <w:rFonts w:ascii="Arial" w:eastAsia="Arial" w:hAnsi="Arial" w:cs="Arial"/>
      <w:b/>
      <w:bCs/>
      <w:sz w:val="40"/>
      <w:szCs w:val="40"/>
    </w:rPr>
  </w:style>
  <w:style w:type="paragraph" w:styleId="ListParagraph">
    <w:name w:val="List Paragraph"/>
    <w:basedOn w:val="Normal"/>
    <w:uiPriority w:val="1"/>
    <w:qFormat/>
    <w:pPr>
      <w:spacing w:before="95"/>
      <w:ind w:left="401" w:hanging="348"/>
      <w:jc w:val="both"/>
    </w:pPr>
  </w:style>
  <w:style w:type="paragraph" w:customStyle="1" w:styleId="TableParagraph">
    <w:name w:val="Table Paragraph"/>
    <w:basedOn w:val="Normal"/>
    <w:uiPriority w:val="1"/>
    <w:qFormat/>
    <w:pPr>
      <w:jc w:val="center"/>
    </w:pPr>
  </w:style>
  <w:style w:type="paragraph" w:styleId="Revision">
    <w:name w:val="Revision"/>
    <w:hidden/>
    <w:uiPriority w:val="99"/>
    <w:semiHidden/>
    <w:rsid w:val="004E1EED"/>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056CD"/>
    <w:rPr>
      <w:sz w:val="16"/>
      <w:szCs w:val="16"/>
    </w:rPr>
  </w:style>
  <w:style w:type="paragraph" w:styleId="CommentText">
    <w:name w:val="annotation text"/>
    <w:basedOn w:val="Normal"/>
    <w:link w:val="CommentTextChar"/>
    <w:uiPriority w:val="99"/>
    <w:semiHidden/>
    <w:unhideWhenUsed/>
    <w:rsid w:val="00C056CD"/>
    <w:rPr>
      <w:sz w:val="20"/>
      <w:szCs w:val="20"/>
    </w:rPr>
  </w:style>
  <w:style w:type="character" w:customStyle="1" w:styleId="CommentTextChar">
    <w:name w:val="Comment Text Char"/>
    <w:basedOn w:val="DefaultParagraphFont"/>
    <w:link w:val="CommentText"/>
    <w:uiPriority w:val="99"/>
    <w:semiHidden/>
    <w:rsid w:val="00C056C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56CD"/>
    <w:rPr>
      <w:b/>
      <w:bCs/>
    </w:rPr>
  </w:style>
  <w:style w:type="character" w:customStyle="1" w:styleId="CommentSubjectChar">
    <w:name w:val="Comment Subject Char"/>
    <w:basedOn w:val="CommentTextChar"/>
    <w:link w:val="CommentSubject"/>
    <w:uiPriority w:val="99"/>
    <w:semiHidden/>
    <w:rsid w:val="00C056CD"/>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D76104"/>
    <w:pPr>
      <w:tabs>
        <w:tab w:val="center" w:pos="4680"/>
        <w:tab w:val="right" w:pos="9360"/>
      </w:tabs>
    </w:pPr>
  </w:style>
  <w:style w:type="character" w:customStyle="1" w:styleId="HeaderChar">
    <w:name w:val="Header Char"/>
    <w:basedOn w:val="DefaultParagraphFont"/>
    <w:link w:val="Header"/>
    <w:uiPriority w:val="99"/>
    <w:rsid w:val="00D76104"/>
    <w:rPr>
      <w:rFonts w:ascii="Times New Roman" w:eastAsia="Times New Roman" w:hAnsi="Times New Roman" w:cs="Times New Roman"/>
    </w:rPr>
  </w:style>
  <w:style w:type="paragraph" w:styleId="Footer">
    <w:name w:val="footer"/>
    <w:basedOn w:val="Normal"/>
    <w:link w:val="FooterChar"/>
    <w:uiPriority w:val="99"/>
    <w:unhideWhenUsed/>
    <w:rsid w:val="00D76104"/>
    <w:pPr>
      <w:tabs>
        <w:tab w:val="center" w:pos="4680"/>
        <w:tab w:val="right" w:pos="9360"/>
      </w:tabs>
    </w:pPr>
  </w:style>
  <w:style w:type="character" w:customStyle="1" w:styleId="FooterChar">
    <w:name w:val="Footer Char"/>
    <w:basedOn w:val="DefaultParagraphFont"/>
    <w:link w:val="Footer"/>
    <w:uiPriority w:val="99"/>
    <w:rsid w:val="00D7610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10.1186/s12911-025-02965-1" TargetMode="External"/><Relationship Id="rId68" Type="http://schemas.openxmlformats.org/officeDocument/2006/relationships/hyperlink" Target="10.18653/v1/2023.acl-long.870" TargetMode="External"/><Relationship Id="rId84" Type="http://schemas.openxmlformats.org/officeDocument/2006/relationships/hyperlink" Target="10.1257/pol.20150421" TargetMode="External"/><Relationship Id="rId89" Type="http://schemas.openxmlformats.org/officeDocument/2006/relationships/hyperlink" Target="10.1007/978-3-031-70242-6_15" TargetMode="External"/><Relationship Id="rId16" Type="http://schemas.openxmlformats.org/officeDocument/2006/relationships/image" Target="media/image2.png"/><Relationship Id="rId11"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huggingface.co/datasets/YuexingHao/MedPAIR" TargetMode="External"/><Relationship Id="rId58" Type="http://schemas.openxmlformats.org/officeDocument/2006/relationships/hyperlink" Target="10.18653/v1/2024.naacl-long.482" TargetMode="External"/><Relationship Id="rId74" Type="http://schemas.openxmlformats.org/officeDocument/2006/relationships/hyperlink" Target="10.20517/ir.2024.27" TargetMode="External"/><Relationship Id="rId79" Type="http://schemas.openxmlformats.org/officeDocument/2006/relationships/hyperlink" Target="10.48550/arXiv.2009.03300" TargetMode="External"/><Relationship Id="rId5" Type="http://schemas.openxmlformats.org/officeDocument/2006/relationships/footnotes" Target="footnotes.xml"/><Relationship Id="rId90" Type="http://schemas.openxmlformats.org/officeDocument/2006/relationships/hyperlink" Target="10.48550/arXiv.2406.07791" TargetMode="External"/><Relationship Id="rId95" Type="http://schemas.openxmlformats.org/officeDocument/2006/relationships/hyperlink" Target="10.48550/arXiv.1706.09799"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hyperlink" Target="10.48550/arXiv.2502.09604" TargetMode="External"/><Relationship Id="rId69" Type="http://schemas.openxmlformats.org/officeDocument/2006/relationships/hyperlink" Target="10.1056/AIdbp2500120" TargetMode="External"/><Relationship Id="rId80" Type="http://schemas.openxmlformats.org/officeDocument/2006/relationships/hyperlink" Target="10.48550/arXiv.2501.18362" TargetMode="External"/><Relationship Id="rId85" Type="http://schemas.openxmlformats.org/officeDocument/2006/relationships/hyperlink" Target="10.17605/OSF.IO/T72J5"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0.jpe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hyperlink" Target="10.1097/MAJ.0000000000000420" TargetMode="External"/><Relationship Id="rId67" Type="http://schemas.openxmlformats.org/officeDocument/2006/relationships/hyperlink" Target="10.1056/AIdbp2300192" TargetMode="External"/><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10.48550/arXiv.2303.08774" TargetMode="External"/><Relationship Id="rId62" Type="http://schemas.openxmlformats.org/officeDocument/2006/relationships/hyperlink" Target="10.18653/v1/2020.acl-main.408" TargetMode="External"/><Relationship Id="rId70" Type="http://schemas.openxmlformats.org/officeDocument/2006/relationships/hyperlink" Target="https://ai.nejm.org/doi/pdf/10.1056/AIdbp2500120" TargetMode="External"/><Relationship Id="rId75" Type="http://schemas.openxmlformats.org/officeDocument/2006/relationships/hyperlink" Target="10.1145/3637528.3671644" TargetMode="External"/><Relationship Id="rId83" Type="http://schemas.openxmlformats.org/officeDocument/2006/relationships/hyperlink" Target="10.48550/arXiv.2405.06931" TargetMode="External"/><Relationship Id="rId88" Type="http://schemas.openxmlformats.org/officeDocument/2006/relationships/hyperlink" Target="10.1007/978-3-031-88708-6_19" TargetMode="External"/><Relationship Id="rId91" Type="http://schemas.openxmlformats.org/officeDocument/2006/relationships/hyperlink" Target="10.54195/irrj.19625" TargetMode="External"/><Relationship Id="rId96" Type="http://schemas.openxmlformats.org/officeDocument/2006/relationships/hyperlink" Target="10.48550/arXiv.2410.2127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5.png"/><Relationship Id="rId57" Type="http://schemas.openxmlformats.org/officeDocument/2006/relationships/hyperlink" Target="10.1038/s41586-025-08869-4"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hyperlink" Target="http://medpair.csail.mit.edu/" TargetMode="External"/><Relationship Id="rId60" Type="http://schemas.openxmlformats.org/officeDocument/2006/relationships/hyperlink" Target="10.1038/s41586-024-07421-0" TargetMode="External"/><Relationship Id="rId65" Type="http://schemas.openxmlformats.org/officeDocument/2006/relationships/hyperlink" Target="10.1145/3449287" TargetMode="External"/><Relationship Id="rId73" Type="http://schemas.openxmlformats.org/officeDocument/2006/relationships/hyperlink" Target="10.1145/3411764.3445717" TargetMode="External"/><Relationship Id="rId78" Type="http://schemas.openxmlformats.org/officeDocument/2006/relationships/hyperlink" Target="10.1038/s41591-025-04151-2" TargetMode="External"/><Relationship Id="rId81" Type="http://schemas.openxmlformats.org/officeDocument/2006/relationships/hyperlink" Target="10.48550/arXiv.2412.15115" TargetMode="External"/><Relationship Id="rId86" Type="http://schemas.openxmlformats.org/officeDocument/2006/relationships/hyperlink" Target="10.18653/v1/2024.kallm-1.3" TargetMode="External"/><Relationship Id="rId94" Type="http://schemas.openxmlformats.org/officeDocument/2006/relationships/hyperlink" Target="10.1038/s44401-024-00011-2" TargetMode="External"/><Relationship Id="rId9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20.jpeg"/><Relationship Id="rId50" Type="http://schemas.openxmlformats.org/officeDocument/2006/relationships/image" Target="media/image31.jpeg"/><Relationship Id="rId55" Type="http://schemas.openxmlformats.org/officeDocument/2006/relationships/hyperlink" Target="10.1001/jamainternmed.2024.0295" TargetMode="External"/><Relationship Id="rId76" Type="http://schemas.openxmlformats.org/officeDocument/2006/relationships/hyperlink" Target="10.48550/arXiv.2305.12031" TargetMode="External"/><Relationship Id="rId97" Type="http://schemas.openxmlformats.org/officeDocument/2006/relationships/fontTable" Target="fontTable.xml"/><Relationship Id="rId7" Type="http://schemas.openxmlformats.org/officeDocument/2006/relationships/hyperlink" Target="mailto:yuexing@mit.edu" TargetMode="External"/><Relationship Id="rId71" Type="http://schemas.openxmlformats.org/officeDocument/2006/relationships/hyperlink" Target="10.1038/s44401-025-00015-6" TargetMode="External"/><Relationship Id="rId92" Type="http://schemas.openxmlformats.org/officeDocument/2006/relationships/hyperlink" Target="10.48550/arXiv.2405.05600"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10.1001/jamainternmed.2023.2909" TargetMode="External"/><Relationship Id="rId87" Type="http://schemas.openxmlformats.org/officeDocument/2006/relationships/hyperlink" Target="10.1145/3544548.3581393" TargetMode="External"/><Relationship Id="rId61" Type="http://schemas.openxmlformats.org/officeDocument/2006/relationships/hyperlink" Target="10.48550/arXiv.2504.13752" TargetMode="External"/><Relationship Id="rId82" Type="http://schemas.openxmlformats.org/officeDocument/2006/relationships/hyperlink" Target="10.48550/arXiv.2407.21783" TargetMode="External"/><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hyperlink" Target="10.1038/s41586-025-08869-4" TargetMode="External"/><Relationship Id="rId77" Type="http://schemas.openxmlformats.org/officeDocument/2006/relationships/hyperlink" Target="10.1162/tacl_a_00667" TargetMode="External"/><Relationship Id="rId8" Type="http://schemas.openxmlformats.org/officeDocument/2006/relationships/comments" Target="comments.xml"/><Relationship Id="rId51" Type="http://schemas.openxmlformats.org/officeDocument/2006/relationships/hyperlink" Target="https://centaur.ai/" TargetMode="External"/><Relationship Id="rId72" Type="http://schemas.openxmlformats.org/officeDocument/2006/relationships/hyperlink" Target="10.48550/arXiv.2504.00993" TargetMode="External"/><Relationship Id="rId93" Type="http://schemas.openxmlformats.org/officeDocument/2006/relationships/hyperlink" Target="10.48550/arXiv.2411.15594" TargetMode="External"/><Relationship Id="rId98"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527</TotalTime>
  <Pages>17</Pages>
  <Words>10092</Words>
  <Characters>58938</Characters>
  <Application>Microsoft Office Word</Application>
  <DocSecurity>0</DocSecurity>
  <Lines>1034</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Kalantari</dc:creator>
  <cp:keywords/>
  <dc:description/>
  <cp:lastModifiedBy>Saleh Kalantari</cp:lastModifiedBy>
  <cp:revision>3</cp:revision>
  <dcterms:created xsi:type="dcterms:W3CDTF">2026-04-26T15:54:00Z</dcterms:created>
  <dcterms:modified xsi:type="dcterms:W3CDTF">2026-04-28T10:58:00Z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2026-04-20T10:00:00Z</vt:filetime>
  </property>
  <property fmtid="{D5CDD505-2E9C-101B-9397-08002B2CF9AE}" pid="3" name="Creator">
    <vt:lpwstr>LaTeX with hyperref</vt:lpwstr>
  </property>
  <property fmtid="{D5CDD505-2E9C-101B-9397-08002B2CF9AE}" pid="4" name="LastSaved">
    <vt:filetime>2026-04-26T10:00:00Z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